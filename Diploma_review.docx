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BFEACF" w14:textId="77777777" w:rsidR="00961362" w:rsidRPr="00934632" w:rsidRDefault="00961362">
      <w:pPr>
        <w:rPr>
          <w:lang w:val="en-GB"/>
        </w:rPr>
      </w:pPr>
    </w:p>
    <w:p w14:paraId="679FC131" w14:textId="77777777" w:rsidR="00961362" w:rsidRDefault="00961362"/>
    <w:tbl>
      <w:tblPr>
        <w:tblW w:w="8897" w:type="dxa"/>
        <w:tblLayout w:type="fixed"/>
        <w:tblLook w:val="0000" w:firstRow="0" w:lastRow="0" w:firstColumn="0" w:lastColumn="0" w:noHBand="0" w:noVBand="0"/>
      </w:tblPr>
      <w:tblGrid>
        <w:gridCol w:w="8897"/>
      </w:tblGrid>
      <w:tr w:rsidR="0090171A" w14:paraId="7FB852A3" w14:textId="77777777">
        <w:tc>
          <w:tcPr>
            <w:tcW w:w="8897" w:type="dxa"/>
          </w:tcPr>
          <w:p w14:paraId="76C36544" w14:textId="77777777" w:rsidR="00961362" w:rsidRDefault="00961362" w:rsidP="00961362">
            <w:pPr>
              <w:spacing w:line="240" w:lineRule="auto"/>
              <w:jc w:val="left"/>
            </w:pPr>
            <w:r>
              <w:rPr>
                <w:b/>
                <w:noProof/>
                <w:sz w:val="28"/>
                <w:lang w:eastAsia="el-GR"/>
              </w:rPr>
              <w:drawing>
                <wp:anchor distT="0" distB="0" distL="114300" distR="114300" simplePos="0" relativeHeight="251660288" behindDoc="0" locked="0" layoutInCell="1" allowOverlap="1" wp14:anchorId="6EF059C1" wp14:editId="46D5F321">
                  <wp:simplePos x="0" y="0"/>
                  <wp:positionH relativeFrom="column">
                    <wp:posOffset>3994785</wp:posOffset>
                  </wp:positionH>
                  <wp:positionV relativeFrom="paragraph">
                    <wp:posOffset>-571500</wp:posOffset>
                  </wp:positionV>
                  <wp:extent cx="1524000" cy="132397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s.jpg"/>
                          <pic:cNvPicPr/>
                        </pic:nvPicPr>
                        <pic:blipFill>
                          <a:blip r:embed="rId8">
                            <a:extLst>
                              <a:ext uri="{28A0092B-C50C-407E-A947-70E740481C1C}">
                                <a14:useLocalDpi xmlns:a14="http://schemas.microsoft.com/office/drawing/2010/main" val="0"/>
                              </a:ext>
                            </a:extLst>
                          </a:blip>
                          <a:stretch>
                            <a:fillRect/>
                          </a:stretch>
                        </pic:blipFill>
                        <pic:spPr>
                          <a:xfrm>
                            <a:off x="0" y="0"/>
                            <a:ext cx="1524000" cy="1323975"/>
                          </a:xfrm>
                          <a:prstGeom prst="rect">
                            <a:avLst/>
                          </a:prstGeom>
                        </pic:spPr>
                      </pic:pic>
                    </a:graphicData>
                  </a:graphic>
                </wp:anchor>
              </w:drawing>
            </w:r>
            <w:r w:rsidR="0090171A">
              <w:br w:type="page"/>
            </w:r>
          </w:p>
          <w:p w14:paraId="4110D432" w14:textId="77777777" w:rsidR="00961362" w:rsidRDefault="00961362" w:rsidP="00961362">
            <w:pPr>
              <w:spacing w:line="240" w:lineRule="auto"/>
              <w:jc w:val="left"/>
            </w:pPr>
          </w:p>
          <w:p w14:paraId="3DA94A9F" w14:textId="77777777" w:rsidR="00961362" w:rsidRDefault="00961362" w:rsidP="00961362">
            <w:pPr>
              <w:spacing w:line="240" w:lineRule="auto"/>
              <w:jc w:val="left"/>
            </w:pPr>
          </w:p>
          <w:p w14:paraId="22A0820A" w14:textId="77777777" w:rsidR="0090171A" w:rsidRDefault="0090171A" w:rsidP="00961362">
            <w:pPr>
              <w:spacing w:line="240" w:lineRule="auto"/>
              <w:jc w:val="left"/>
              <w:rPr>
                <w:b/>
                <w:sz w:val="28"/>
              </w:rPr>
            </w:pPr>
            <w:r>
              <w:rPr>
                <w:b/>
                <w:sz w:val="28"/>
              </w:rPr>
              <w:t>ΠΑΝΕΠΙΣΤΗΜΙΟ ΙΩΑΝΝΙΝΩΝ</w:t>
            </w:r>
          </w:p>
          <w:p w14:paraId="02A99007" w14:textId="77777777" w:rsidR="0090171A" w:rsidRDefault="0090171A">
            <w:pPr>
              <w:spacing w:line="240" w:lineRule="auto"/>
              <w:rPr>
                <w:b/>
              </w:rPr>
            </w:pPr>
            <w:r>
              <w:rPr>
                <w:b/>
              </w:rPr>
              <w:t>ΣΧΟΛΗ ΘΕΤΙΚΩΝ ΕΠΙΣΤΗΜΩΝ</w:t>
            </w:r>
          </w:p>
          <w:p w14:paraId="3E072094" w14:textId="77777777" w:rsidR="0090171A" w:rsidRDefault="0090171A">
            <w:pPr>
              <w:spacing w:line="240" w:lineRule="auto"/>
              <w:rPr>
                <w:b/>
              </w:rPr>
            </w:pPr>
            <w:r>
              <w:rPr>
                <w:b/>
              </w:rPr>
              <w:t xml:space="preserve">ΤΜΗΜΑ </w:t>
            </w:r>
            <w:r>
              <w:rPr>
                <w:b/>
                <w:lang w:val="en-US"/>
              </w:rPr>
              <w:t>MHX</w:t>
            </w:r>
            <w:r w:rsidRPr="002A5596">
              <w:rPr>
                <w:b/>
              </w:rPr>
              <w:t xml:space="preserve">. </w:t>
            </w:r>
            <w:r>
              <w:rPr>
                <w:b/>
                <w:lang w:val="en-US"/>
              </w:rPr>
              <w:t>H</w:t>
            </w:r>
            <w:r w:rsidRPr="002A5596">
              <w:rPr>
                <w:b/>
              </w:rPr>
              <w:t>/</w:t>
            </w:r>
            <w:r>
              <w:rPr>
                <w:b/>
                <w:lang w:val="en-US"/>
              </w:rPr>
              <w:t>Y</w:t>
            </w:r>
            <w:r w:rsidRPr="002A5596">
              <w:rPr>
                <w:b/>
              </w:rPr>
              <w:t xml:space="preserve"> &amp; </w:t>
            </w:r>
            <w:r>
              <w:rPr>
                <w:b/>
              </w:rPr>
              <w:t>ΠΛΗΡΟΦΟΡΙΚΗΣ</w:t>
            </w:r>
          </w:p>
          <w:p w14:paraId="3279A4E9" w14:textId="77777777" w:rsidR="0090171A" w:rsidRPr="008E365F" w:rsidRDefault="0090171A">
            <w:pPr>
              <w:spacing w:line="240" w:lineRule="auto"/>
              <w:rPr>
                <w:b/>
              </w:rPr>
            </w:pPr>
            <w:r>
              <w:rPr>
                <w:b/>
              </w:rPr>
              <w:t>ΠΑΝΕΠΙΣΤΗΜΙΟΥΠΟΛΗ ΙΩΑΝΝΙΝΩΝ, ΙΩΑΝΝΙΝΑ</w:t>
            </w:r>
          </w:p>
        </w:tc>
      </w:tr>
    </w:tbl>
    <w:p w14:paraId="5D4728CE" w14:textId="77777777" w:rsidR="000C52B5" w:rsidRDefault="000C52B5" w:rsidP="0037703C">
      <w:pPr>
        <w:spacing w:line="240" w:lineRule="auto"/>
        <w:ind w:right="-759"/>
        <w:rPr>
          <w:rFonts w:ascii="Arial" w:hAnsi="Arial"/>
        </w:rPr>
      </w:pPr>
    </w:p>
    <w:p w14:paraId="0DF54EC4" w14:textId="77777777" w:rsidR="000C52B5" w:rsidRDefault="000C52B5">
      <w:pPr>
        <w:pBdr>
          <w:top w:val="double" w:sz="18" w:space="1" w:color="auto"/>
          <w:left w:val="double" w:sz="18" w:space="1" w:color="auto"/>
          <w:bottom w:val="double" w:sz="18" w:space="1" w:color="auto"/>
          <w:right w:val="double" w:sz="18" w:space="0" w:color="auto"/>
        </w:pBdr>
        <w:spacing w:after="0" w:line="240" w:lineRule="auto"/>
        <w:ind w:right="-244"/>
        <w:jc w:val="center"/>
        <w:rPr>
          <w:rFonts w:ascii="Arial" w:hAnsi="Arial"/>
        </w:rPr>
      </w:pPr>
    </w:p>
    <w:p w14:paraId="16DB6636" w14:textId="77777777" w:rsidR="000C52B5" w:rsidRDefault="009B57B9">
      <w:pPr>
        <w:pBdr>
          <w:top w:val="double" w:sz="18" w:space="1" w:color="auto"/>
          <w:left w:val="double" w:sz="18" w:space="1" w:color="auto"/>
          <w:bottom w:val="double" w:sz="18" w:space="1" w:color="auto"/>
          <w:right w:val="double" w:sz="18" w:space="0" w:color="auto"/>
        </w:pBdr>
        <w:spacing w:after="0" w:line="240" w:lineRule="auto"/>
        <w:ind w:right="-244"/>
        <w:rPr>
          <w:rFonts w:ascii="Arial" w:hAnsi="Arial"/>
        </w:rPr>
      </w:pPr>
      <w:r>
        <w:rPr>
          <w:rFonts w:ascii="Arial" w:hAnsi="Arial"/>
        </w:rPr>
        <w:t>2014-2015</w:t>
      </w:r>
      <w:r w:rsidR="000C52B5">
        <w:rPr>
          <w:rFonts w:ascii="Arial" w:hAnsi="Arial"/>
        </w:rPr>
        <w:tab/>
      </w:r>
      <w:r w:rsidR="000C52B5">
        <w:rPr>
          <w:rFonts w:ascii="Arial" w:hAnsi="Arial"/>
        </w:rPr>
        <w:tab/>
      </w:r>
      <w:r w:rsidR="000C52B5">
        <w:rPr>
          <w:rFonts w:ascii="Arial" w:hAnsi="Arial"/>
        </w:rPr>
        <w:tab/>
      </w:r>
      <w:r w:rsidR="000C52B5">
        <w:rPr>
          <w:rFonts w:ascii="Arial" w:hAnsi="Arial"/>
        </w:rPr>
        <w:tab/>
      </w:r>
      <w:r w:rsidR="000C52B5">
        <w:rPr>
          <w:rFonts w:ascii="Arial" w:hAnsi="Arial"/>
        </w:rPr>
        <w:tab/>
      </w:r>
      <w:r w:rsidR="00961362">
        <w:rPr>
          <w:rFonts w:ascii="Arial" w:hAnsi="Arial"/>
        </w:rPr>
        <w:tab/>
      </w:r>
      <w:r w:rsidR="00961362">
        <w:rPr>
          <w:rFonts w:ascii="Arial" w:hAnsi="Arial"/>
        </w:rPr>
        <w:tab/>
      </w:r>
      <w:r w:rsidR="00A95A12">
        <w:rPr>
          <w:rFonts w:ascii="Arial" w:hAnsi="Arial"/>
        </w:rPr>
        <w:tab/>
      </w:r>
      <w:r w:rsidR="000C52B5">
        <w:rPr>
          <w:rFonts w:ascii="Arial" w:hAnsi="Arial"/>
        </w:rPr>
        <w:t xml:space="preserve">20 </w:t>
      </w:r>
      <w:r>
        <w:rPr>
          <w:rFonts w:ascii="Arial" w:hAnsi="Arial"/>
        </w:rPr>
        <w:t>Ιουνίου</w:t>
      </w:r>
      <w:r w:rsidR="000C52B5">
        <w:rPr>
          <w:rFonts w:ascii="Arial" w:hAnsi="Arial"/>
        </w:rPr>
        <w:t xml:space="preserve"> </w:t>
      </w:r>
      <w:r w:rsidR="00A95A12">
        <w:rPr>
          <w:rFonts w:ascii="Arial" w:hAnsi="Arial"/>
        </w:rPr>
        <w:t>20</w:t>
      </w:r>
      <w:r>
        <w:rPr>
          <w:rFonts w:ascii="Arial" w:hAnsi="Arial"/>
        </w:rPr>
        <w:t>15</w:t>
      </w:r>
      <w:r w:rsidR="000C52B5">
        <w:rPr>
          <w:rFonts w:ascii="Arial" w:hAnsi="Arial"/>
        </w:rPr>
        <w:t xml:space="preserve"> </w:t>
      </w:r>
    </w:p>
    <w:p w14:paraId="79ECD126" w14:textId="77777777" w:rsidR="000C52B5" w:rsidRDefault="000C52B5">
      <w:pPr>
        <w:pBdr>
          <w:top w:val="double" w:sz="18" w:space="1" w:color="auto"/>
          <w:left w:val="double" w:sz="18" w:space="1" w:color="auto"/>
          <w:bottom w:val="double" w:sz="18" w:space="1" w:color="auto"/>
          <w:right w:val="double" w:sz="18" w:space="0" w:color="auto"/>
        </w:pBdr>
        <w:spacing w:after="0" w:line="240" w:lineRule="auto"/>
        <w:ind w:right="-244"/>
        <w:jc w:val="center"/>
        <w:rPr>
          <w:rFonts w:ascii="Arial" w:hAnsi="Arial"/>
        </w:rPr>
      </w:pPr>
    </w:p>
    <w:p w14:paraId="0D208D1A" w14:textId="77777777" w:rsidR="000C52B5" w:rsidRPr="009B57B9" w:rsidRDefault="009B57B9">
      <w:pPr>
        <w:pBdr>
          <w:top w:val="double" w:sz="18" w:space="1" w:color="auto"/>
          <w:left w:val="double" w:sz="18" w:space="1" w:color="auto"/>
          <w:bottom w:val="double" w:sz="18" w:space="1" w:color="auto"/>
          <w:right w:val="double" w:sz="18" w:space="0" w:color="auto"/>
        </w:pBdr>
        <w:spacing w:after="0" w:line="240" w:lineRule="auto"/>
        <w:ind w:right="-244"/>
        <w:jc w:val="center"/>
        <w:rPr>
          <w:rFonts w:ascii="Arial" w:hAnsi="Arial"/>
          <w:sz w:val="28"/>
        </w:rPr>
      </w:pPr>
      <w:r>
        <w:rPr>
          <w:rFonts w:ascii="Arial" w:hAnsi="Arial"/>
          <w:sz w:val="28"/>
        </w:rPr>
        <w:t xml:space="preserve">ΣΧΕΔΙΑΣΗ ΚΑΙ ΥΛΟΠΟΙΗΣΗ ΜΙΚΡΟΕΠΕΞΕΡΓΑΣΤΗ </w:t>
      </w:r>
      <w:r>
        <w:rPr>
          <w:rFonts w:ascii="Arial" w:hAnsi="Arial"/>
          <w:sz w:val="28"/>
          <w:lang w:val="en-US"/>
        </w:rPr>
        <w:t>MIPS</w:t>
      </w:r>
    </w:p>
    <w:p w14:paraId="34D1E04F" w14:textId="77777777" w:rsidR="000C52B5" w:rsidRDefault="000C52B5">
      <w:pPr>
        <w:pBdr>
          <w:top w:val="double" w:sz="18" w:space="1" w:color="auto"/>
          <w:left w:val="double" w:sz="18" w:space="1" w:color="auto"/>
          <w:bottom w:val="double" w:sz="18" w:space="1" w:color="auto"/>
          <w:right w:val="double" w:sz="18" w:space="0" w:color="auto"/>
        </w:pBdr>
        <w:spacing w:after="0" w:line="240" w:lineRule="auto"/>
        <w:ind w:right="-244"/>
        <w:jc w:val="center"/>
        <w:rPr>
          <w:rFonts w:ascii="Arial" w:hAnsi="Arial"/>
        </w:rPr>
      </w:pPr>
    </w:p>
    <w:p w14:paraId="72970393" w14:textId="77777777" w:rsidR="000C52B5" w:rsidRPr="009B693A" w:rsidRDefault="009B57B9">
      <w:pPr>
        <w:pBdr>
          <w:top w:val="double" w:sz="18" w:space="1" w:color="auto"/>
          <w:left w:val="double" w:sz="18" w:space="1" w:color="auto"/>
          <w:bottom w:val="double" w:sz="18" w:space="1" w:color="auto"/>
          <w:right w:val="double" w:sz="18" w:space="0" w:color="auto"/>
        </w:pBdr>
        <w:spacing w:after="0" w:line="240" w:lineRule="auto"/>
        <w:ind w:right="-244"/>
        <w:jc w:val="center"/>
        <w:rPr>
          <w:rFonts w:ascii="Arial" w:hAnsi="Arial"/>
        </w:rPr>
      </w:pPr>
      <w:r>
        <w:rPr>
          <w:rFonts w:ascii="Arial" w:hAnsi="Arial"/>
          <w:sz w:val="24"/>
        </w:rPr>
        <w:t>Χρυσικόπουλος Κωνσταντίνος</w:t>
      </w:r>
    </w:p>
    <w:p w14:paraId="2671062E" w14:textId="77777777" w:rsidR="000C52B5" w:rsidRDefault="000C52B5">
      <w:pPr>
        <w:pBdr>
          <w:top w:val="double" w:sz="18" w:space="1" w:color="auto"/>
          <w:left w:val="double" w:sz="18" w:space="1" w:color="auto"/>
          <w:bottom w:val="double" w:sz="18" w:space="1" w:color="auto"/>
          <w:right w:val="double" w:sz="18" w:space="0" w:color="auto"/>
        </w:pBdr>
        <w:spacing w:after="0" w:line="240" w:lineRule="auto"/>
        <w:ind w:right="-244"/>
        <w:jc w:val="center"/>
        <w:rPr>
          <w:rFonts w:ascii="Arial" w:hAnsi="Arial"/>
        </w:rPr>
      </w:pPr>
    </w:p>
    <w:p w14:paraId="5906DC37" w14:textId="77777777" w:rsidR="000C52B5" w:rsidRDefault="000C52B5">
      <w:pPr>
        <w:pBdr>
          <w:top w:val="double" w:sz="18" w:space="1" w:color="auto"/>
          <w:left w:val="double" w:sz="18" w:space="1" w:color="auto"/>
          <w:bottom w:val="double" w:sz="18" w:space="1" w:color="auto"/>
          <w:right w:val="double" w:sz="18" w:space="0" w:color="auto"/>
        </w:pBdr>
        <w:spacing w:after="0" w:line="240" w:lineRule="auto"/>
        <w:ind w:right="-244"/>
        <w:jc w:val="center"/>
        <w:rPr>
          <w:rFonts w:ascii="Arial" w:hAnsi="Arial"/>
        </w:rPr>
      </w:pPr>
    </w:p>
    <w:p w14:paraId="67D5CE80" w14:textId="02CFE039" w:rsidR="00325ED4" w:rsidRDefault="000C52B5">
      <w:pPr>
        <w:pBdr>
          <w:top w:val="double" w:sz="18" w:space="1" w:color="auto"/>
          <w:left w:val="double" w:sz="18" w:space="1" w:color="auto"/>
          <w:bottom w:val="double" w:sz="18" w:space="1" w:color="auto"/>
          <w:right w:val="double" w:sz="18" w:space="0" w:color="auto"/>
        </w:pBdr>
        <w:spacing w:after="0" w:line="240" w:lineRule="auto"/>
        <w:ind w:right="-244"/>
        <w:rPr>
          <w:rFonts w:ascii="Arial" w:hAnsi="Arial"/>
          <w:sz w:val="24"/>
        </w:rPr>
      </w:pPr>
      <w:r>
        <w:rPr>
          <w:rFonts w:ascii="Arial" w:hAnsi="Arial"/>
          <w:sz w:val="24"/>
        </w:rPr>
        <w:t>ΕΠΙΒΛΕΠΩΝ ΚΑΘΗΓΗΤΗΣ:</w:t>
      </w:r>
      <w:r w:rsidR="0075040E">
        <w:rPr>
          <w:rFonts w:ascii="Arial" w:hAnsi="Arial"/>
          <w:sz w:val="24"/>
        </w:rPr>
        <w:t xml:space="preserve"> </w:t>
      </w:r>
      <w:r w:rsidR="0075040E">
        <w:rPr>
          <w:rFonts w:ascii="Arial" w:hAnsi="Arial"/>
          <w:sz w:val="24"/>
        </w:rPr>
        <w:tab/>
      </w:r>
      <w:r w:rsidR="009B57B9">
        <w:rPr>
          <w:rFonts w:ascii="Arial" w:hAnsi="Arial"/>
          <w:sz w:val="24"/>
        </w:rPr>
        <w:t>Α. Ευθυμίου</w:t>
      </w:r>
    </w:p>
    <w:p w14:paraId="4FF90690" w14:textId="0427B824" w:rsidR="002E4B2D" w:rsidRDefault="002E4B2D">
      <w:pPr>
        <w:pBdr>
          <w:top w:val="double" w:sz="18" w:space="1" w:color="auto"/>
          <w:left w:val="double" w:sz="18" w:space="1" w:color="auto"/>
          <w:bottom w:val="double" w:sz="18" w:space="1" w:color="auto"/>
          <w:right w:val="double" w:sz="18" w:space="0" w:color="auto"/>
        </w:pBdr>
        <w:spacing w:after="0" w:line="240" w:lineRule="auto"/>
        <w:ind w:right="-244"/>
        <w:rPr>
          <w:rFonts w:ascii="Arial" w:hAnsi="Arial"/>
          <w:sz w:val="24"/>
        </w:rPr>
      </w:pPr>
      <w:r>
        <w:rPr>
          <w:rFonts w:ascii="Arial" w:hAnsi="Arial"/>
          <w:sz w:val="24"/>
        </w:rPr>
        <w:t xml:space="preserve">ΕΠΙΤΡΟΠΗ ΚΑΘΗΓΗΤΩΝ: </w:t>
      </w:r>
      <w:r w:rsidR="0075040E">
        <w:rPr>
          <w:rFonts w:ascii="Arial" w:hAnsi="Arial"/>
          <w:sz w:val="24"/>
        </w:rPr>
        <w:tab/>
      </w:r>
      <w:r>
        <w:rPr>
          <w:rFonts w:ascii="Arial" w:hAnsi="Arial"/>
          <w:sz w:val="24"/>
        </w:rPr>
        <w:t>Γ. Τσιατούχας</w:t>
      </w:r>
    </w:p>
    <w:p w14:paraId="5CCE4E71" w14:textId="7BD9A573" w:rsidR="002E4B2D" w:rsidRDefault="002E4B2D">
      <w:pPr>
        <w:pBdr>
          <w:top w:val="double" w:sz="18" w:space="1" w:color="auto"/>
          <w:left w:val="double" w:sz="18" w:space="1" w:color="auto"/>
          <w:bottom w:val="double" w:sz="18" w:space="1" w:color="auto"/>
          <w:right w:val="double" w:sz="18" w:space="0" w:color="auto"/>
        </w:pBdr>
        <w:spacing w:after="0" w:line="240" w:lineRule="auto"/>
        <w:ind w:right="-244"/>
        <w:rPr>
          <w:rFonts w:ascii="Arial" w:hAnsi="Arial"/>
          <w:sz w:val="24"/>
        </w:rPr>
      </w:pPr>
      <w:r>
        <w:rPr>
          <w:rFonts w:ascii="Arial" w:hAnsi="Arial"/>
          <w:sz w:val="24"/>
        </w:rPr>
        <w:tab/>
      </w:r>
      <w:r>
        <w:rPr>
          <w:rFonts w:ascii="Arial" w:hAnsi="Arial"/>
          <w:sz w:val="24"/>
        </w:rPr>
        <w:tab/>
      </w:r>
      <w:r>
        <w:rPr>
          <w:rFonts w:ascii="Arial" w:hAnsi="Arial"/>
          <w:sz w:val="24"/>
        </w:rPr>
        <w:tab/>
      </w:r>
      <w:r>
        <w:rPr>
          <w:rFonts w:ascii="Arial" w:hAnsi="Arial"/>
          <w:sz w:val="24"/>
        </w:rPr>
        <w:tab/>
      </w:r>
      <w:r w:rsidR="0075040E">
        <w:rPr>
          <w:rFonts w:ascii="Arial" w:hAnsi="Arial"/>
          <w:sz w:val="24"/>
        </w:rPr>
        <w:tab/>
      </w:r>
      <w:r>
        <w:rPr>
          <w:rFonts w:ascii="Arial" w:hAnsi="Arial"/>
          <w:sz w:val="24"/>
        </w:rPr>
        <w:t>Χρ. Καβουσιανός</w:t>
      </w:r>
    </w:p>
    <w:p w14:paraId="2F25346B" w14:textId="77777777" w:rsidR="0037703C" w:rsidRDefault="0037703C">
      <w:pPr>
        <w:spacing w:line="240" w:lineRule="auto"/>
        <w:ind w:right="-759"/>
        <w:jc w:val="center"/>
        <w:rPr>
          <w:rFonts w:ascii="Arial" w:hAnsi="Arial"/>
        </w:rPr>
      </w:pPr>
    </w:p>
    <w:p w14:paraId="4158B63A" w14:textId="77777777" w:rsidR="0037703C" w:rsidRDefault="0037703C">
      <w:pPr>
        <w:spacing w:line="240" w:lineRule="auto"/>
        <w:ind w:right="-759"/>
        <w:jc w:val="center"/>
        <w:rPr>
          <w:rFonts w:ascii="Arial" w:hAnsi="Arial"/>
        </w:rPr>
      </w:pPr>
    </w:p>
    <w:p w14:paraId="0353A23F" w14:textId="77777777" w:rsidR="000C52B5" w:rsidRDefault="0037703C">
      <w:pPr>
        <w:spacing w:line="240" w:lineRule="auto"/>
        <w:ind w:right="-759"/>
        <w:jc w:val="center"/>
        <w:rPr>
          <w:rFonts w:ascii="Arial" w:hAnsi="Arial"/>
        </w:rPr>
      </w:pPr>
      <w:r w:rsidRPr="0037703C">
        <w:rPr>
          <w:rFonts w:ascii="Arial" w:hAnsi="Arial"/>
          <w:noProof/>
          <w:sz w:val="400"/>
          <w:lang w:eastAsia="el-GR"/>
        </w:rPr>
        <w:drawing>
          <wp:inline distT="0" distB="0" distL="0" distR="0" wp14:anchorId="26678AEF" wp14:editId="6D49AC38">
            <wp:extent cx="5278755" cy="40852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8755" cy="4085297"/>
                    </a:xfrm>
                    <a:prstGeom prst="rect">
                      <a:avLst/>
                    </a:prstGeom>
                    <a:noFill/>
                    <a:ln>
                      <a:noFill/>
                    </a:ln>
                  </pic:spPr>
                </pic:pic>
              </a:graphicData>
            </a:graphic>
          </wp:inline>
        </w:drawing>
      </w:r>
    </w:p>
    <w:p w14:paraId="3A83EFD4" w14:textId="77777777" w:rsidR="000C52B5" w:rsidRPr="006E2567" w:rsidRDefault="0090171A" w:rsidP="0037703C">
      <w:pPr>
        <w:spacing w:line="240" w:lineRule="auto"/>
        <w:ind w:right="-192"/>
        <w:jc w:val="center"/>
        <w:rPr>
          <w:b/>
          <w:sz w:val="32"/>
          <w:szCs w:val="32"/>
        </w:rPr>
      </w:pPr>
      <w:r>
        <w:rPr>
          <w:b/>
          <w:sz w:val="32"/>
          <w:szCs w:val="32"/>
        </w:rPr>
        <w:lastRenderedPageBreak/>
        <w:t>ΔΙΠΛΩΜΑΤΙΚΗ</w:t>
      </w:r>
      <w:r w:rsidR="000C52B5" w:rsidRPr="006E2567">
        <w:rPr>
          <w:b/>
          <w:sz w:val="32"/>
          <w:szCs w:val="32"/>
        </w:rPr>
        <w:t xml:space="preserve"> ΕΡΓΑΣΙΑ</w:t>
      </w:r>
    </w:p>
    <w:p w14:paraId="7294608C" w14:textId="77777777" w:rsidR="000C52B5" w:rsidRDefault="00A22AAF">
      <w:pPr>
        <w:pStyle w:val="Title"/>
      </w:pPr>
      <w:r>
        <w:lastRenderedPageBreak/>
        <w:t>Ευχαριστίες</w:t>
      </w:r>
    </w:p>
    <w:p w14:paraId="4148C51C" w14:textId="77777777" w:rsidR="007F43EB" w:rsidRDefault="00A22AAF">
      <w:r>
        <w:t xml:space="preserve">Θα ήθελα να ευχαριστήσω </w:t>
      </w:r>
      <w:r w:rsidR="007F43EB">
        <w:t xml:space="preserve">θερμά </w:t>
      </w:r>
      <w:r>
        <w:t xml:space="preserve">τον </w:t>
      </w:r>
      <w:r w:rsidR="007F43EB">
        <w:t>επιβλέποντα καθηγητή μου κ. Αριστείδη Ευθυμίου για την πάντα άμεση και στοχευμένη βοήθεια του καθ’ όλη την διάρκεια της συγκεκριμένης διπλωματικής εργασίας.</w:t>
      </w:r>
    </w:p>
    <w:p w14:paraId="1FBE8C87" w14:textId="77777777" w:rsidR="007F43EB" w:rsidRDefault="007F43EB">
      <w:pPr>
        <w:spacing w:after="0" w:line="240" w:lineRule="auto"/>
        <w:jc w:val="left"/>
      </w:pPr>
      <w:r>
        <w:br w:type="page"/>
      </w:r>
    </w:p>
    <w:p w14:paraId="6C21EA36" w14:textId="77777777" w:rsidR="000C52B5" w:rsidRDefault="007F43EB" w:rsidP="007F43EB">
      <w:pPr>
        <w:ind w:left="2880"/>
        <w:rPr>
          <w:szCs w:val="22"/>
        </w:rPr>
      </w:pPr>
      <w:r>
        <w:rPr>
          <w:b/>
          <w:sz w:val="32"/>
          <w:szCs w:val="32"/>
        </w:rPr>
        <w:lastRenderedPageBreak/>
        <w:t>Αφιέρωση</w:t>
      </w:r>
    </w:p>
    <w:p w14:paraId="6C230B48" w14:textId="77777777" w:rsidR="007F43EB" w:rsidRPr="007F43EB" w:rsidRDefault="007F43EB" w:rsidP="007F43EB">
      <w:pPr>
        <w:rPr>
          <w:szCs w:val="22"/>
        </w:rPr>
      </w:pPr>
      <w:r>
        <w:rPr>
          <w:szCs w:val="22"/>
        </w:rPr>
        <w:t>Θα ήθελα να αφιερώσω την διπλωματική εργασία στους γονείς μου, οι οποίοι είναι πάντα δίπλα μου και χωρίς εκείνους δεν θα είχα καταφέρει τίποτα.</w:t>
      </w:r>
    </w:p>
    <w:p w14:paraId="1774B821" w14:textId="77777777" w:rsidR="000C52B5" w:rsidRDefault="000C52B5">
      <w:pPr>
        <w:pStyle w:val="Title"/>
      </w:pPr>
      <w:r>
        <w:lastRenderedPageBreak/>
        <w:t>Περίληψη στα ελληνικά</w:t>
      </w:r>
    </w:p>
    <w:p w14:paraId="73C87DE9" w14:textId="77777777" w:rsidR="00C73718" w:rsidRDefault="00C73718" w:rsidP="00C73718">
      <w:r>
        <w:t xml:space="preserve">Στην παρούσα διπλωματική έγινε μία μελέτη της αρχιτεκτονικής των σύγχρονων επεξεργαστών που βασίζονται στην διοχέτευση. Παρουσιάστηκαν τα προβλήματα τα οποία προκύπτουν από την διοχέτευση καθώς και οι τρόποι αντιμετώπισής τους. Τέλος, έγινε υλοποίηση ενός λειτουργικού ομόχειρου επεξεργαστή </w:t>
      </w:r>
      <w:r>
        <w:rPr>
          <w:lang w:val="en-US"/>
        </w:rPr>
        <w:t>MIPS</w:t>
      </w:r>
      <w:r>
        <w:t xml:space="preserve"> σε </w:t>
      </w:r>
      <w:r w:rsidRPr="00C73718">
        <w:t>γλ</w:t>
      </w:r>
      <w:r>
        <w:t xml:space="preserve">ώσσα περιγραφής υλικού </w:t>
      </w:r>
      <w:r w:rsidR="00310805">
        <w:rPr>
          <w:lang w:val="en-US"/>
        </w:rPr>
        <w:t>Verilog</w:t>
      </w:r>
      <w:r w:rsidR="00443605">
        <w:t>.</w:t>
      </w:r>
    </w:p>
    <w:p w14:paraId="474F65A7" w14:textId="5FAFD046" w:rsidR="000C52B5" w:rsidRDefault="00310805">
      <w:r>
        <w:t xml:space="preserve">Για έλεγχο του επεξεργαστή </w:t>
      </w:r>
      <w:r w:rsidR="00303E29">
        <w:rPr>
          <w:lang w:val="en-US"/>
        </w:rPr>
        <w:t>MIPS</w:t>
      </w:r>
      <w:r w:rsidRPr="00310805">
        <w:t xml:space="preserve"> </w:t>
      </w:r>
      <w:r>
        <w:t xml:space="preserve">που υλοποιήθηκε αναπτύχθηκαν μία σειρά από προγράμματα σε </w:t>
      </w:r>
      <w:r>
        <w:rPr>
          <w:lang w:val="en-US"/>
        </w:rPr>
        <w:t>assembly</w:t>
      </w:r>
      <w:r w:rsidRPr="00310805">
        <w:t xml:space="preserve"> </w:t>
      </w:r>
      <w:r>
        <w:t xml:space="preserve">και εξετάστηκαν τα επικίνδυνα σενάρια που ενδέχεται να εμφανιστούν. Τέλος, έγινε μια εκτίμηση του συστήματος που σχεδιάστηκε με το εργαλείο </w:t>
      </w:r>
      <w:r>
        <w:rPr>
          <w:lang w:val="en-US"/>
        </w:rPr>
        <w:t>Verilog</w:t>
      </w:r>
      <w:r w:rsidRPr="00310805">
        <w:t xml:space="preserve"> </w:t>
      </w:r>
      <w:r>
        <w:rPr>
          <w:lang w:val="en-US"/>
        </w:rPr>
        <w:t>Coverage</w:t>
      </w:r>
      <w:r w:rsidRPr="00310805">
        <w:t xml:space="preserve"> </w:t>
      </w:r>
      <w:r>
        <w:t>και παρουσιάστηκαν τα αποτελέσματα.</w:t>
      </w:r>
    </w:p>
    <w:p w14:paraId="76D5FC19" w14:textId="77777777" w:rsidR="001F787F" w:rsidRDefault="001F787F"/>
    <w:p w14:paraId="4BFB8837" w14:textId="061FB550" w:rsidR="000C52B5" w:rsidRPr="00F063D7" w:rsidRDefault="000C52B5">
      <w:r>
        <w:rPr>
          <w:b/>
        </w:rPr>
        <w:t>Λέξεις Κλειδιά:</w:t>
      </w:r>
      <w:r>
        <w:t xml:space="preserve"> </w:t>
      </w:r>
      <w:r w:rsidR="00F063D7">
        <w:t xml:space="preserve">Επεξεργαστής </w:t>
      </w:r>
      <w:r w:rsidR="005A0720">
        <w:rPr>
          <w:lang w:val="en-US"/>
        </w:rPr>
        <w:t>MIPS</w:t>
      </w:r>
      <w:r w:rsidR="00F063D7">
        <w:t xml:space="preserve">, Διοχέτευση, Προώθηση, Ανάσχεση, Κίνδυνοι Δεδομένων, Κίνδυνοι Ελέγχου, </w:t>
      </w:r>
      <w:r w:rsidR="00F063D7">
        <w:rPr>
          <w:lang w:val="en-US"/>
        </w:rPr>
        <w:t>Verilog</w:t>
      </w:r>
    </w:p>
    <w:p w14:paraId="0BA589F0" w14:textId="77777777" w:rsidR="000C52B5" w:rsidRPr="005A2EF5" w:rsidRDefault="005A2EF5">
      <w:pPr>
        <w:pStyle w:val="Title"/>
        <w:rPr>
          <w:lang w:val="en-US"/>
        </w:rPr>
      </w:pPr>
      <w:r>
        <w:rPr>
          <w:lang w:val="en-US"/>
        </w:rPr>
        <w:lastRenderedPageBreak/>
        <w:t>Abstract</w:t>
      </w:r>
    </w:p>
    <w:p w14:paraId="68A97B80" w14:textId="77777777" w:rsidR="00884DF2" w:rsidRPr="00884DF2" w:rsidRDefault="00884DF2" w:rsidP="00884DF2">
      <w:pPr>
        <w:rPr>
          <w:lang w:val="en-US"/>
        </w:rPr>
      </w:pPr>
      <w:r w:rsidRPr="00884DF2">
        <w:rPr>
          <w:lang w:val="en-US"/>
        </w:rPr>
        <w:t xml:space="preserve">In this dissertation a research based on the architecture of modern processors, has been conducted, focusing on </w:t>
      </w:r>
      <w:r>
        <w:rPr>
          <w:lang w:val="en-US"/>
        </w:rPr>
        <w:t>pipelining. The issues arising from pipelining</w:t>
      </w:r>
      <w:r w:rsidRPr="00884DF2">
        <w:rPr>
          <w:lang w:val="en-US"/>
        </w:rPr>
        <w:t xml:space="preserve"> have been presented along with their ways to resolve them. Consequently, the implementation of</w:t>
      </w:r>
    </w:p>
    <w:p w14:paraId="48F3C9FF" w14:textId="7B983AB5" w:rsidR="001206B3" w:rsidRDefault="00884DF2" w:rsidP="001206B3">
      <w:pPr>
        <w:rPr>
          <w:lang w:val="en-US"/>
        </w:rPr>
      </w:pPr>
      <w:r w:rsidRPr="00884DF2">
        <w:rPr>
          <w:lang w:val="en-US"/>
        </w:rPr>
        <w:t xml:space="preserve">a functional </w:t>
      </w:r>
      <w:r w:rsidR="00934632">
        <w:rPr>
          <w:lang w:val="en-US"/>
        </w:rPr>
        <w:t>pipelined</w:t>
      </w:r>
      <w:r w:rsidR="00934632" w:rsidRPr="00884DF2">
        <w:rPr>
          <w:lang w:val="en-US"/>
        </w:rPr>
        <w:t xml:space="preserve"> </w:t>
      </w:r>
      <w:r w:rsidRPr="00884DF2">
        <w:rPr>
          <w:lang w:val="en-US"/>
        </w:rPr>
        <w:t>processor MIPS has been succeeded in Verilog hardware description.</w:t>
      </w:r>
      <w:r w:rsidR="00086479" w:rsidRPr="00086479">
        <w:rPr>
          <w:lang w:val="en-US"/>
        </w:rPr>
        <w:t xml:space="preserve"> </w:t>
      </w:r>
      <w:r w:rsidRPr="00884DF2">
        <w:rPr>
          <w:lang w:val="en-US"/>
        </w:rPr>
        <w:t xml:space="preserve">A series of assembly programs </w:t>
      </w:r>
      <w:r w:rsidR="00934632">
        <w:rPr>
          <w:lang w:val="en-US"/>
        </w:rPr>
        <w:t>have</w:t>
      </w:r>
      <w:r w:rsidR="00934632" w:rsidRPr="00884DF2">
        <w:rPr>
          <w:lang w:val="en-US"/>
        </w:rPr>
        <w:t xml:space="preserve"> </w:t>
      </w:r>
      <w:r w:rsidRPr="00884DF2">
        <w:rPr>
          <w:lang w:val="en-US"/>
        </w:rPr>
        <w:t xml:space="preserve">been developed for monitoring </w:t>
      </w:r>
      <w:r w:rsidR="00934632">
        <w:rPr>
          <w:lang w:val="en-US"/>
        </w:rPr>
        <w:t xml:space="preserve">the </w:t>
      </w:r>
      <w:r w:rsidRPr="00884DF2">
        <w:rPr>
          <w:lang w:val="en-US"/>
        </w:rPr>
        <w:t>processor</w:t>
      </w:r>
      <w:r w:rsidR="00934632">
        <w:rPr>
          <w:lang w:val="en-US"/>
        </w:rPr>
        <w:t>’s</w:t>
      </w:r>
      <w:r w:rsidRPr="00884DF2">
        <w:rPr>
          <w:lang w:val="en-US"/>
        </w:rPr>
        <w:t xml:space="preserve"> successful implementation. In addition to that, possible hazardous scenarios that might occur have been tested. Summing up, an evaluation of the system that was created by </w:t>
      </w:r>
      <w:r w:rsidR="00934632">
        <w:rPr>
          <w:lang w:val="en-US"/>
        </w:rPr>
        <w:t>a</w:t>
      </w:r>
      <w:r w:rsidR="00934632" w:rsidRPr="00884DF2">
        <w:rPr>
          <w:lang w:val="en-US"/>
        </w:rPr>
        <w:t xml:space="preserve"> </w:t>
      </w:r>
      <w:r w:rsidRPr="00884DF2">
        <w:rPr>
          <w:lang w:val="en-US"/>
        </w:rPr>
        <w:t>Verilog Coverage tool took place and the final results were presented.</w:t>
      </w:r>
    </w:p>
    <w:p w14:paraId="0A352FCA" w14:textId="77777777" w:rsidR="001F787F" w:rsidRPr="00884DF2" w:rsidRDefault="001F787F" w:rsidP="001206B3">
      <w:pPr>
        <w:rPr>
          <w:lang w:val="en-US"/>
        </w:rPr>
      </w:pPr>
    </w:p>
    <w:p w14:paraId="4B991613" w14:textId="66FD4D24" w:rsidR="001206B3" w:rsidRPr="00E02489" w:rsidRDefault="00E02489" w:rsidP="001206B3">
      <w:pPr>
        <w:rPr>
          <w:lang w:val="en-US"/>
        </w:rPr>
      </w:pPr>
      <w:r>
        <w:rPr>
          <w:b/>
          <w:lang w:val="en-US"/>
        </w:rPr>
        <w:t>Keywords</w:t>
      </w:r>
      <w:r w:rsidR="001206B3" w:rsidRPr="001206B3">
        <w:rPr>
          <w:b/>
          <w:lang w:val="en-US"/>
        </w:rPr>
        <w:t>:</w:t>
      </w:r>
      <w:r w:rsidR="001206B3" w:rsidRPr="001206B3">
        <w:rPr>
          <w:lang w:val="en-US"/>
        </w:rPr>
        <w:t xml:space="preserve"> </w:t>
      </w:r>
      <w:r w:rsidR="00E8713D">
        <w:rPr>
          <w:lang w:val="en-US"/>
        </w:rPr>
        <w:t>MIPS</w:t>
      </w:r>
      <w:r w:rsidR="001206B3" w:rsidRPr="001206B3">
        <w:rPr>
          <w:lang w:val="en-US"/>
        </w:rPr>
        <w:t xml:space="preserve">, </w:t>
      </w:r>
      <w:r w:rsidR="001206B3">
        <w:rPr>
          <w:lang w:val="en-US"/>
        </w:rPr>
        <w:t>Pipeline, Forward, Interlock, Data Hazards, Control Hazards,</w:t>
      </w:r>
      <w:r w:rsidR="001206B3" w:rsidRPr="00E02489">
        <w:rPr>
          <w:lang w:val="en-US"/>
        </w:rPr>
        <w:t xml:space="preserve"> </w:t>
      </w:r>
      <w:r w:rsidR="001206B3">
        <w:rPr>
          <w:lang w:val="en-US"/>
        </w:rPr>
        <w:t>Verilog</w:t>
      </w:r>
    </w:p>
    <w:p w14:paraId="4AF0B9F5" w14:textId="77777777" w:rsidR="000C52B5" w:rsidRDefault="000C52B5">
      <w:pPr>
        <w:pStyle w:val="Title"/>
      </w:pPr>
      <w:r>
        <w:lastRenderedPageBreak/>
        <w:t>Πίνακας περιεχομένων</w:t>
      </w:r>
    </w:p>
    <w:p w14:paraId="1FA91EBD" w14:textId="77777777" w:rsidR="006C2D7A" w:rsidRDefault="00DA1C29">
      <w:pPr>
        <w:pStyle w:val="TOC1"/>
        <w:tabs>
          <w:tab w:val="left" w:pos="1400"/>
        </w:tabs>
        <w:rPr>
          <w:rFonts w:asciiTheme="minorHAnsi" w:eastAsiaTheme="minorEastAsia" w:hAnsiTheme="minorHAnsi" w:cstheme="minorBidi"/>
          <w:b w:val="0"/>
          <w:sz w:val="22"/>
          <w:szCs w:val="22"/>
          <w:lang w:eastAsia="el-GR"/>
        </w:rPr>
      </w:pPr>
      <w:r>
        <w:rPr>
          <w:b w:val="0"/>
          <w:caps/>
          <w:sz w:val="24"/>
        </w:rPr>
        <w:fldChar w:fldCharType="begin"/>
      </w:r>
      <w:r w:rsidR="000C52B5">
        <w:rPr>
          <w:b w:val="0"/>
          <w:caps/>
          <w:sz w:val="24"/>
        </w:rPr>
        <w:instrText xml:space="preserve"> TOC \o "1-3" </w:instrText>
      </w:r>
      <w:r>
        <w:rPr>
          <w:b w:val="0"/>
          <w:caps/>
          <w:sz w:val="24"/>
        </w:rPr>
        <w:fldChar w:fldCharType="separate"/>
      </w:r>
      <w:r w:rsidR="006C2D7A">
        <w:t>Κεφάλαιο 1.</w:t>
      </w:r>
      <w:r w:rsidR="006C2D7A">
        <w:rPr>
          <w:rFonts w:asciiTheme="minorHAnsi" w:eastAsiaTheme="minorEastAsia" w:hAnsiTheme="minorHAnsi" w:cstheme="minorBidi"/>
          <w:b w:val="0"/>
          <w:sz w:val="22"/>
          <w:szCs w:val="22"/>
          <w:lang w:eastAsia="el-GR"/>
        </w:rPr>
        <w:tab/>
      </w:r>
      <w:r w:rsidR="006C2D7A">
        <w:t>Εισαγωγή</w:t>
      </w:r>
      <w:r w:rsidR="006C2D7A">
        <w:tab/>
      </w:r>
      <w:r w:rsidR="006C2D7A">
        <w:fldChar w:fldCharType="begin"/>
      </w:r>
      <w:r w:rsidR="006C2D7A">
        <w:instrText xml:space="preserve"> PAGEREF _Toc423617303 \h </w:instrText>
      </w:r>
      <w:r w:rsidR="006C2D7A">
        <w:fldChar w:fldCharType="separate"/>
      </w:r>
      <w:r w:rsidR="006C2D7A">
        <w:t>3</w:t>
      </w:r>
      <w:r w:rsidR="006C2D7A">
        <w:fldChar w:fldCharType="end"/>
      </w:r>
    </w:p>
    <w:p w14:paraId="360CF175" w14:textId="77777777" w:rsidR="006C2D7A" w:rsidRDefault="006C2D7A">
      <w:pPr>
        <w:pStyle w:val="TOC2"/>
        <w:tabs>
          <w:tab w:val="left" w:pos="800"/>
          <w:tab w:val="right" w:leader="dot" w:pos="8303"/>
        </w:tabs>
        <w:rPr>
          <w:rFonts w:asciiTheme="minorHAnsi" w:eastAsiaTheme="minorEastAsia" w:hAnsiTheme="minorHAnsi" w:cstheme="minorBidi"/>
          <w:noProof/>
          <w:szCs w:val="22"/>
          <w:lang w:eastAsia="el-GR"/>
        </w:rPr>
      </w:pPr>
      <w:r>
        <w:rPr>
          <w:noProof/>
        </w:rPr>
        <w:t>1.1</w:t>
      </w:r>
      <w:r>
        <w:rPr>
          <w:rFonts w:asciiTheme="minorHAnsi" w:eastAsiaTheme="minorEastAsia" w:hAnsiTheme="minorHAnsi" w:cstheme="minorBidi"/>
          <w:noProof/>
          <w:szCs w:val="22"/>
          <w:lang w:eastAsia="el-GR"/>
        </w:rPr>
        <w:tab/>
      </w:r>
      <w:r>
        <w:rPr>
          <w:noProof/>
        </w:rPr>
        <w:t>Ιστορική Ανασκόπηση</w:t>
      </w:r>
      <w:r>
        <w:rPr>
          <w:noProof/>
        </w:rPr>
        <w:tab/>
      </w:r>
      <w:r>
        <w:rPr>
          <w:noProof/>
        </w:rPr>
        <w:fldChar w:fldCharType="begin"/>
      </w:r>
      <w:r>
        <w:rPr>
          <w:noProof/>
        </w:rPr>
        <w:instrText xml:space="preserve"> PAGEREF _Toc423617304 \h </w:instrText>
      </w:r>
      <w:r>
        <w:rPr>
          <w:noProof/>
        </w:rPr>
      </w:r>
      <w:r>
        <w:rPr>
          <w:noProof/>
        </w:rPr>
        <w:fldChar w:fldCharType="separate"/>
      </w:r>
      <w:r>
        <w:rPr>
          <w:noProof/>
        </w:rPr>
        <w:t>3</w:t>
      </w:r>
      <w:r>
        <w:rPr>
          <w:noProof/>
        </w:rPr>
        <w:fldChar w:fldCharType="end"/>
      </w:r>
    </w:p>
    <w:p w14:paraId="2997E335"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sidRPr="00BF4EDA">
        <w:rPr>
          <w:rFonts w:ascii="Times New Roman" w:hAnsi="Times New Roman"/>
          <w:noProof/>
          <w:lang w:eastAsia="el-GR"/>
        </w:rPr>
        <w:t>1.1.1</w:t>
      </w:r>
      <w:r>
        <w:rPr>
          <w:rFonts w:asciiTheme="minorHAnsi" w:eastAsiaTheme="minorEastAsia" w:hAnsiTheme="minorHAnsi" w:cstheme="minorBidi"/>
          <w:i w:val="0"/>
          <w:noProof/>
          <w:szCs w:val="22"/>
          <w:lang w:eastAsia="el-GR"/>
        </w:rPr>
        <w:tab/>
      </w:r>
      <w:r w:rsidRPr="006C2D7A">
        <w:rPr>
          <w:noProof/>
        </w:rPr>
        <w:t>1</w:t>
      </w:r>
      <w:r>
        <w:rPr>
          <w:noProof/>
        </w:rPr>
        <w:t>η Γενιά Υπολογιστών (1946-1956)</w:t>
      </w:r>
      <w:r>
        <w:rPr>
          <w:noProof/>
        </w:rPr>
        <w:tab/>
      </w:r>
      <w:r>
        <w:rPr>
          <w:noProof/>
        </w:rPr>
        <w:fldChar w:fldCharType="begin"/>
      </w:r>
      <w:r>
        <w:rPr>
          <w:noProof/>
        </w:rPr>
        <w:instrText xml:space="preserve"> PAGEREF _Toc423617305 \h </w:instrText>
      </w:r>
      <w:r>
        <w:rPr>
          <w:noProof/>
        </w:rPr>
      </w:r>
      <w:r>
        <w:rPr>
          <w:noProof/>
        </w:rPr>
        <w:fldChar w:fldCharType="separate"/>
      </w:r>
      <w:r>
        <w:rPr>
          <w:noProof/>
        </w:rPr>
        <w:t>3</w:t>
      </w:r>
      <w:r>
        <w:rPr>
          <w:noProof/>
        </w:rPr>
        <w:fldChar w:fldCharType="end"/>
      </w:r>
    </w:p>
    <w:p w14:paraId="42F42997"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rPr>
        <w:t>1.1.2</w:t>
      </w:r>
      <w:r>
        <w:rPr>
          <w:rFonts w:asciiTheme="minorHAnsi" w:eastAsiaTheme="minorEastAsia" w:hAnsiTheme="minorHAnsi" w:cstheme="minorBidi"/>
          <w:i w:val="0"/>
          <w:noProof/>
          <w:szCs w:val="22"/>
          <w:lang w:eastAsia="el-GR"/>
        </w:rPr>
        <w:tab/>
      </w:r>
      <w:r>
        <w:rPr>
          <w:noProof/>
        </w:rPr>
        <w:t>2η Γενιά Υπολογιστών(1956-1963)</w:t>
      </w:r>
      <w:r>
        <w:rPr>
          <w:noProof/>
        </w:rPr>
        <w:tab/>
      </w:r>
      <w:r>
        <w:rPr>
          <w:noProof/>
        </w:rPr>
        <w:fldChar w:fldCharType="begin"/>
      </w:r>
      <w:r>
        <w:rPr>
          <w:noProof/>
        </w:rPr>
        <w:instrText xml:space="preserve"> PAGEREF _Toc423617306 \h </w:instrText>
      </w:r>
      <w:r>
        <w:rPr>
          <w:noProof/>
        </w:rPr>
      </w:r>
      <w:r>
        <w:rPr>
          <w:noProof/>
        </w:rPr>
        <w:fldChar w:fldCharType="separate"/>
      </w:r>
      <w:r>
        <w:rPr>
          <w:noProof/>
        </w:rPr>
        <w:t>3</w:t>
      </w:r>
      <w:r>
        <w:rPr>
          <w:noProof/>
        </w:rPr>
        <w:fldChar w:fldCharType="end"/>
      </w:r>
    </w:p>
    <w:p w14:paraId="2BEC6EAF"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rPr>
        <w:t>1.1.3</w:t>
      </w:r>
      <w:r>
        <w:rPr>
          <w:rFonts w:asciiTheme="minorHAnsi" w:eastAsiaTheme="minorEastAsia" w:hAnsiTheme="minorHAnsi" w:cstheme="minorBidi"/>
          <w:i w:val="0"/>
          <w:noProof/>
          <w:szCs w:val="22"/>
          <w:lang w:eastAsia="el-GR"/>
        </w:rPr>
        <w:tab/>
      </w:r>
      <w:r>
        <w:rPr>
          <w:noProof/>
        </w:rPr>
        <w:t>3η Γενιά Υπολογιστών(1964-1971)</w:t>
      </w:r>
      <w:r>
        <w:rPr>
          <w:noProof/>
        </w:rPr>
        <w:tab/>
      </w:r>
      <w:r>
        <w:rPr>
          <w:noProof/>
        </w:rPr>
        <w:fldChar w:fldCharType="begin"/>
      </w:r>
      <w:r>
        <w:rPr>
          <w:noProof/>
        </w:rPr>
        <w:instrText xml:space="preserve"> PAGEREF _Toc423617307 \h </w:instrText>
      </w:r>
      <w:r>
        <w:rPr>
          <w:noProof/>
        </w:rPr>
      </w:r>
      <w:r>
        <w:rPr>
          <w:noProof/>
        </w:rPr>
        <w:fldChar w:fldCharType="separate"/>
      </w:r>
      <w:r>
        <w:rPr>
          <w:noProof/>
        </w:rPr>
        <w:t>3</w:t>
      </w:r>
      <w:r>
        <w:rPr>
          <w:noProof/>
        </w:rPr>
        <w:fldChar w:fldCharType="end"/>
      </w:r>
    </w:p>
    <w:p w14:paraId="285EE779"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rPr>
        <w:t>1.1.4</w:t>
      </w:r>
      <w:r>
        <w:rPr>
          <w:rFonts w:asciiTheme="minorHAnsi" w:eastAsiaTheme="minorEastAsia" w:hAnsiTheme="minorHAnsi" w:cstheme="minorBidi"/>
          <w:i w:val="0"/>
          <w:noProof/>
          <w:szCs w:val="22"/>
          <w:lang w:eastAsia="el-GR"/>
        </w:rPr>
        <w:tab/>
      </w:r>
      <w:r>
        <w:rPr>
          <w:noProof/>
        </w:rPr>
        <w:t>4η Γενιά Υπολογιστών(1971-σήμερα)</w:t>
      </w:r>
      <w:r>
        <w:rPr>
          <w:noProof/>
        </w:rPr>
        <w:tab/>
      </w:r>
      <w:r>
        <w:rPr>
          <w:noProof/>
        </w:rPr>
        <w:fldChar w:fldCharType="begin"/>
      </w:r>
      <w:r>
        <w:rPr>
          <w:noProof/>
        </w:rPr>
        <w:instrText xml:space="preserve"> PAGEREF _Toc423617308 \h </w:instrText>
      </w:r>
      <w:r>
        <w:rPr>
          <w:noProof/>
        </w:rPr>
      </w:r>
      <w:r>
        <w:rPr>
          <w:noProof/>
        </w:rPr>
        <w:fldChar w:fldCharType="separate"/>
      </w:r>
      <w:r>
        <w:rPr>
          <w:noProof/>
        </w:rPr>
        <w:t>4</w:t>
      </w:r>
      <w:r>
        <w:rPr>
          <w:noProof/>
        </w:rPr>
        <w:fldChar w:fldCharType="end"/>
      </w:r>
    </w:p>
    <w:p w14:paraId="5BE2D3C3" w14:textId="77777777" w:rsidR="006C2D7A" w:rsidRDefault="006C2D7A">
      <w:pPr>
        <w:pStyle w:val="TOC2"/>
        <w:tabs>
          <w:tab w:val="left" w:pos="800"/>
          <w:tab w:val="right" w:leader="dot" w:pos="8303"/>
        </w:tabs>
        <w:rPr>
          <w:rFonts w:asciiTheme="minorHAnsi" w:eastAsiaTheme="minorEastAsia" w:hAnsiTheme="minorHAnsi" w:cstheme="minorBidi"/>
          <w:noProof/>
          <w:szCs w:val="22"/>
          <w:lang w:eastAsia="el-GR"/>
        </w:rPr>
      </w:pPr>
      <w:r>
        <w:rPr>
          <w:noProof/>
          <w:lang w:eastAsia="el-GR"/>
        </w:rPr>
        <w:t>1.2</w:t>
      </w:r>
      <w:r>
        <w:rPr>
          <w:rFonts w:asciiTheme="minorHAnsi" w:eastAsiaTheme="minorEastAsia" w:hAnsiTheme="minorHAnsi" w:cstheme="minorBidi"/>
          <w:noProof/>
          <w:szCs w:val="22"/>
          <w:lang w:eastAsia="el-GR"/>
        </w:rPr>
        <w:tab/>
      </w:r>
      <w:r>
        <w:rPr>
          <w:noProof/>
        </w:rPr>
        <w:t>Αρχιτεκτονική Συνόλου Εντολών</w:t>
      </w:r>
      <w:r>
        <w:rPr>
          <w:noProof/>
        </w:rPr>
        <w:tab/>
      </w:r>
      <w:r>
        <w:rPr>
          <w:noProof/>
        </w:rPr>
        <w:fldChar w:fldCharType="begin"/>
      </w:r>
      <w:r>
        <w:rPr>
          <w:noProof/>
        </w:rPr>
        <w:instrText xml:space="preserve"> PAGEREF _Toc423617309 \h </w:instrText>
      </w:r>
      <w:r>
        <w:rPr>
          <w:noProof/>
        </w:rPr>
      </w:r>
      <w:r>
        <w:rPr>
          <w:noProof/>
        </w:rPr>
        <w:fldChar w:fldCharType="separate"/>
      </w:r>
      <w:r>
        <w:rPr>
          <w:noProof/>
        </w:rPr>
        <w:t>4</w:t>
      </w:r>
      <w:r>
        <w:rPr>
          <w:noProof/>
        </w:rPr>
        <w:fldChar w:fldCharType="end"/>
      </w:r>
    </w:p>
    <w:p w14:paraId="27E2D2A2" w14:textId="28C34037" w:rsidR="006C2D7A" w:rsidRDefault="006C2D7A">
      <w:pPr>
        <w:pStyle w:val="TOC2"/>
        <w:tabs>
          <w:tab w:val="left" w:pos="800"/>
          <w:tab w:val="right" w:leader="dot" w:pos="8303"/>
        </w:tabs>
        <w:rPr>
          <w:rFonts w:asciiTheme="minorHAnsi" w:eastAsiaTheme="minorEastAsia" w:hAnsiTheme="minorHAnsi" w:cstheme="minorBidi"/>
          <w:noProof/>
          <w:szCs w:val="22"/>
          <w:lang w:eastAsia="el-GR"/>
        </w:rPr>
      </w:pPr>
      <w:r>
        <w:rPr>
          <w:noProof/>
        </w:rPr>
        <w:t>1.3</w:t>
      </w:r>
      <w:r>
        <w:rPr>
          <w:rFonts w:asciiTheme="minorHAnsi" w:eastAsiaTheme="minorEastAsia" w:hAnsiTheme="minorHAnsi" w:cstheme="minorBidi"/>
          <w:noProof/>
          <w:szCs w:val="22"/>
          <w:lang w:eastAsia="el-GR"/>
        </w:rPr>
        <w:tab/>
      </w:r>
      <w:r>
        <w:rPr>
          <w:noProof/>
        </w:rPr>
        <w:t>Τεχνική Διοχέτευσης</w:t>
      </w:r>
      <w:r>
        <w:rPr>
          <w:noProof/>
        </w:rPr>
        <w:tab/>
      </w:r>
      <w:r>
        <w:rPr>
          <w:noProof/>
        </w:rPr>
        <w:fldChar w:fldCharType="begin"/>
      </w:r>
      <w:r>
        <w:rPr>
          <w:noProof/>
        </w:rPr>
        <w:instrText xml:space="preserve"> PAGEREF _Toc423617310 \h </w:instrText>
      </w:r>
      <w:r>
        <w:rPr>
          <w:noProof/>
        </w:rPr>
      </w:r>
      <w:r>
        <w:rPr>
          <w:noProof/>
        </w:rPr>
        <w:fldChar w:fldCharType="separate"/>
      </w:r>
      <w:r>
        <w:rPr>
          <w:noProof/>
        </w:rPr>
        <w:t>4</w:t>
      </w:r>
      <w:r>
        <w:rPr>
          <w:noProof/>
        </w:rPr>
        <w:fldChar w:fldCharType="end"/>
      </w:r>
    </w:p>
    <w:p w14:paraId="43B74ED1" w14:textId="75778263"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rPr>
        <w:t>1.3.1</w:t>
      </w:r>
      <w:r>
        <w:rPr>
          <w:rFonts w:asciiTheme="minorHAnsi" w:eastAsiaTheme="minorEastAsia" w:hAnsiTheme="minorHAnsi" w:cstheme="minorBidi"/>
          <w:i w:val="0"/>
          <w:noProof/>
          <w:szCs w:val="22"/>
          <w:lang w:eastAsia="el-GR"/>
        </w:rPr>
        <w:tab/>
      </w:r>
      <w:r>
        <w:rPr>
          <w:noProof/>
        </w:rPr>
        <w:t>Κίνδυνοι Διοχέτευσης</w:t>
      </w:r>
      <w:r>
        <w:rPr>
          <w:noProof/>
        </w:rPr>
        <w:tab/>
      </w:r>
      <w:r>
        <w:rPr>
          <w:noProof/>
        </w:rPr>
        <w:fldChar w:fldCharType="begin"/>
      </w:r>
      <w:r>
        <w:rPr>
          <w:noProof/>
        </w:rPr>
        <w:instrText xml:space="preserve"> PAGEREF _Toc423617311 \h </w:instrText>
      </w:r>
      <w:r>
        <w:rPr>
          <w:noProof/>
        </w:rPr>
      </w:r>
      <w:r>
        <w:rPr>
          <w:noProof/>
        </w:rPr>
        <w:fldChar w:fldCharType="separate"/>
      </w:r>
      <w:r>
        <w:rPr>
          <w:noProof/>
        </w:rPr>
        <w:t>5</w:t>
      </w:r>
      <w:r>
        <w:rPr>
          <w:noProof/>
        </w:rPr>
        <w:fldChar w:fldCharType="end"/>
      </w:r>
    </w:p>
    <w:p w14:paraId="6A578A14" w14:textId="77777777" w:rsidR="006C2D7A" w:rsidRDefault="006C2D7A">
      <w:pPr>
        <w:pStyle w:val="TOC2"/>
        <w:tabs>
          <w:tab w:val="left" w:pos="800"/>
          <w:tab w:val="right" w:leader="dot" w:pos="8303"/>
        </w:tabs>
        <w:rPr>
          <w:rFonts w:asciiTheme="minorHAnsi" w:eastAsiaTheme="minorEastAsia" w:hAnsiTheme="minorHAnsi" w:cstheme="minorBidi"/>
          <w:noProof/>
          <w:szCs w:val="22"/>
          <w:lang w:eastAsia="el-GR"/>
        </w:rPr>
      </w:pPr>
      <w:r>
        <w:rPr>
          <w:noProof/>
        </w:rPr>
        <w:t>1.4</w:t>
      </w:r>
      <w:r>
        <w:rPr>
          <w:rFonts w:asciiTheme="minorHAnsi" w:eastAsiaTheme="minorEastAsia" w:hAnsiTheme="minorHAnsi" w:cstheme="minorBidi"/>
          <w:noProof/>
          <w:szCs w:val="22"/>
          <w:lang w:eastAsia="el-GR"/>
        </w:rPr>
        <w:tab/>
      </w:r>
      <w:r>
        <w:rPr>
          <w:noProof/>
        </w:rPr>
        <w:t>Σκοπός Διπλωματικής Εργασίας</w:t>
      </w:r>
      <w:r>
        <w:rPr>
          <w:noProof/>
        </w:rPr>
        <w:tab/>
      </w:r>
      <w:r>
        <w:rPr>
          <w:noProof/>
        </w:rPr>
        <w:fldChar w:fldCharType="begin"/>
      </w:r>
      <w:r>
        <w:rPr>
          <w:noProof/>
        </w:rPr>
        <w:instrText xml:space="preserve"> PAGEREF _Toc423617312 \h </w:instrText>
      </w:r>
      <w:r>
        <w:rPr>
          <w:noProof/>
        </w:rPr>
      </w:r>
      <w:r>
        <w:rPr>
          <w:noProof/>
        </w:rPr>
        <w:fldChar w:fldCharType="separate"/>
      </w:r>
      <w:r>
        <w:rPr>
          <w:noProof/>
        </w:rPr>
        <w:t>5</w:t>
      </w:r>
      <w:r>
        <w:rPr>
          <w:noProof/>
        </w:rPr>
        <w:fldChar w:fldCharType="end"/>
      </w:r>
    </w:p>
    <w:p w14:paraId="3B591F85" w14:textId="77777777" w:rsidR="006C2D7A" w:rsidRDefault="006C2D7A">
      <w:pPr>
        <w:pStyle w:val="TOC2"/>
        <w:tabs>
          <w:tab w:val="left" w:pos="800"/>
          <w:tab w:val="right" w:leader="dot" w:pos="8303"/>
        </w:tabs>
        <w:rPr>
          <w:rFonts w:asciiTheme="minorHAnsi" w:eastAsiaTheme="minorEastAsia" w:hAnsiTheme="minorHAnsi" w:cstheme="minorBidi"/>
          <w:noProof/>
          <w:szCs w:val="22"/>
          <w:lang w:eastAsia="el-GR"/>
        </w:rPr>
      </w:pPr>
      <w:r>
        <w:rPr>
          <w:noProof/>
        </w:rPr>
        <w:t>1.5</w:t>
      </w:r>
      <w:r>
        <w:rPr>
          <w:rFonts w:asciiTheme="minorHAnsi" w:eastAsiaTheme="minorEastAsia" w:hAnsiTheme="minorHAnsi" w:cstheme="minorBidi"/>
          <w:noProof/>
          <w:szCs w:val="22"/>
          <w:lang w:eastAsia="el-GR"/>
        </w:rPr>
        <w:tab/>
      </w:r>
      <w:r>
        <w:rPr>
          <w:noProof/>
        </w:rPr>
        <w:t>Οργάνωση του τόμου</w:t>
      </w:r>
      <w:r>
        <w:rPr>
          <w:noProof/>
        </w:rPr>
        <w:tab/>
      </w:r>
      <w:r>
        <w:rPr>
          <w:noProof/>
        </w:rPr>
        <w:fldChar w:fldCharType="begin"/>
      </w:r>
      <w:r>
        <w:rPr>
          <w:noProof/>
        </w:rPr>
        <w:instrText xml:space="preserve"> PAGEREF _Toc423617313 \h </w:instrText>
      </w:r>
      <w:r>
        <w:rPr>
          <w:noProof/>
        </w:rPr>
      </w:r>
      <w:r>
        <w:rPr>
          <w:noProof/>
        </w:rPr>
        <w:fldChar w:fldCharType="separate"/>
      </w:r>
      <w:r>
        <w:rPr>
          <w:noProof/>
        </w:rPr>
        <w:t>6</w:t>
      </w:r>
      <w:r>
        <w:rPr>
          <w:noProof/>
        </w:rPr>
        <w:fldChar w:fldCharType="end"/>
      </w:r>
    </w:p>
    <w:p w14:paraId="651B0DA0" w14:textId="77777777" w:rsidR="006C2D7A" w:rsidRDefault="006C2D7A">
      <w:pPr>
        <w:pStyle w:val="TOC1"/>
        <w:tabs>
          <w:tab w:val="left" w:pos="1400"/>
        </w:tabs>
        <w:rPr>
          <w:rFonts w:asciiTheme="minorHAnsi" w:eastAsiaTheme="minorEastAsia" w:hAnsiTheme="minorHAnsi" w:cstheme="minorBidi"/>
          <w:b w:val="0"/>
          <w:sz w:val="22"/>
          <w:szCs w:val="22"/>
          <w:lang w:eastAsia="el-GR"/>
        </w:rPr>
      </w:pPr>
      <w:r>
        <w:t>Κεφάλαιο 2.</w:t>
      </w:r>
      <w:r>
        <w:rPr>
          <w:rFonts w:asciiTheme="minorHAnsi" w:eastAsiaTheme="minorEastAsia" w:hAnsiTheme="minorHAnsi" w:cstheme="minorBidi"/>
          <w:b w:val="0"/>
          <w:sz w:val="22"/>
          <w:szCs w:val="22"/>
          <w:lang w:eastAsia="el-GR"/>
        </w:rPr>
        <w:tab/>
      </w:r>
      <w:r>
        <w:t xml:space="preserve">Αρχιτεκτονική του </w:t>
      </w:r>
      <w:r w:rsidRPr="00BF4EDA">
        <w:rPr>
          <w:lang w:val="en-US"/>
        </w:rPr>
        <w:t>MIPS</w:t>
      </w:r>
      <w:r>
        <w:tab/>
      </w:r>
      <w:r>
        <w:fldChar w:fldCharType="begin"/>
      </w:r>
      <w:r>
        <w:instrText xml:space="preserve"> PAGEREF _Toc423617314 \h </w:instrText>
      </w:r>
      <w:r>
        <w:fldChar w:fldCharType="separate"/>
      </w:r>
      <w:r>
        <w:t>7</w:t>
      </w:r>
      <w:r>
        <w:fldChar w:fldCharType="end"/>
      </w:r>
    </w:p>
    <w:p w14:paraId="59E6AAEF" w14:textId="77777777" w:rsidR="006C2D7A" w:rsidRDefault="006C2D7A">
      <w:pPr>
        <w:pStyle w:val="TOC2"/>
        <w:tabs>
          <w:tab w:val="left" w:pos="800"/>
          <w:tab w:val="right" w:leader="dot" w:pos="8303"/>
        </w:tabs>
        <w:rPr>
          <w:rFonts w:asciiTheme="minorHAnsi" w:eastAsiaTheme="minorEastAsia" w:hAnsiTheme="minorHAnsi" w:cstheme="minorBidi"/>
          <w:noProof/>
          <w:szCs w:val="22"/>
          <w:lang w:eastAsia="el-GR"/>
        </w:rPr>
      </w:pPr>
      <w:r>
        <w:rPr>
          <w:noProof/>
        </w:rPr>
        <w:t>2.1</w:t>
      </w:r>
      <w:r>
        <w:rPr>
          <w:rFonts w:asciiTheme="minorHAnsi" w:eastAsiaTheme="minorEastAsia" w:hAnsiTheme="minorHAnsi" w:cstheme="minorBidi"/>
          <w:noProof/>
          <w:szCs w:val="22"/>
          <w:lang w:eastAsia="el-GR"/>
        </w:rPr>
        <w:tab/>
      </w:r>
      <w:r>
        <w:rPr>
          <w:noProof/>
        </w:rPr>
        <w:t>Εισαγωγή</w:t>
      </w:r>
      <w:r>
        <w:rPr>
          <w:noProof/>
        </w:rPr>
        <w:tab/>
      </w:r>
      <w:r>
        <w:rPr>
          <w:noProof/>
        </w:rPr>
        <w:fldChar w:fldCharType="begin"/>
      </w:r>
      <w:r>
        <w:rPr>
          <w:noProof/>
        </w:rPr>
        <w:instrText xml:space="preserve"> PAGEREF _Toc423617315 \h </w:instrText>
      </w:r>
      <w:r>
        <w:rPr>
          <w:noProof/>
        </w:rPr>
      </w:r>
      <w:r>
        <w:rPr>
          <w:noProof/>
        </w:rPr>
        <w:fldChar w:fldCharType="separate"/>
      </w:r>
      <w:r>
        <w:rPr>
          <w:noProof/>
        </w:rPr>
        <w:t>7</w:t>
      </w:r>
      <w:r>
        <w:rPr>
          <w:noProof/>
        </w:rPr>
        <w:fldChar w:fldCharType="end"/>
      </w:r>
    </w:p>
    <w:p w14:paraId="01387DAD" w14:textId="77777777" w:rsidR="006C2D7A" w:rsidRDefault="006C2D7A">
      <w:pPr>
        <w:pStyle w:val="TOC2"/>
        <w:tabs>
          <w:tab w:val="left" w:pos="800"/>
          <w:tab w:val="right" w:leader="dot" w:pos="8303"/>
        </w:tabs>
        <w:rPr>
          <w:rFonts w:asciiTheme="minorHAnsi" w:eastAsiaTheme="minorEastAsia" w:hAnsiTheme="minorHAnsi" w:cstheme="minorBidi"/>
          <w:noProof/>
          <w:szCs w:val="22"/>
          <w:lang w:eastAsia="el-GR"/>
        </w:rPr>
      </w:pPr>
      <w:r>
        <w:rPr>
          <w:noProof/>
        </w:rPr>
        <w:t>2.2</w:t>
      </w:r>
      <w:r>
        <w:rPr>
          <w:rFonts w:asciiTheme="minorHAnsi" w:eastAsiaTheme="minorEastAsia" w:hAnsiTheme="minorHAnsi" w:cstheme="minorBidi"/>
          <w:noProof/>
          <w:szCs w:val="22"/>
          <w:lang w:eastAsia="el-GR"/>
        </w:rPr>
        <w:tab/>
      </w:r>
      <w:r>
        <w:rPr>
          <w:noProof/>
        </w:rPr>
        <w:t>Περιγραφή Αρχιτεκτονικής</w:t>
      </w:r>
      <w:r>
        <w:rPr>
          <w:noProof/>
        </w:rPr>
        <w:tab/>
      </w:r>
      <w:r>
        <w:rPr>
          <w:noProof/>
        </w:rPr>
        <w:fldChar w:fldCharType="begin"/>
      </w:r>
      <w:r>
        <w:rPr>
          <w:noProof/>
        </w:rPr>
        <w:instrText xml:space="preserve"> PAGEREF _Toc423617316 \h </w:instrText>
      </w:r>
      <w:r>
        <w:rPr>
          <w:noProof/>
        </w:rPr>
      </w:r>
      <w:r>
        <w:rPr>
          <w:noProof/>
        </w:rPr>
        <w:fldChar w:fldCharType="separate"/>
      </w:r>
      <w:r>
        <w:rPr>
          <w:noProof/>
        </w:rPr>
        <w:t>9</w:t>
      </w:r>
      <w:r>
        <w:rPr>
          <w:noProof/>
        </w:rPr>
        <w:fldChar w:fldCharType="end"/>
      </w:r>
    </w:p>
    <w:p w14:paraId="6F3A0A12" w14:textId="77777777" w:rsidR="006C2D7A" w:rsidRDefault="006C2D7A">
      <w:pPr>
        <w:pStyle w:val="TOC2"/>
        <w:tabs>
          <w:tab w:val="left" w:pos="800"/>
          <w:tab w:val="right" w:leader="dot" w:pos="8303"/>
        </w:tabs>
        <w:rPr>
          <w:rFonts w:asciiTheme="minorHAnsi" w:eastAsiaTheme="minorEastAsia" w:hAnsiTheme="minorHAnsi" w:cstheme="minorBidi"/>
          <w:noProof/>
          <w:szCs w:val="22"/>
          <w:lang w:eastAsia="el-GR"/>
        </w:rPr>
      </w:pPr>
      <w:r>
        <w:rPr>
          <w:noProof/>
        </w:rPr>
        <w:t>2.3</w:t>
      </w:r>
      <w:r>
        <w:rPr>
          <w:rFonts w:asciiTheme="minorHAnsi" w:eastAsiaTheme="minorEastAsia" w:hAnsiTheme="minorHAnsi" w:cstheme="minorBidi"/>
          <w:noProof/>
          <w:szCs w:val="22"/>
          <w:lang w:eastAsia="el-GR"/>
        </w:rPr>
        <w:tab/>
      </w:r>
      <w:r>
        <w:rPr>
          <w:noProof/>
        </w:rPr>
        <w:t xml:space="preserve">Καταχωρητές του </w:t>
      </w:r>
      <w:r w:rsidRPr="00BF4EDA">
        <w:rPr>
          <w:noProof/>
          <w:lang w:val="en-US"/>
        </w:rPr>
        <w:t>MIPS</w:t>
      </w:r>
      <w:r>
        <w:rPr>
          <w:noProof/>
        </w:rPr>
        <w:tab/>
      </w:r>
      <w:r>
        <w:rPr>
          <w:noProof/>
        </w:rPr>
        <w:fldChar w:fldCharType="begin"/>
      </w:r>
      <w:r>
        <w:rPr>
          <w:noProof/>
        </w:rPr>
        <w:instrText xml:space="preserve"> PAGEREF _Toc423617317 \h </w:instrText>
      </w:r>
      <w:r>
        <w:rPr>
          <w:noProof/>
        </w:rPr>
      </w:r>
      <w:r>
        <w:rPr>
          <w:noProof/>
        </w:rPr>
        <w:fldChar w:fldCharType="separate"/>
      </w:r>
      <w:r>
        <w:rPr>
          <w:noProof/>
        </w:rPr>
        <w:t>9</w:t>
      </w:r>
      <w:r>
        <w:rPr>
          <w:noProof/>
        </w:rPr>
        <w:fldChar w:fldCharType="end"/>
      </w:r>
    </w:p>
    <w:p w14:paraId="20A14589" w14:textId="77777777" w:rsidR="006C2D7A" w:rsidRDefault="006C2D7A">
      <w:pPr>
        <w:pStyle w:val="TOC2"/>
        <w:tabs>
          <w:tab w:val="left" w:pos="800"/>
          <w:tab w:val="right" w:leader="dot" w:pos="8303"/>
        </w:tabs>
        <w:rPr>
          <w:rFonts w:asciiTheme="minorHAnsi" w:eastAsiaTheme="minorEastAsia" w:hAnsiTheme="minorHAnsi" w:cstheme="minorBidi"/>
          <w:noProof/>
          <w:szCs w:val="22"/>
          <w:lang w:eastAsia="el-GR"/>
        </w:rPr>
      </w:pPr>
      <w:r>
        <w:rPr>
          <w:noProof/>
        </w:rPr>
        <w:t>2.4</w:t>
      </w:r>
      <w:r>
        <w:rPr>
          <w:rFonts w:asciiTheme="minorHAnsi" w:eastAsiaTheme="minorEastAsia" w:hAnsiTheme="minorHAnsi" w:cstheme="minorBidi"/>
          <w:noProof/>
          <w:szCs w:val="22"/>
          <w:lang w:eastAsia="el-GR"/>
        </w:rPr>
        <w:tab/>
      </w:r>
      <w:r>
        <w:rPr>
          <w:noProof/>
        </w:rPr>
        <w:t xml:space="preserve">Μνήμη του </w:t>
      </w:r>
      <w:r w:rsidRPr="00BF4EDA">
        <w:rPr>
          <w:noProof/>
          <w:lang w:val="en-US"/>
        </w:rPr>
        <w:t>MIPS</w:t>
      </w:r>
      <w:r>
        <w:rPr>
          <w:noProof/>
        </w:rPr>
        <w:tab/>
      </w:r>
      <w:r>
        <w:rPr>
          <w:noProof/>
        </w:rPr>
        <w:fldChar w:fldCharType="begin"/>
      </w:r>
      <w:r>
        <w:rPr>
          <w:noProof/>
        </w:rPr>
        <w:instrText xml:space="preserve"> PAGEREF _Toc423617318 \h </w:instrText>
      </w:r>
      <w:r>
        <w:rPr>
          <w:noProof/>
        </w:rPr>
      </w:r>
      <w:r>
        <w:rPr>
          <w:noProof/>
        </w:rPr>
        <w:fldChar w:fldCharType="separate"/>
      </w:r>
      <w:r>
        <w:rPr>
          <w:noProof/>
        </w:rPr>
        <w:t>11</w:t>
      </w:r>
      <w:r>
        <w:rPr>
          <w:noProof/>
        </w:rPr>
        <w:fldChar w:fldCharType="end"/>
      </w:r>
    </w:p>
    <w:p w14:paraId="65F5547C"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lang w:eastAsia="el-GR"/>
        </w:rPr>
        <w:t>2.4.1</w:t>
      </w:r>
      <w:r>
        <w:rPr>
          <w:rFonts w:asciiTheme="minorHAnsi" w:eastAsiaTheme="minorEastAsia" w:hAnsiTheme="minorHAnsi" w:cstheme="minorBidi"/>
          <w:i w:val="0"/>
          <w:noProof/>
          <w:szCs w:val="22"/>
          <w:lang w:eastAsia="el-GR"/>
        </w:rPr>
        <w:tab/>
      </w:r>
      <w:r>
        <w:rPr>
          <w:noProof/>
          <w:lang w:eastAsia="el-GR"/>
        </w:rPr>
        <w:t>Χαρακτηριστικά μνήμης</w:t>
      </w:r>
      <w:r>
        <w:rPr>
          <w:noProof/>
        </w:rPr>
        <w:tab/>
      </w:r>
      <w:r>
        <w:rPr>
          <w:noProof/>
        </w:rPr>
        <w:fldChar w:fldCharType="begin"/>
      </w:r>
      <w:r>
        <w:rPr>
          <w:noProof/>
        </w:rPr>
        <w:instrText xml:space="preserve"> PAGEREF _Toc423617319 \h </w:instrText>
      </w:r>
      <w:r>
        <w:rPr>
          <w:noProof/>
        </w:rPr>
      </w:r>
      <w:r>
        <w:rPr>
          <w:noProof/>
        </w:rPr>
        <w:fldChar w:fldCharType="separate"/>
      </w:r>
      <w:r>
        <w:rPr>
          <w:noProof/>
        </w:rPr>
        <w:t>11</w:t>
      </w:r>
      <w:r>
        <w:rPr>
          <w:noProof/>
        </w:rPr>
        <w:fldChar w:fldCharType="end"/>
      </w:r>
    </w:p>
    <w:p w14:paraId="0FB71056"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rPr>
        <w:t>2.4.2</w:t>
      </w:r>
      <w:r>
        <w:rPr>
          <w:rFonts w:asciiTheme="minorHAnsi" w:eastAsiaTheme="minorEastAsia" w:hAnsiTheme="minorHAnsi" w:cstheme="minorBidi"/>
          <w:i w:val="0"/>
          <w:noProof/>
          <w:szCs w:val="22"/>
          <w:lang w:eastAsia="el-GR"/>
        </w:rPr>
        <w:tab/>
      </w:r>
      <w:r>
        <w:rPr>
          <w:noProof/>
        </w:rPr>
        <w:t>Τρόποι διευθυνσιοδότησης της μνήμης</w:t>
      </w:r>
      <w:r>
        <w:rPr>
          <w:noProof/>
        </w:rPr>
        <w:tab/>
      </w:r>
      <w:r>
        <w:rPr>
          <w:noProof/>
        </w:rPr>
        <w:fldChar w:fldCharType="begin"/>
      </w:r>
      <w:r>
        <w:rPr>
          <w:noProof/>
        </w:rPr>
        <w:instrText xml:space="preserve"> PAGEREF _Toc423617320 \h </w:instrText>
      </w:r>
      <w:r>
        <w:rPr>
          <w:noProof/>
        </w:rPr>
      </w:r>
      <w:r>
        <w:rPr>
          <w:noProof/>
        </w:rPr>
        <w:fldChar w:fldCharType="separate"/>
      </w:r>
      <w:r>
        <w:rPr>
          <w:noProof/>
        </w:rPr>
        <w:t>13</w:t>
      </w:r>
      <w:r>
        <w:rPr>
          <w:noProof/>
        </w:rPr>
        <w:fldChar w:fldCharType="end"/>
      </w:r>
    </w:p>
    <w:p w14:paraId="7CFA6D4F" w14:textId="77777777" w:rsidR="006C2D7A" w:rsidRDefault="006C2D7A">
      <w:pPr>
        <w:pStyle w:val="TOC2"/>
        <w:tabs>
          <w:tab w:val="left" w:pos="800"/>
          <w:tab w:val="right" w:leader="dot" w:pos="8303"/>
        </w:tabs>
        <w:rPr>
          <w:rFonts w:asciiTheme="minorHAnsi" w:eastAsiaTheme="minorEastAsia" w:hAnsiTheme="minorHAnsi" w:cstheme="minorBidi"/>
          <w:noProof/>
          <w:szCs w:val="22"/>
          <w:lang w:eastAsia="el-GR"/>
        </w:rPr>
      </w:pPr>
      <w:r w:rsidRPr="006C2D7A">
        <w:rPr>
          <w:noProof/>
        </w:rPr>
        <w:t>2.5</w:t>
      </w:r>
      <w:r>
        <w:rPr>
          <w:rFonts w:asciiTheme="minorHAnsi" w:eastAsiaTheme="minorEastAsia" w:hAnsiTheme="minorHAnsi" w:cstheme="minorBidi"/>
          <w:noProof/>
          <w:szCs w:val="22"/>
          <w:lang w:eastAsia="el-GR"/>
        </w:rPr>
        <w:tab/>
      </w:r>
      <w:r>
        <w:rPr>
          <w:noProof/>
        </w:rPr>
        <w:t xml:space="preserve">Τύποι εντολών του </w:t>
      </w:r>
      <w:r w:rsidRPr="00BF4EDA">
        <w:rPr>
          <w:noProof/>
          <w:lang w:val="en-US"/>
        </w:rPr>
        <w:t>MIPS</w:t>
      </w:r>
      <w:r>
        <w:rPr>
          <w:noProof/>
        </w:rPr>
        <w:tab/>
      </w:r>
      <w:r>
        <w:rPr>
          <w:noProof/>
        </w:rPr>
        <w:fldChar w:fldCharType="begin"/>
      </w:r>
      <w:r>
        <w:rPr>
          <w:noProof/>
        </w:rPr>
        <w:instrText xml:space="preserve"> PAGEREF _Toc423617321 \h </w:instrText>
      </w:r>
      <w:r>
        <w:rPr>
          <w:noProof/>
        </w:rPr>
      </w:r>
      <w:r>
        <w:rPr>
          <w:noProof/>
        </w:rPr>
        <w:fldChar w:fldCharType="separate"/>
      </w:r>
      <w:r>
        <w:rPr>
          <w:noProof/>
        </w:rPr>
        <w:t>14</w:t>
      </w:r>
      <w:r>
        <w:rPr>
          <w:noProof/>
        </w:rPr>
        <w:fldChar w:fldCharType="end"/>
      </w:r>
    </w:p>
    <w:p w14:paraId="2E406723"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rPr>
        <w:t>2.5.1</w:t>
      </w:r>
      <w:r>
        <w:rPr>
          <w:rFonts w:asciiTheme="minorHAnsi" w:eastAsiaTheme="minorEastAsia" w:hAnsiTheme="minorHAnsi" w:cstheme="minorBidi"/>
          <w:i w:val="0"/>
          <w:noProof/>
          <w:szCs w:val="22"/>
          <w:lang w:eastAsia="el-GR"/>
        </w:rPr>
        <w:tab/>
      </w:r>
      <w:r>
        <w:rPr>
          <w:noProof/>
        </w:rPr>
        <w:t xml:space="preserve">Απλή υλοποίηση ενός συνόλου εντολών </w:t>
      </w:r>
      <w:r w:rsidRPr="00BF4EDA">
        <w:rPr>
          <w:noProof/>
          <w:lang w:val="en-US"/>
        </w:rPr>
        <w:t>MIPS</w:t>
      </w:r>
      <w:r>
        <w:rPr>
          <w:noProof/>
        </w:rPr>
        <w:tab/>
      </w:r>
      <w:r>
        <w:rPr>
          <w:noProof/>
        </w:rPr>
        <w:fldChar w:fldCharType="begin"/>
      </w:r>
      <w:r>
        <w:rPr>
          <w:noProof/>
        </w:rPr>
        <w:instrText xml:space="preserve"> PAGEREF _Toc423617322 \h </w:instrText>
      </w:r>
      <w:r>
        <w:rPr>
          <w:noProof/>
        </w:rPr>
      </w:r>
      <w:r>
        <w:rPr>
          <w:noProof/>
        </w:rPr>
        <w:fldChar w:fldCharType="separate"/>
      </w:r>
      <w:r>
        <w:rPr>
          <w:noProof/>
        </w:rPr>
        <w:t>16</w:t>
      </w:r>
      <w:r>
        <w:rPr>
          <w:noProof/>
        </w:rPr>
        <w:fldChar w:fldCharType="end"/>
      </w:r>
    </w:p>
    <w:p w14:paraId="77C171DE" w14:textId="77777777" w:rsidR="006C2D7A" w:rsidRDefault="006C2D7A">
      <w:pPr>
        <w:pStyle w:val="TOC2"/>
        <w:tabs>
          <w:tab w:val="left" w:pos="800"/>
          <w:tab w:val="right" w:leader="dot" w:pos="8303"/>
        </w:tabs>
        <w:rPr>
          <w:rFonts w:asciiTheme="minorHAnsi" w:eastAsiaTheme="minorEastAsia" w:hAnsiTheme="minorHAnsi" w:cstheme="minorBidi"/>
          <w:noProof/>
          <w:szCs w:val="22"/>
          <w:lang w:eastAsia="el-GR"/>
        </w:rPr>
      </w:pPr>
      <w:r>
        <w:rPr>
          <w:noProof/>
        </w:rPr>
        <w:t>2.6</w:t>
      </w:r>
      <w:r>
        <w:rPr>
          <w:rFonts w:asciiTheme="minorHAnsi" w:eastAsiaTheme="minorEastAsia" w:hAnsiTheme="minorHAnsi" w:cstheme="minorBidi"/>
          <w:noProof/>
          <w:szCs w:val="22"/>
          <w:lang w:eastAsia="el-GR"/>
        </w:rPr>
        <w:tab/>
      </w:r>
      <w:r>
        <w:rPr>
          <w:noProof/>
        </w:rPr>
        <w:t xml:space="preserve">Διοχέτευση πέντε σταδίων του επεξεργαστή </w:t>
      </w:r>
      <w:r w:rsidRPr="00BF4EDA">
        <w:rPr>
          <w:noProof/>
          <w:lang w:val="en-US"/>
        </w:rPr>
        <w:t>MIPS</w:t>
      </w:r>
      <w:r>
        <w:rPr>
          <w:noProof/>
        </w:rPr>
        <w:tab/>
      </w:r>
      <w:r>
        <w:rPr>
          <w:noProof/>
        </w:rPr>
        <w:fldChar w:fldCharType="begin"/>
      </w:r>
      <w:r>
        <w:rPr>
          <w:noProof/>
        </w:rPr>
        <w:instrText xml:space="preserve"> PAGEREF _Toc423617323 \h </w:instrText>
      </w:r>
      <w:r>
        <w:rPr>
          <w:noProof/>
        </w:rPr>
      </w:r>
      <w:r>
        <w:rPr>
          <w:noProof/>
        </w:rPr>
        <w:fldChar w:fldCharType="separate"/>
      </w:r>
      <w:r>
        <w:rPr>
          <w:noProof/>
        </w:rPr>
        <w:t>18</w:t>
      </w:r>
      <w:r>
        <w:rPr>
          <w:noProof/>
        </w:rPr>
        <w:fldChar w:fldCharType="end"/>
      </w:r>
    </w:p>
    <w:p w14:paraId="533A4EC7"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rPr>
        <w:t>2.6.1</w:t>
      </w:r>
      <w:r>
        <w:rPr>
          <w:rFonts w:asciiTheme="minorHAnsi" w:eastAsiaTheme="minorEastAsia" w:hAnsiTheme="minorHAnsi" w:cstheme="minorBidi"/>
          <w:i w:val="0"/>
          <w:noProof/>
          <w:szCs w:val="22"/>
          <w:lang w:eastAsia="el-GR"/>
        </w:rPr>
        <w:tab/>
      </w:r>
      <w:r>
        <w:rPr>
          <w:noProof/>
        </w:rPr>
        <w:t>Κίνδυνοι διοχέτευσης</w:t>
      </w:r>
      <w:r>
        <w:rPr>
          <w:noProof/>
        </w:rPr>
        <w:tab/>
      </w:r>
      <w:r>
        <w:rPr>
          <w:noProof/>
        </w:rPr>
        <w:fldChar w:fldCharType="begin"/>
      </w:r>
      <w:r>
        <w:rPr>
          <w:noProof/>
        </w:rPr>
        <w:instrText xml:space="preserve"> PAGEREF _Toc423617324 \h </w:instrText>
      </w:r>
      <w:r>
        <w:rPr>
          <w:noProof/>
        </w:rPr>
      </w:r>
      <w:r>
        <w:rPr>
          <w:noProof/>
        </w:rPr>
        <w:fldChar w:fldCharType="separate"/>
      </w:r>
      <w:r>
        <w:rPr>
          <w:noProof/>
        </w:rPr>
        <w:t>20</w:t>
      </w:r>
      <w:r>
        <w:rPr>
          <w:noProof/>
        </w:rPr>
        <w:fldChar w:fldCharType="end"/>
      </w:r>
    </w:p>
    <w:p w14:paraId="7EED0F51"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rPr>
        <w:t>2.6.2</w:t>
      </w:r>
      <w:r>
        <w:rPr>
          <w:rFonts w:asciiTheme="minorHAnsi" w:eastAsiaTheme="minorEastAsia" w:hAnsiTheme="minorHAnsi" w:cstheme="minorBidi"/>
          <w:i w:val="0"/>
          <w:noProof/>
          <w:szCs w:val="22"/>
          <w:lang w:eastAsia="el-GR"/>
        </w:rPr>
        <w:tab/>
      </w:r>
      <w:r>
        <w:rPr>
          <w:noProof/>
        </w:rPr>
        <w:t>Δομικοί κίνδυνοι</w:t>
      </w:r>
      <w:r>
        <w:rPr>
          <w:noProof/>
        </w:rPr>
        <w:tab/>
      </w:r>
      <w:r>
        <w:rPr>
          <w:noProof/>
        </w:rPr>
        <w:fldChar w:fldCharType="begin"/>
      </w:r>
      <w:r>
        <w:rPr>
          <w:noProof/>
        </w:rPr>
        <w:instrText xml:space="preserve"> PAGEREF _Toc423617325 \h </w:instrText>
      </w:r>
      <w:r>
        <w:rPr>
          <w:noProof/>
        </w:rPr>
      </w:r>
      <w:r>
        <w:rPr>
          <w:noProof/>
        </w:rPr>
        <w:fldChar w:fldCharType="separate"/>
      </w:r>
      <w:r>
        <w:rPr>
          <w:noProof/>
        </w:rPr>
        <w:t>21</w:t>
      </w:r>
      <w:r>
        <w:rPr>
          <w:noProof/>
        </w:rPr>
        <w:fldChar w:fldCharType="end"/>
      </w:r>
    </w:p>
    <w:p w14:paraId="67718D43"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rPr>
        <w:t>2.6.3</w:t>
      </w:r>
      <w:r>
        <w:rPr>
          <w:rFonts w:asciiTheme="minorHAnsi" w:eastAsiaTheme="minorEastAsia" w:hAnsiTheme="minorHAnsi" w:cstheme="minorBidi"/>
          <w:i w:val="0"/>
          <w:noProof/>
          <w:szCs w:val="22"/>
          <w:lang w:eastAsia="el-GR"/>
        </w:rPr>
        <w:tab/>
      </w:r>
      <w:r>
        <w:rPr>
          <w:noProof/>
        </w:rPr>
        <w:t>Κίνδυνοι δεδομένων</w:t>
      </w:r>
      <w:r>
        <w:rPr>
          <w:noProof/>
        </w:rPr>
        <w:tab/>
      </w:r>
      <w:r>
        <w:rPr>
          <w:noProof/>
        </w:rPr>
        <w:fldChar w:fldCharType="begin"/>
      </w:r>
      <w:r>
        <w:rPr>
          <w:noProof/>
        </w:rPr>
        <w:instrText xml:space="preserve"> PAGEREF _Toc423617326 \h </w:instrText>
      </w:r>
      <w:r>
        <w:rPr>
          <w:noProof/>
        </w:rPr>
      </w:r>
      <w:r>
        <w:rPr>
          <w:noProof/>
        </w:rPr>
        <w:fldChar w:fldCharType="separate"/>
      </w:r>
      <w:r>
        <w:rPr>
          <w:noProof/>
        </w:rPr>
        <w:t>21</w:t>
      </w:r>
      <w:r>
        <w:rPr>
          <w:noProof/>
        </w:rPr>
        <w:fldChar w:fldCharType="end"/>
      </w:r>
    </w:p>
    <w:p w14:paraId="0A45207B"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rPr>
        <w:t>2.6.4</w:t>
      </w:r>
      <w:r>
        <w:rPr>
          <w:rFonts w:asciiTheme="minorHAnsi" w:eastAsiaTheme="minorEastAsia" w:hAnsiTheme="minorHAnsi" w:cstheme="minorBidi"/>
          <w:i w:val="0"/>
          <w:noProof/>
          <w:szCs w:val="22"/>
          <w:lang w:eastAsia="el-GR"/>
        </w:rPr>
        <w:tab/>
      </w:r>
      <w:r>
        <w:rPr>
          <w:noProof/>
        </w:rPr>
        <w:t>Κίνδυνοι που προκαλούν ανάσχεση</w:t>
      </w:r>
      <w:r>
        <w:rPr>
          <w:noProof/>
        </w:rPr>
        <w:tab/>
      </w:r>
      <w:r>
        <w:rPr>
          <w:noProof/>
        </w:rPr>
        <w:fldChar w:fldCharType="begin"/>
      </w:r>
      <w:r>
        <w:rPr>
          <w:noProof/>
        </w:rPr>
        <w:instrText xml:space="preserve"> PAGEREF _Toc423617327 \h </w:instrText>
      </w:r>
      <w:r>
        <w:rPr>
          <w:noProof/>
        </w:rPr>
      </w:r>
      <w:r>
        <w:rPr>
          <w:noProof/>
        </w:rPr>
        <w:fldChar w:fldCharType="separate"/>
      </w:r>
      <w:r>
        <w:rPr>
          <w:noProof/>
        </w:rPr>
        <w:t>24</w:t>
      </w:r>
      <w:r>
        <w:rPr>
          <w:noProof/>
        </w:rPr>
        <w:fldChar w:fldCharType="end"/>
      </w:r>
    </w:p>
    <w:p w14:paraId="18FBB9B2"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rPr>
        <w:t>2.6.5</w:t>
      </w:r>
      <w:r>
        <w:rPr>
          <w:rFonts w:asciiTheme="minorHAnsi" w:eastAsiaTheme="minorEastAsia" w:hAnsiTheme="minorHAnsi" w:cstheme="minorBidi"/>
          <w:i w:val="0"/>
          <w:noProof/>
          <w:szCs w:val="22"/>
          <w:lang w:eastAsia="el-GR"/>
        </w:rPr>
        <w:tab/>
      </w:r>
      <w:r>
        <w:rPr>
          <w:noProof/>
        </w:rPr>
        <w:t>Κίνδυνοι ελέγχου</w:t>
      </w:r>
      <w:r>
        <w:rPr>
          <w:noProof/>
        </w:rPr>
        <w:tab/>
      </w:r>
      <w:r>
        <w:rPr>
          <w:noProof/>
        </w:rPr>
        <w:fldChar w:fldCharType="begin"/>
      </w:r>
      <w:r>
        <w:rPr>
          <w:noProof/>
        </w:rPr>
        <w:instrText xml:space="preserve"> PAGEREF _Toc423617328 \h </w:instrText>
      </w:r>
      <w:r>
        <w:rPr>
          <w:noProof/>
        </w:rPr>
      </w:r>
      <w:r>
        <w:rPr>
          <w:noProof/>
        </w:rPr>
        <w:fldChar w:fldCharType="separate"/>
      </w:r>
      <w:r>
        <w:rPr>
          <w:noProof/>
        </w:rPr>
        <w:t>25</w:t>
      </w:r>
      <w:r>
        <w:rPr>
          <w:noProof/>
        </w:rPr>
        <w:fldChar w:fldCharType="end"/>
      </w:r>
    </w:p>
    <w:p w14:paraId="0C0F9F2F" w14:textId="77777777" w:rsidR="006C2D7A" w:rsidRDefault="006C2D7A">
      <w:pPr>
        <w:pStyle w:val="TOC1"/>
        <w:tabs>
          <w:tab w:val="left" w:pos="1400"/>
        </w:tabs>
        <w:rPr>
          <w:rFonts w:asciiTheme="minorHAnsi" w:eastAsiaTheme="minorEastAsia" w:hAnsiTheme="minorHAnsi" w:cstheme="minorBidi"/>
          <w:b w:val="0"/>
          <w:sz w:val="22"/>
          <w:szCs w:val="22"/>
          <w:lang w:eastAsia="el-GR"/>
        </w:rPr>
      </w:pPr>
      <w:r>
        <w:t>Κεφάλαιο 3.</w:t>
      </w:r>
      <w:r>
        <w:rPr>
          <w:rFonts w:asciiTheme="minorHAnsi" w:eastAsiaTheme="minorEastAsia" w:hAnsiTheme="minorHAnsi" w:cstheme="minorBidi"/>
          <w:b w:val="0"/>
          <w:sz w:val="22"/>
          <w:szCs w:val="22"/>
          <w:lang w:eastAsia="el-GR"/>
        </w:rPr>
        <w:tab/>
      </w:r>
      <w:r>
        <w:t xml:space="preserve">Σχεδίαση </w:t>
      </w:r>
      <w:r w:rsidRPr="00BF4EDA">
        <w:rPr>
          <w:lang w:val="en-US"/>
        </w:rPr>
        <w:t>MIPS</w:t>
      </w:r>
      <w:r w:rsidRPr="006C2D7A">
        <w:t xml:space="preserve"> </w:t>
      </w:r>
      <w:r>
        <w:t>στην Βιβλιογραφία</w:t>
      </w:r>
      <w:r>
        <w:tab/>
      </w:r>
      <w:r>
        <w:fldChar w:fldCharType="begin"/>
      </w:r>
      <w:r>
        <w:instrText xml:space="preserve"> PAGEREF _Toc423617329 \h </w:instrText>
      </w:r>
      <w:r>
        <w:fldChar w:fldCharType="separate"/>
      </w:r>
      <w:r>
        <w:t>26</w:t>
      </w:r>
      <w:r>
        <w:fldChar w:fldCharType="end"/>
      </w:r>
    </w:p>
    <w:p w14:paraId="4E5A866B" w14:textId="77777777" w:rsidR="006C2D7A" w:rsidRDefault="006C2D7A">
      <w:pPr>
        <w:pStyle w:val="TOC2"/>
        <w:tabs>
          <w:tab w:val="left" w:pos="800"/>
          <w:tab w:val="right" w:leader="dot" w:pos="8303"/>
        </w:tabs>
        <w:rPr>
          <w:rFonts w:asciiTheme="minorHAnsi" w:eastAsiaTheme="minorEastAsia" w:hAnsiTheme="minorHAnsi" w:cstheme="minorBidi"/>
          <w:noProof/>
          <w:szCs w:val="22"/>
          <w:lang w:eastAsia="el-GR"/>
        </w:rPr>
      </w:pPr>
      <w:r>
        <w:rPr>
          <w:noProof/>
        </w:rPr>
        <w:t>3.1</w:t>
      </w:r>
      <w:r>
        <w:rPr>
          <w:rFonts w:asciiTheme="minorHAnsi" w:eastAsiaTheme="minorEastAsia" w:hAnsiTheme="minorHAnsi" w:cstheme="minorBidi"/>
          <w:noProof/>
          <w:szCs w:val="22"/>
          <w:lang w:eastAsia="el-GR"/>
        </w:rPr>
        <w:tab/>
      </w:r>
      <w:r>
        <w:rPr>
          <w:noProof/>
        </w:rPr>
        <w:t>Προσκόμιση Εντολής</w:t>
      </w:r>
      <w:r>
        <w:rPr>
          <w:noProof/>
        </w:rPr>
        <w:tab/>
      </w:r>
      <w:r>
        <w:rPr>
          <w:noProof/>
        </w:rPr>
        <w:fldChar w:fldCharType="begin"/>
      </w:r>
      <w:r>
        <w:rPr>
          <w:noProof/>
        </w:rPr>
        <w:instrText xml:space="preserve"> PAGEREF _Toc423617330 \h </w:instrText>
      </w:r>
      <w:r>
        <w:rPr>
          <w:noProof/>
        </w:rPr>
      </w:r>
      <w:r>
        <w:rPr>
          <w:noProof/>
        </w:rPr>
        <w:fldChar w:fldCharType="separate"/>
      </w:r>
      <w:r>
        <w:rPr>
          <w:noProof/>
        </w:rPr>
        <w:t>26</w:t>
      </w:r>
      <w:r>
        <w:rPr>
          <w:noProof/>
        </w:rPr>
        <w:fldChar w:fldCharType="end"/>
      </w:r>
    </w:p>
    <w:p w14:paraId="01E3A77E" w14:textId="77777777" w:rsidR="006C2D7A" w:rsidRDefault="006C2D7A">
      <w:pPr>
        <w:pStyle w:val="TOC2"/>
        <w:tabs>
          <w:tab w:val="left" w:pos="800"/>
          <w:tab w:val="right" w:leader="dot" w:pos="8303"/>
        </w:tabs>
        <w:rPr>
          <w:rFonts w:asciiTheme="minorHAnsi" w:eastAsiaTheme="minorEastAsia" w:hAnsiTheme="minorHAnsi" w:cstheme="minorBidi"/>
          <w:noProof/>
          <w:szCs w:val="22"/>
          <w:lang w:eastAsia="el-GR"/>
        </w:rPr>
      </w:pPr>
      <w:r>
        <w:rPr>
          <w:noProof/>
        </w:rPr>
        <w:lastRenderedPageBreak/>
        <w:t>3.2</w:t>
      </w:r>
      <w:r>
        <w:rPr>
          <w:rFonts w:asciiTheme="minorHAnsi" w:eastAsiaTheme="minorEastAsia" w:hAnsiTheme="minorHAnsi" w:cstheme="minorBidi"/>
          <w:noProof/>
          <w:szCs w:val="22"/>
          <w:lang w:eastAsia="el-GR"/>
        </w:rPr>
        <w:tab/>
      </w:r>
      <w:r>
        <w:rPr>
          <w:noProof/>
        </w:rPr>
        <w:t>Αποκωδικοποίηση Εντολής</w:t>
      </w:r>
      <w:r>
        <w:rPr>
          <w:noProof/>
        </w:rPr>
        <w:tab/>
      </w:r>
      <w:r>
        <w:rPr>
          <w:noProof/>
        </w:rPr>
        <w:fldChar w:fldCharType="begin"/>
      </w:r>
      <w:r>
        <w:rPr>
          <w:noProof/>
        </w:rPr>
        <w:instrText xml:space="preserve"> PAGEREF _Toc423617331 \h </w:instrText>
      </w:r>
      <w:r>
        <w:rPr>
          <w:noProof/>
        </w:rPr>
      </w:r>
      <w:r>
        <w:rPr>
          <w:noProof/>
        </w:rPr>
        <w:fldChar w:fldCharType="separate"/>
      </w:r>
      <w:r>
        <w:rPr>
          <w:noProof/>
        </w:rPr>
        <w:t>28</w:t>
      </w:r>
      <w:r>
        <w:rPr>
          <w:noProof/>
        </w:rPr>
        <w:fldChar w:fldCharType="end"/>
      </w:r>
    </w:p>
    <w:p w14:paraId="159D407A" w14:textId="77777777" w:rsidR="006C2D7A" w:rsidRDefault="006C2D7A">
      <w:pPr>
        <w:pStyle w:val="TOC2"/>
        <w:tabs>
          <w:tab w:val="left" w:pos="800"/>
          <w:tab w:val="right" w:leader="dot" w:pos="8303"/>
        </w:tabs>
        <w:rPr>
          <w:rFonts w:asciiTheme="minorHAnsi" w:eastAsiaTheme="minorEastAsia" w:hAnsiTheme="minorHAnsi" w:cstheme="minorBidi"/>
          <w:noProof/>
          <w:szCs w:val="22"/>
          <w:lang w:eastAsia="el-GR"/>
        </w:rPr>
      </w:pPr>
      <w:r>
        <w:rPr>
          <w:noProof/>
        </w:rPr>
        <w:t>3.3</w:t>
      </w:r>
      <w:r>
        <w:rPr>
          <w:rFonts w:asciiTheme="minorHAnsi" w:eastAsiaTheme="minorEastAsia" w:hAnsiTheme="minorHAnsi" w:cstheme="minorBidi"/>
          <w:noProof/>
          <w:szCs w:val="22"/>
          <w:lang w:eastAsia="el-GR"/>
        </w:rPr>
        <w:tab/>
      </w:r>
      <w:r>
        <w:rPr>
          <w:noProof/>
        </w:rPr>
        <w:t>Εκτέλεση Εντολής – Υπολογισμός Διεύθυνσης</w:t>
      </w:r>
      <w:r>
        <w:rPr>
          <w:noProof/>
        </w:rPr>
        <w:tab/>
      </w:r>
      <w:r>
        <w:rPr>
          <w:noProof/>
        </w:rPr>
        <w:fldChar w:fldCharType="begin"/>
      </w:r>
      <w:r>
        <w:rPr>
          <w:noProof/>
        </w:rPr>
        <w:instrText xml:space="preserve"> PAGEREF _Toc423617332 \h </w:instrText>
      </w:r>
      <w:r>
        <w:rPr>
          <w:noProof/>
        </w:rPr>
      </w:r>
      <w:r>
        <w:rPr>
          <w:noProof/>
        </w:rPr>
        <w:fldChar w:fldCharType="separate"/>
      </w:r>
      <w:r>
        <w:rPr>
          <w:noProof/>
        </w:rPr>
        <w:t>29</w:t>
      </w:r>
      <w:r>
        <w:rPr>
          <w:noProof/>
        </w:rPr>
        <w:fldChar w:fldCharType="end"/>
      </w:r>
    </w:p>
    <w:p w14:paraId="4CBF4889" w14:textId="77777777" w:rsidR="006C2D7A" w:rsidRDefault="006C2D7A">
      <w:pPr>
        <w:pStyle w:val="TOC2"/>
        <w:tabs>
          <w:tab w:val="left" w:pos="800"/>
          <w:tab w:val="right" w:leader="dot" w:pos="8303"/>
        </w:tabs>
        <w:rPr>
          <w:rFonts w:asciiTheme="minorHAnsi" w:eastAsiaTheme="minorEastAsia" w:hAnsiTheme="minorHAnsi" w:cstheme="minorBidi"/>
          <w:noProof/>
          <w:szCs w:val="22"/>
          <w:lang w:eastAsia="el-GR"/>
        </w:rPr>
      </w:pPr>
      <w:r>
        <w:rPr>
          <w:noProof/>
        </w:rPr>
        <w:t>3.4</w:t>
      </w:r>
      <w:r>
        <w:rPr>
          <w:rFonts w:asciiTheme="minorHAnsi" w:eastAsiaTheme="minorEastAsia" w:hAnsiTheme="minorHAnsi" w:cstheme="minorBidi"/>
          <w:noProof/>
          <w:szCs w:val="22"/>
          <w:lang w:eastAsia="el-GR"/>
        </w:rPr>
        <w:tab/>
      </w:r>
      <w:r>
        <w:rPr>
          <w:noProof/>
        </w:rPr>
        <w:t>Προσπέλαση Μνήμης</w:t>
      </w:r>
      <w:r>
        <w:rPr>
          <w:noProof/>
        </w:rPr>
        <w:tab/>
      </w:r>
      <w:r>
        <w:rPr>
          <w:noProof/>
        </w:rPr>
        <w:fldChar w:fldCharType="begin"/>
      </w:r>
      <w:r>
        <w:rPr>
          <w:noProof/>
        </w:rPr>
        <w:instrText xml:space="preserve"> PAGEREF _Toc423617333 \h </w:instrText>
      </w:r>
      <w:r>
        <w:rPr>
          <w:noProof/>
        </w:rPr>
      </w:r>
      <w:r>
        <w:rPr>
          <w:noProof/>
        </w:rPr>
        <w:fldChar w:fldCharType="separate"/>
      </w:r>
      <w:r>
        <w:rPr>
          <w:noProof/>
        </w:rPr>
        <w:t>31</w:t>
      </w:r>
      <w:r>
        <w:rPr>
          <w:noProof/>
        </w:rPr>
        <w:fldChar w:fldCharType="end"/>
      </w:r>
    </w:p>
    <w:p w14:paraId="614E93CC" w14:textId="77777777" w:rsidR="006C2D7A" w:rsidRDefault="006C2D7A">
      <w:pPr>
        <w:pStyle w:val="TOC2"/>
        <w:tabs>
          <w:tab w:val="left" w:pos="800"/>
          <w:tab w:val="right" w:leader="dot" w:pos="8303"/>
        </w:tabs>
        <w:rPr>
          <w:rFonts w:asciiTheme="minorHAnsi" w:eastAsiaTheme="minorEastAsia" w:hAnsiTheme="minorHAnsi" w:cstheme="minorBidi"/>
          <w:noProof/>
          <w:szCs w:val="22"/>
          <w:lang w:eastAsia="el-GR"/>
        </w:rPr>
      </w:pPr>
      <w:r>
        <w:rPr>
          <w:noProof/>
        </w:rPr>
        <w:t>3.5</w:t>
      </w:r>
      <w:r>
        <w:rPr>
          <w:rFonts w:asciiTheme="minorHAnsi" w:eastAsiaTheme="minorEastAsia" w:hAnsiTheme="minorHAnsi" w:cstheme="minorBidi"/>
          <w:noProof/>
          <w:szCs w:val="22"/>
          <w:lang w:eastAsia="el-GR"/>
        </w:rPr>
        <w:tab/>
      </w:r>
      <w:r>
        <w:rPr>
          <w:noProof/>
        </w:rPr>
        <w:t>Επανεγγραφή</w:t>
      </w:r>
      <w:r>
        <w:rPr>
          <w:noProof/>
        </w:rPr>
        <w:tab/>
      </w:r>
      <w:r>
        <w:rPr>
          <w:noProof/>
        </w:rPr>
        <w:fldChar w:fldCharType="begin"/>
      </w:r>
      <w:r>
        <w:rPr>
          <w:noProof/>
        </w:rPr>
        <w:instrText xml:space="preserve"> PAGEREF _Toc423617334 \h </w:instrText>
      </w:r>
      <w:r>
        <w:rPr>
          <w:noProof/>
        </w:rPr>
      </w:r>
      <w:r>
        <w:rPr>
          <w:noProof/>
        </w:rPr>
        <w:fldChar w:fldCharType="separate"/>
      </w:r>
      <w:r>
        <w:rPr>
          <w:noProof/>
        </w:rPr>
        <w:t>31</w:t>
      </w:r>
      <w:r>
        <w:rPr>
          <w:noProof/>
        </w:rPr>
        <w:fldChar w:fldCharType="end"/>
      </w:r>
    </w:p>
    <w:p w14:paraId="1E88E5C2" w14:textId="77777777" w:rsidR="006C2D7A" w:rsidRDefault="006C2D7A">
      <w:pPr>
        <w:pStyle w:val="TOC2"/>
        <w:tabs>
          <w:tab w:val="left" w:pos="800"/>
          <w:tab w:val="right" w:leader="dot" w:pos="8303"/>
        </w:tabs>
        <w:rPr>
          <w:rFonts w:asciiTheme="minorHAnsi" w:eastAsiaTheme="minorEastAsia" w:hAnsiTheme="minorHAnsi" w:cstheme="minorBidi"/>
          <w:noProof/>
          <w:szCs w:val="22"/>
          <w:lang w:eastAsia="el-GR"/>
        </w:rPr>
      </w:pPr>
      <w:r>
        <w:rPr>
          <w:noProof/>
        </w:rPr>
        <w:t>3.6</w:t>
      </w:r>
      <w:r>
        <w:rPr>
          <w:rFonts w:asciiTheme="minorHAnsi" w:eastAsiaTheme="minorEastAsia" w:hAnsiTheme="minorHAnsi" w:cstheme="minorBidi"/>
          <w:noProof/>
          <w:szCs w:val="22"/>
          <w:lang w:eastAsia="el-GR"/>
        </w:rPr>
        <w:tab/>
      </w:r>
      <w:r>
        <w:rPr>
          <w:noProof/>
        </w:rPr>
        <w:t>Μονάδα ελέγχου</w:t>
      </w:r>
      <w:r>
        <w:rPr>
          <w:noProof/>
        </w:rPr>
        <w:tab/>
      </w:r>
      <w:r>
        <w:rPr>
          <w:noProof/>
        </w:rPr>
        <w:fldChar w:fldCharType="begin"/>
      </w:r>
      <w:r>
        <w:rPr>
          <w:noProof/>
        </w:rPr>
        <w:instrText xml:space="preserve"> PAGEREF _Toc423617335 \h </w:instrText>
      </w:r>
      <w:r>
        <w:rPr>
          <w:noProof/>
        </w:rPr>
      </w:r>
      <w:r>
        <w:rPr>
          <w:noProof/>
        </w:rPr>
        <w:fldChar w:fldCharType="separate"/>
      </w:r>
      <w:r>
        <w:rPr>
          <w:noProof/>
        </w:rPr>
        <w:t>32</w:t>
      </w:r>
      <w:r>
        <w:rPr>
          <w:noProof/>
        </w:rPr>
        <w:fldChar w:fldCharType="end"/>
      </w:r>
    </w:p>
    <w:p w14:paraId="04E3057E" w14:textId="09D7328B" w:rsidR="006C2D7A" w:rsidRDefault="006C2D7A">
      <w:pPr>
        <w:pStyle w:val="TOC2"/>
        <w:tabs>
          <w:tab w:val="left" w:pos="800"/>
          <w:tab w:val="right" w:leader="dot" w:pos="8303"/>
        </w:tabs>
        <w:rPr>
          <w:rFonts w:asciiTheme="minorHAnsi" w:eastAsiaTheme="minorEastAsia" w:hAnsiTheme="minorHAnsi" w:cstheme="minorBidi"/>
          <w:noProof/>
          <w:szCs w:val="22"/>
          <w:lang w:eastAsia="el-GR"/>
        </w:rPr>
      </w:pPr>
      <w:r>
        <w:rPr>
          <w:noProof/>
        </w:rPr>
        <w:t>3.7</w:t>
      </w:r>
      <w:r>
        <w:rPr>
          <w:rFonts w:asciiTheme="minorHAnsi" w:eastAsiaTheme="minorEastAsia" w:hAnsiTheme="minorHAnsi" w:cstheme="minorBidi"/>
          <w:noProof/>
          <w:szCs w:val="22"/>
          <w:lang w:eastAsia="el-GR"/>
        </w:rPr>
        <w:tab/>
      </w:r>
      <w:r>
        <w:rPr>
          <w:noProof/>
        </w:rPr>
        <w:t>Κίνδυνοι Διοχέτευσης</w:t>
      </w:r>
      <w:r>
        <w:rPr>
          <w:noProof/>
        </w:rPr>
        <w:tab/>
      </w:r>
      <w:r>
        <w:rPr>
          <w:noProof/>
        </w:rPr>
        <w:fldChar w:fldCharType="begin"/>
      </w:r>
      <w:r>
        <w:rPr>
          <w:noProof/>
        </w:rPr>
        <w:instrText xml:space="preserve"> PAGEREF _Toc423617336 \h </w:instrText>
      </w:r>
      <w:r>
        <w:rPr>
          <w:noProof/>
        </w:rPr>
      </w:r>
      <w:r>
        <w:rPr>
          <w:noProof/>
        </w:rPr>
        <w:fldChar w:fldCharType="separate"/>
      </w:r>
      <w:r>
        <w:rPr>
          <w:noProof/>
        </w:rPr>
        <w:t>36</w:t>
      </w:r>
      <w:r>
        <w:rPr>
          <w:noProof/>
        </w:rPr>
        <w:fldChar w:fldCharType="end"/>
      </w:r>
    </w:p>
    <w:p w14:paraId="1456673A"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rPr>
        <w:t>3.7.1</w:t>
      </w:r>
      <w:r>
        <w:rPr>
          <w:rFonts w:asciiTheme="minorHAnsi" w:eastAsiaTheme="minorEastAsia" w:hAnsiTheme="minorHAnsi" w:cstheme="minorBidi"/>
          <w:i w:val="0"/>
          <w:noProof/>
          <w:szCs w:val="22"/>
          <w:lang w:eastAsia="el-GR"/>
        </w:rPr>
        <w:tab/>
      </w:r>
      <w:r>
        <w:rPr>
          <w:noProof/>
        </w:rPr>
        <w:t>Ελαχιστοποίηση κινδύνων δεδομένων με Προώθηση</w:t>
      </w:r>
      <w:r>
        <w:rPr>
          <w:noProof/>
        </w:rPr>
        <w:tab/>
      </w:r>
      <w:r>
        <w:rPr>
          <w:noProof/>
        </w:rPr>
        <w:fldChar w:fldCharType="begin"/>
      </w:r>
      <w:r>
        <w:rPr>
          <w:noProof/>
        </w:rPr>
        <w:instrText xml:space="preserve"> PAGEREF _Toc423617337 \h </w:instrText>
      </w:r>
      <w:r>
        <w:rPr>
          <w:noProof/>
        </w:rPr>
      </w:r>
      <w:r>
        <w:rPr>
          <w:noProof/>
        </w:rPr>
        <w:fldChar w:fldCharType="separate"/>
      </w:r>
      <w:r>
        <w:rPr>
          <w:noProof/>
        </w:rPr>
        <w:t>36</w:t>
      </w:r>
      <w:r>
        <w:rPr>
          <w:noProof/>
        </w:rPr>
        <w:fldChar w:fldCharType="end"/>
      </w:r>
    </w:p>
    <w:p w14:paraId="51C2D53D"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rPr>
        <w:t>3.7.2</w:t>
      </w:r>
      <w:r>
        <w:rPr>
          <w:rFonts w:asciiTheme="minorHAnsi" w:eastAsiaTheme="minorEastAsia" w:hAnsiTheme="minorHAnsi" w:cstheme="minorBidi"/>
          <w:i w:val="0"/>
          <w:noProof/>
          <w:szCs w:val="22"/>
          <w:lang w:eastAsia="el-GR"/>
        </w:rPr>
        <w:tab/>
      </w:r>
      <w:r>
        <w:rPr>
          <w:noProof/>
        </w:rPr>
        <w:t>Ανάσχεση</w:t>
      </w:r>
      <w:r>
        <w:rPr>
          <w:noProof/>
        </w:rPr>
        <w:tab/>
      </w:r>
      <w:r>
        <w:rPr>
          <w:noProof/>
        </w:rPr>
        <w:fldChar w:fldCharType="begin"/>
      </w:r>
      <w:r>
        <w:rPr>
          <w:noProof/>
        </w:rPr>
        <w:instrText xml:space="preserve"> PAGEREF _Toc423617338 \h </w:instrText>
      </w:r>
      <w:r>
        <w:rPr>
          <w:noProof/>
        </w:rPr>
      </w:r>
      <w:r>
        <w:rPr>
          <w:noProof/>
        </w:rPr>
        <w:fldChar w:fldCharType="separate"/>
      </w:r>
      <w:r>
        <w:rPr>
          <w:noProof/>
        </w:rPr>
        <w:t>39</w:t>
      </w:r>
      <w:r>
        <w:rPr>
          <w:noProof/>
        </w:rPr>
        <w:fldChar w:fldCharType="end"/>
      </w:r>
    </w:p>
    <w:p w14:paraId="3A7B75B4" w14:textId="77777777" w:rsidR="006C2D7A" w:rsidRDefault="006C2D7A">
      <w:pPr>
        <w:pStyle w:val="TOC1"/>
        <w:tabs>
          <w:tab w:val="left" w:pos="1400"/>
        </w:tabs>
        <w:rPr>
          <w:rFonts w:asciiTheme="minorHAnsi" w:eastAsiaTheme="minorEastAsia" w:hAnsiTheme="minorHAnsi" w:cstheme="minorBidi"/>
          <w:b w:val="0"/>
          <w:sz w:val="22"/>
          <w:szCs w:val="22"/>
          <w:lang w:eastAsia="el-GR"/>
        </w:rPr>
      </w:pPr>
      <w:r>
        <w:t>Κεφάλαιο 4.</w:t>
      </w:r>
      <w:r>
        <w:rPr>
          <w:rFonts w:asciiTheme="minorHAnsi" w:eastAsiaTheme="minorEastAsia" w:hAnsiTheme="minorHAnsi" w:cstheme="minorBidi"/>
          <w:b w:val="0"/>
          <w:sz w:val="22"/>
          <w:szCs w:val="22"/>
          <w:lang w:eastAsia="el-GR"/>
        </w:rPr>
        <w:tab/>
      </w:r>
      <w:r>
        <w:t>Σχεδίαση και Υλοποίηση</w:t>
      </w:r>
      <w:r>
        <w:tab/>
      </w:r>
      <w:r>
        <w:fldChar w:fldCharType="begin"/>
      </w:r>
      <w:r>
        <w:instrText xml:space="preserve"> PAGEREF _Toc423617339 \h </w:instrText>
      </w:r>
      <w:r>
        <w:fldChar w:fldCharType="separate"/>
      </w:r>
      <w:r>
        <w:t>40</w:t>
      </w:r>
      <w:r>
        <w:fldChar w:fldCharType="end"/>
      </w:r>
    </w:p>
    <w:p w14:paraId="2D5F4D7D" w14:textId="77777777" w:rsidR="006C2D7A" w:rsidRDefault="006C2D7A">
      <w:pPr>
        <w:pStyle w:val="TOC2"/>
        <w:tabs>
          <w:tab w:val="left" w:pos="800"/>
          <w:tab w:val="right" w:leader="dot" w:pos="8303"/>
        </w:tabs>
        <w:rPr>
          <w:rFonts w:asciiTheme="minorHAnsi" w:eastAsiaTheme="minorEastAsia" w:hAnsiTheme="minorHAnsi" w:cstheme="minorBidi"/>
          <w:noProof/>
          <w:szCs w:val="22"/>
          <w:lang w:eastAsia="el-GR"/>
        </w:rPr>
      </w:pPr>
      <w:r>
        <w:rPr>
          <w:noProof/>
        </w:rPr>
        <w:t>4.1</w:t>
      </w:r>
      <w:r>
        <w:rPr>
          <w:rFonts w:asciiTheme="minorHAnsi" w:eastAsiaTheme="minorEastAsia" w:hAnsiTheme="minorHAnsi" w:cstheme="minorBidi"/>
          <w:noProof/>
          <w:szCs w:val="22"/>
          <w:lang w:eastAsia="el-GR"/>
        </w:rPr>
        <w:tab/>
      </w:r>
      <w:r>
        <w:rPr>
          <w:noProof/>
        </w:rPr>
        <w:t>Σχεδίαση</w:t>
      </w:r>
      <w:r>
        <w:rPr>
          <w:noProof/>
        </w:rPr>
        <w:tab/>
      </w:r>
      <w:r>
        <w:rPr>
          <w:noProof/>
        </w:rPr>
        <w:fldChar w:fldCharType="begin"/>
      </w:r>
      <w:r>
        <w:rPr>
          <w:noProof/>
        </w:rPr>
        <w:instrText xml:space="preserve"> PAGEREF _Toc423617340 \h </w:instrText>
      </w:r>
      <w:r>
        <w:rPr>
          <w:noProof/>
        </w:rPr>
      </w:r>
      <w:r>
        <w:rPr>
          <w:noProof/>
        </w:rPr>
        <w:fldChar w:fldCharType="separate"/>
      </w:r>
      <w:r>
        <w:rPr>
          <w:noProof/>
        </w:rPr>
        <w:t>40</w:t>
      </w:r>
      <w:r>
        <w:rPr>
          <w:noProof/>
        </w:rPr>
        <w:fldChar w:fldCharType="end"/>
      </w:r>
    </w:p>
    <w:p w14:paraId="3C2C78BF"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rPr>
        <w:t>4.1.1</w:t>
      </w:r>
      <w:r>
        <w:rPr>
          <w:rFonts w:asciiTheme="minorHAnsi" w:eastAsiaTheme="minorEastAsia" w:hAnsiTheme="minorHAnsi" w:cstheme="minorBidi"/>
          <w:i w:val="0"/>
          <w:noProof/>
          <w:szCs w:val="22"/>
          <w:lang w:eastAsia="el-GR"/>
        </w:rPr>
        <w:tab/>
      </w:r>
      <w:r>
        <w:rPr>
          <w:noProof/>
        </w:rPr>
        <w:t>Στάδιο Προσκόμισης</w:t>
      </w:r>
      <w:r>
        <w:rPr>
          <w:noProof/>
        </w:rPr>
        <w:tab/>
      </w:r>
      <w:r>
        <w:rPr>
          <w:noProof/>
        </w:rPr>
        <w:fldChar w:fldCharType="begin"/>
      </w:r>
      <w:r>
        <w:rPr>
          <w:noProof/>
        </w:rPr>
        <w:instrText xml:space="preserve"> PAGEREF _Toc423617341 \h </w:instrText>
      </w:r>
      <w:r>
        <w:rPr>
          <w:noProof/>
        </w:rPr>
      </w:r>
      <w:r>
        <w:rPr>
          <w:noProof/>
        </w:rPr>
        <w:fldChar w:fldCharType="separate"/>
      </w:r>
      <w:r>
        <w:rPr>
          <w:noProof/>
        </w:rPr>
        <w:t>41</w:t>
      </w:r>
      <w:r>
        <w:rPr>
          <w:noProof/>
        </w:rPr>
        <w:fldChar w:fldCharType="end"/>
      </w:r>
    </w:p>
    <w:p w14:paraId="1121040B"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rPr>
        <w:t>4.1.2</w:t>
      </w:r>
      <w:r>
        <w:rPr>
          <w:rFonts w:asciiTheme="minorHAnsi" w:eastAsiaTheme="minorEastAsia" w:hAnsiTheme="minorHAnsi" w:cstheme="minorBidi"/>
          <w:i w:val="0"/>
          <w:noProof/>
          <w:szCs w:val="22"/>
          <w:lang w:eastAsia="el-GR"/>
        </w:rPr>
        <w:tab/>
      </w:r>
      <w:r>
        <w:rPr>
          <w:noProof/>
        </w:rPr>
        <w:t>Στάδιο Αποκωδικοποίησης</w:t>
      </w:r>
      <w:r>
        <w:rPr>
          <w:noProof/>
        </w:rPr>
        <w:tab/>
      </w:r>
      <w:r>
        <w:rPr>
          <w:noProof/>
        </w:rPr>
        <w:fldChar w:fldCharType="begin"/>
      </w:r>
      <w:r>
        <w:rPr>
          <w:noProof/>
        </w:rPr>
        <w:instrText xml:space="preserve"> PAGEREF _Toc423617342 \h </w:instrText>
      </w:r>
      <w:r>
        <w:rPr>
          <w:noProof/>
        </w:rPr>
      </w:r>
      <w:r>
        <w:rPr>
          <w:noProof/>
        </w:rPr>
        <w:fldChar w:fldCharType="separate"/>
      </w:r>
      <w:r>
        <w:rPr>
          <w:noProof/>
        </w:rPr>
        <w:t>41</w:t>
      </w:r>
      <w:r>
        <w:rPr>
          <w:noProof/>
        </w:rPr>
        <w:fldChar w:fldCharType="end"/>
      </w:r>
    </w:p>
    <w:p w14:paraId="3AA4C681"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rPr>
        <w:t>4.1.3</w:t>
      </w:r>
      <w:r>
        <w:rPr>
          <w:rFonts w:asciiTheme="minorHAnsi" w:eastAsiaTheme="minorEastAsia" w:hAnsiTheme="minorHAnsi" w:cstheme="minorBidi"/>
          <w:i w:val="0"/>
          <w:noProof/>
          <w:szCs w:val="22"/>
          <w:lang w:eastAsia="el-GR"/>
        </w:rPr>
        <w:tab/>
      </w:r>
      <w:r>
        <w:rPr>
          <w:noProof/>
        </w:rPr>
        <w:t>Στάδιο Εκτέλεσης</w:t>
      </w:r>
      <w:r>
        <w:rPr>
          <w:noProof/>
        </w:rPr>
        <w:tab/>
      </w:r>
      <w:r>
        <w:rPr>
          <w:noProof/>
        </w:rPr>
        <w:fldChar w:fldCharType="begin"/>
      </w:r>
      <w:r>
        <w:rPr>
          <w:noProof/>
        </w:rPr>
        <w:instrText xml:space="preserve"> PAGEREF _Toc423617343 \h </w:instrText>
      </w:r>
      <w:r>
        <w:rPr>
          <w:noProof/>
        </w:rPr>
      </w:r>
      <w:r>
        <w:rPr>
          <w:noProof/>
        </w:rPr>
        <w:fldChar w:fldCharType="separate"/>
      </w:r>
      <w:r>
        <w:rPr>
          <w:noProof/>
        </w:rPr>
        <w:t>42</w:t>
      </w:r>
      <w:r>
        <w:rPr>
          <w:noProof/>
        </w:rPr>
        <w:fldChar w:fldCharType="end"/>
      </w:r>
    </w:p>
    <w:p w14:paraId="5E6018A8"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rPr>
        <w:t>4.1.4</w:t>
      </w:r>
      <w:r>
        <w:rPr>
          <w:rFonts w:asciiTheme="minorHAnsi" w:eastAsiaTheme="minorEastAsia" w:hAnsiTheme="minorHAnsi" w:cstheme="minorBidi"/>
          <w:i w:val="0"/>
          <w:noProof/>
          <w:szCs w:val="22"/>
          <w:lang w:eastAsia="el-GR"/>
        </w:rPr>
        <w:tab/>
      </w:r>
      <w:r>
        <w:rPr>
          <w:noProof/>
        </w:rPr>
        <w:t>Στάδιο Μνήμης</w:t>
      </w:r>
      <w:r>
        <w:rPr>
          <w:noProof/>
        </w:rPr>
        <w:tab/>
      </w:r>
      <w:r>
        <w:rPr>
          <w:noProof/>
        </w:rPr>
        <w:fldChar w:fldCharType="begin"/>
      </w:r>
      <w:r>
        <w:rPr>
          <w:noProof/>
        </w:rPr>
        <w:instrText xml:space="preserve"> PAGEREF _Toc423617344 \h </w:instrText>
      </w:r>
      <w:r>
        <w:rPr>
          <w:noProof/>
        </w:rPr>
      </w:r>
      <w:r>
        <w:rPr>
          <w:noProof/>
        </w:rPr>
        <w:fldChar w:fldCharType="separate"/>
      </w:r>
      <w:r>
        <w:rPr>
          <w:noProof/>
        </w:rPr>
        <w:t>43</w:t>
      </w:r>
      <w:r>
        <w:rPr>
          <w:noProof/>
        </w:rPr>
        <w:fldChar w:fldCharType="end"/>
      </w:r>
    </w:p>
    <w:p w14:paraId="279EBE0C"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rPr>
        <w:t>4.1.5</w:t>
      </w:r>
      <w:r>
        <w:rPr>
          <w:rFonts w:asciiTheme="minorHAnsi" w:eastAsiaTheme="minorEastAsia" w:hAnsiTheme="minorHAnsi" w:cstheme="minorBidi"/>
          <w:i w:val="0"/>
          <w:noProof/>
          <w:szCs w:val="22"/>
          <w:lang w:eastAsia="el-GR"/>
        </w:rPr>
        <w:tab/>
      </w:r>
      <w:r>
        <w:rPr>
          <w:noProof/>
        </w:rPr>
        <w:t>Στάδιο Επανεγγραφής</w:t>
      </w:r>
      <w:r>
        <w:rPr>
          <w:noProof/>
        </w:rPr>
        <w:tab/>
      </w:r>
      <w:r>
        <w:rPr>
          <w:noProof/>
        </w:rPr>
        <w:fldChar w:fldCharType="begin"/>
      </w:r>
      <w:r>
        <w:rPr>
          <w:noProof/>
        </w:rPr>
        <w:instrText xml:space="preserve"> PAGEREF _Toc423617345 \h </w:instrText>
      </w:r>
      <w:r>
        <w:rPr>
          <w:noProof/>
        </w:rPr>
      </w:r>
      <w:r>
        <w:rPr>
          <w:noProof/>
        </w:rPr>
        <w:fldChar w:fldCharType="separate"/>
      </w:r>
      <w:r>
        <w:rPr>
          <w:noProof/>
        </w:rPr>
        <w:t>44</w:t>
      </w:r>
      <w:r>
        <w:rPr>
          <w:noProof/>
        </w:rPr>
        <w:fldChar w:fldCharType="end"/>
      </w:r>
    </w:p>
    <w:p w14:paraId="0FEDA41C" w14:textId="77777777" w:rsidR="006C2D7A" w:rsidRPr="006C2D7A" w:rsidRDefault="006C2D7A">
      <w:pPr>
        <w:pStyle w:val="TOC2"/>
        <w:tabs>
          <w:tab w:val="left" w:pos="800"/>
          <w:tab w:val="right" w:leader="dot" w:pos="8303"/>
        </w:tabs>
        <w:rPr>
          <w:rFonts w:asciiTheme="minorHAnsi" w:eastAsiaTheme="minorEastAsia" w:hAnsiTheme="minorHAnsi" w:cstheme="minorBidi"/>
          <w:noProof/>
          <w:szCs w:val="22"/>
          <w:lang w:val="en-US" w:eastAsia="el-GR"/>
        </w:rPr>
      </w:pPr>
      <w:r w:rsidRPr="006C2D7A">
        <w:rPr>
          <w:noProof/>
          <w:lang w:val="en-US"/>
        </w:rPr>
        <w:t>4.2</w:t>
      </w:r>
      <w:r w:rsidRPr="006C2D7A">
        <w:rPr>
          <w:rFonts w:asciiTheme="minorHAnsi" w:eastAsiaTheme="minorEastAsia" w:hAnsiTheme="minorHAnsi" w:cstheme="minorBidi"/>
          <w:noProof/>
          <w:szCs w:val="22"/>
          <w:lang w:val="en-US" w:eastAsia="el-GR"/>
        </w:rPr>
        <w:tab/>
      </w:r>
      <w:r>
        <w:rPr>
          <w:noProof/>
        </w:rPr>
        <w:t>Λεπτομέρειες</w:t>
      </w:r>
      <w:r w:rsidRPr="006C2D7A">
        <w:rPr>
          <w:noProof/>
          <w:lang w:val="en-US"/>
        </w:rPr>
        <w:t xml:space="preserve"> </w:t>
      </w:r>
      <w:r>
        <w:rPr>
          <w:noProof/>
        </w:rPr>
        <w:t>υλοποίησης</w:t>
      </w:r>
      <w:r w:rsidRPr="006C2D7A">
        <w:rPr>
          <w:noProof/>
          <w:lang w:val="en-US"/>
        </w:rPr>
        <w:tab/>
      </w:r>
      <w:r>
        <w:rPr>
          <w:noProof/>
        </w:rPr>
        <w:fldChar w:fldCharType="begin"/>
      </w:r>
      <w:r w:rsidRPr="006C2D7A">
        <w:rPr>
          <w:noProof/>
          <w:lang w:val="en-US"/>
        </w:rPr>
        <w:instrText xml:space="preserve"> PAGEREF _Toc423617346 \h </w:instrText>
      </w:r>
      <w:r>
        <w:rPr>
          <w:noProof/>
        </w:rPr>
      </w:r>
      <w:r>
        <w:rPr>
          <w:noProof/>
        </w:rPr>
        <w:fldChar w:fldCharType="separate"/>
      </w:r>
      <w:r w:rsidRPr="006C2D7A">
        <w:rPr>
          <w:noProof/>
          <w:lang w:val="en-US"/>
        </w:rPr>
        <w:t>44</w:t>
      </w:r>
      <w:r>
        <w:rPr>
          <w:noProof/>
        </w:rPr>
        <w:fldChar w:fldCharType="end"/>
      </w:r>
    </w:p>
    <w:p w14:paraId="2ABD802B" w14:textId="77777777" w:rsidR="006C2D7A" w:rsidRPr="006C2D7A" w:rsidRDefault="006C2D7A">
      <w:pPr>
        <w:pStyle w:val="TOC3"/>
        <w:tabs>
          <w:tab w:val="left" w:pos="1200"/>
          <w:tab w:val="right" w:leader="dot" w:pos="8303"/>
        </w:tabs>
        <w:rPr>
          <w:rFonts w:asciiTheme="minorHAnsi" w:eastAsiaTheme="minorEastAsia" w:hAnsiTheme="minorHAnsi" w:cstheme="minorBidi"/>
          <w:i w:val="0"/>
          <w:noProof/>
          <w:szCs w:val="22"/>
          <w:lang w:val="en-US" w:eastAsia="el-GR"/>
        </w:rPr>
      </w:pPr>
      <w:r w:rsidRPr="00BF4EDA">
        <w:rPr>
          <w:noProof/>
          <w:lang w:val="en-US" w:eastAsia="el-GR"/>
        </w:rPr>
        <w:t>4.2.1</w:t>
      </w:r>
      <w:r w:rsidRPr="006C2D7A">
        <w:rPr>
          <w:rFonts w:asciiTheme="minorHAnsi" w:eastAsiaTheme="minorEastAsia" w:hAnsiTheme="minorHAnsi" w:cstheme="minorBidi"/>
          <w:i w:val="0"/>
          <w:noProof/>
          <w:szCs w:val="22"/>
          <w:lang w:val="en-US" w:eastAsia="el-GR"/>
        </w:rPr>
        <w:tab/>
      </w:r>
      <w:r w:rsidRPr="00BF4EDA">
        <w:rPr>
          <w:noProof/>
          <w:lang w:val="en-US" w:eastAsia="el-GR"/>
        </w:rPr>
        <w:t>module Mips</w:t>
      </w:r>
      <w:r w:rsidRPr="006C2D7A">
        <w:rPr>
          <w:noProof/>
          <w:lang w:val="en-US"/>
        </w:rPr>
        <w:tab/>
      </w:r>
      <w:r>
        <w:rPr>
          <w:noProof/>
        </w:rPr>
        <w:fldChar w:fldCharType="begin"/>
      </w:r>
      <w:r w:rsidRPr="006C2D7A">
        <w:rPr>
          <w:noProof/>
          <w:lang w:val="en-US"/>
        </w:rPr>
        <w:instrText xml:space="preserve"> PAGEREF _Toc423617347 \h </w:instrText>
      </w:r>
      <w:r>
        <w:rPr>
          <w:noProof/>
        </w:rPr>
      </w:r>
      <w:r>
        <w:rPr>
          <w:noProof/>
        </w:rPr>
        <w:fldChar w:fldCharType="separate"/>
      </w:r>
      <w:r w:rsidRPr="006C2D7A">
        <w:rPr>
          <w:noProof/>
          <w:lang w:val="en-US"/>
        </w:rPr>
        <w:t>44</w:t>
      </w:r>
      <w:r>
        <w:rPr>
          <w:noProof/>
        </w:rPr>
        <w:fldChar w:fldCharType="end"/>
      </w:r>
    </w:p>
    <w:p w14:paraId="42EABBBA" w14:textId="77777777" w:rsidR="006C2D7A" w:rsidRPr="006C2D7A" w:rsidRDefault="006C2D7A">
      <w:pPr>
        <w:pStyle w:val="TOC3"/>
        <w:tabs>
          <w:tab w:val="left" w:pos="1200"/>
          <w:tab w:val="right" w:leader="dot" w:pos="8303"/>
        </w:tabs>
        <w:rPr>
          <w:rFonts w:asciiTheme="minorHAnsi" w:eastAsiaTheme="minorEastAsia" w:hAnsiTheme="minorHAnsi" w:cstheme="minorBidi"/>
          <w:i w:val="0"/>
          <w:noProof/>
          <w:szCs w:val="22"/>
          <w:lang w:val="en-US" w:eastAsia="el-GR"/>
        </w:rPr>
      </w:pPr>
      <w:r w:rsidRPr="00BF4EDA">
        <w:rPr>
          <w:noProof/>
          <w:lang w:val="en-US"/>
        </w:rPr>
        <w:t>4.2.2</w:t>
      </w:r>
      <w:r w:rsidRPr="006C2D7A">
        <w:rPr>
          <w:rFonts w:asciiTheme="minorHAnsi" w:eastAsiaTheme="minorEastAsia" w:hAnsiTheme="minorHAnsi" w:cstheme="minorBidi"/>
          <w:i w:val="0"/>
          <w:noProof/>
          <w:szCs w:val="22"/>
          <w:lang w:val="en-US" w:eastAsia="el-GR"/>
        </w:rPr>
        <w:tab/>
      </w:r>
      <w:r w:rsidRPr="00BF4EDA">
        <w:rPr>
          <w:noProof/>
          <w:lang w:val="en-US"/>
        </w:rPr>
        <w:t>Module InterlockUnit</w:t>
      </w:r>
      <w:r w:rsidRPr="006C2D7A">
        <w:rPr>
          <w:noProof/>
          <w:lang w:val="en-US"/>
        </w:rPr>
        <w:tab/>
      </w:r>
      <w:r>
        <w:rPr>
          <w:noProof/>
        </w:rPr>
        <w:fldChar w:fldCharType="begin"/>
      </w:r>
      <w:r w:rsidRPr="006C2D7A">
        <w:rPr>
          <w:noProof/>
          <w:lang w:val="en-US"/>
        </w:rPr>
        <w:instrText xml:space="preserve"> PAGEREF _Toc423617348 \h </w:instrText>
      </w:r>
      <w:r>
        <w:rPr>
          <w:noProof/>
        </w:rPr>
      </w:r>
      <w:r>
        <w:rPr>
          <w:noProof/>
        </w:rPr>
        <w:fldChar w:fldCharType="separate"/>
      </w:r>
      <w:r w:rsidRPr="006C2D7A">
        <w:rPr>
          <w:noProof/>
          <w:lang w:val="en-US"/>
        </w:rPr>
        <w:t>47</w:t>
      </w:r>
      <w:r>
        <w:rPr>
          <w:noProof/>
        </w:rPr>
        <w:fldChar w:fldCharType="end"/>
      </w:r>
    </w:p>
    <w:p w14:paraId="42309AB3" w14:textId="77777777" w:rsidR="006C2D7A" w:rsidRPr="006C2D7A" w:rsidRDefault="006C2D7A">
      <w:pPr>
        <w:pStyle w:val="TOC3"/>
        <w:tabs>
          <w:tab w:val="left" w:pos="1200"/>
          <w:tab w:val="right" w:leader="dot" w:pos="8303"/>
        </w:tabs>
        <w:rPr>
          <w:rFonts w:asciiTheme="minorHAnsi" w:eastAsiaTheme="minorEastAsia" w:hAnsiTheme="minorHAnsi" w:cstheme="minorBidi"/>
          <w:i w:val="0"/>
          <w:noProof/>
          <w:szCs w:val="22"/>
          <w:lang w:val="en-US" w:eastAsia="el-GR"/>
        </w:rPr>
      </w:pPr>
      <w:r w:rsidRPr="00BF4EDA">
        <w:rPr>
          <w:noProof/>
          <w:lang w:val="en-US"/>
        </w:rPr>
        <w:t>4.2.3</w:t>
      </w:r>
      <w:r w:rsidRPr="006C2D7A">
        <w:rPr>
          <w:rFonts w:asciiTheme="minorHAnsi" w:eastAsiaTheme="minorEastAsia" w:hAnsiTheme="minorHAnsi" w:cstheme="minorBidi"/>
          <w:i w:val="0"/>
          <w:noProof/>
          <w:szCs w:val="22"/>
          <w:lang w:val="en-US" w:eastAsia="el-GR"/>
        </w:rPr>
        <w:tab/>
      </w:r>
      <w:r w:rsidRPr="00BF4EDA">
        <w:rPr>
          <w:noProof/>
          <w:lang w:val="en-US"/>
        </w:rPr>
        <w:t>Module ForwardUnit</w:t>
      </w:r>
      <w:r w:rsidRPr="006C2D7A">
        <w:rPr>
          <w:noProof/>
          <w:lang w:val="en-US"/>
        </w:rPr>
        <w:tab/>
      </w:r>
      <w:r>
        <w:rPr>
          <w:noProof/>
        </w:rPr>
        <w:fldChar w:fldCharType="begin"/>
      </w:r>
      <w:r w:rsidRPr="006C2D7A">
        <w:rPr>
          <w:noProof/>
          <w:lang w:val="en-US"/>
        </w:rPr>
        <w:instrText xml:space="preserve"> PAGEREF _Toc423617349 \h </w:instrText>
      </w:r>
      <w:r>
        <w:rPr>
          <w:noProof/>
        </w:rPr>
      </w:r>
      <w:r>
        <w:rPr>
          <w:noProof/>
        </w:rPr>
        <w:fldChar w:fldCharType="separate"/>
      </w:r>
      <w:r w:rsidRPr="006C2D7A">
        <w:rPr>
          <w:noProof/>
          <w:lang w:val="en-US"/>
        </w:rPr>
        <w:t>48</w:t>
      </w:r>
      <w:r>
        <w:rPr>
          <w:noProof/>
        </w:rPr>
        <w:fldChar w:fldCharType="end"/>
      </w:r>
    </w:p>
    <w:p w14:paraId="5DAB8D7B" w14:textId="77777777" w:rsidR="006C2D7A" w:rsidRPr="006C2D7A" w:rsidRDefault="006C2D7A">
      <w:pPr>
        <w:pStyle w:val="TOC3"/>
        <w:tabs>
          <w:tab w:val="left" w:pos="1200"/>
          <w:tab w:val="right" w:leader="dot" w:pos="8303"/>
        </w:tabs>
        <w:rPr>
          <w:rFonts w:asciiTheme="minorHAnsi" w:eastAsiaTheme="minorEastAsia" w:hAnsiTheme="minorHAnsi" w:cstheme="minorBidi"/>
          <w:i w:val="0"/>
          <w:noProof/>
          <w:szCs w:val="22"/>
          <w:lang w:val="en-US" w:eastAsia="el-GR"/>
        </w:rPr>
      </w:pPr>
      <w:r w:rsidRPr="00BF4EDA">
        <w:rPr>
          <w:noProof/>
          <w:lang w:val="en-US"/>
        </w:rPr>
        <w:t>4.2.4</w:t>
      </w:r>
      <w:r w:rsidRPr="006C2D7A">
        <w:rPr>
          <w:rFonts w:asciiTheme="minorHAnsi" w:eastAsiaTheme="minorEastAsia" w:hAnsiTheme="minorHAnsi" w:cstheme="minorBidi"/>
          <w:i w:val="0"/>
          <w:noProof/>
          <w:szCs w:val="22"/>
          <w:lang w:val="en-US" w:eastAsia="el-GR"/>
        </w:rPr>
        <w:tab/>
      </w:r>
      <w:r w:rsidRPr="00BF4EDA">
        <w:rPr>
          <w:noProof/>
          <w:lang w:val="en-US"/>
        </w:rPr>
        <w:t>Module BranchForwardUnit</w:t>
      </w:r>
      <w:r w:rsidRPr="006C2D7A">
        <w:rPr>
          <w:noProof/>
          <w:lang w:val="en-US"/>
        </w:rPr>
        <w:tab/>
      </w:r>
      <w:r>
        <w:rPr>
          <w:noProof/>
        </w:rPr>
        <w:fldChar w:fldCharType="begin"/>
      </w:r>
      <w:r w:rsidRPr="006C2D7A">
        <w:rPr>
          <w:noProof/>
          <w:lang w:val="en-US"/>
        </w:rPr>
        <w:instrText xml:space="preserve"> PAGEREF _Toc423617350 \h </w:instrText>
      </w:r>
      <w:r>
        <w:rPr>
          <w:noProof/>
        </w:rPr>
      </w:r>
      <w:r>
        <w:rPr>
          <w:noProof/>
        </w:rPr>
        <w:fldChar w:fldCharType="separate"/>
      </w:r>
      <w:r w:rsidRPr="006C2D7A">
        <w:rPr>
          <w:noProof/>
          <w:lang w:val="en-US"/>
        </w:rPr>
        <w:t>48</w:t>
      </w:r>
      <w:r>
        <w:rPr>
          <w:noProof/>
        </w:rPr>
        <w:fldChar w:fldCharType="end"/>
      </w:r>
    </w:p>
    <w:p w14:paraId="195F9A54" w14:textId="77777777" w:rsidR="006C2D7A" w:rsidRPr="006C2D7A" w:rsidRDefault="006C2D7A">
      <w:pPr>
        <w:pStyle w:val="TOC3"/>
        <w:tabs>
          <w:tab w:val="left" w:pos="1200"/>
          <w:tab w:val="right" w:leader="dot" w:pos="8303"/>
        </w:tabs>
        <w:rPr>
          <w:rFonts w:asciiTheme="minorHAnsi" w:eastAsiaTheme="minorEastAsia" w:hAnsiTheme="minorHAnsi" w:cstheme="minorBidi"/>
          <w:i w:val="0"/>
          <w:noProof/>
          <w:szCs w:val="22"/>
          <w:lang w:val="en-US" w:eastAsia="el-GR"/>
        </w:rPr>
      </w:pPr>
      <w:r w:rsidRPr="00BF4EDA">
        <w:rPr>
          <w:noProof/>
          <w:lang w:val="en-US"/>
        </w:rPr>
        <w:t>4.2.5</w:t>
      </w:r>
      <w:r w:rsidRPr="006C2D7A">
        <w:rPr>
          <w:rFonts w:asciiTheme="minorHAnsi" w:eastAsiaTheme="minorEastAsia" w:hAnsiTheme="minorHAnsi" w:cstheme="minorBidi"/>
          <w:i w:val="0"/>
          <w:noProof/>
          <w:szCs w:val="22"/>
          <w:lang w:val="en-US" w:eastAsia="el-GR"/>
        </w:rPr>
        <w:tab/>
      </w:r>
      <w:r w:rsidRPr="00BF4EDA">
        <w:rPr>
          <w:noProof/>
          <w:lang w:val="en-US"/>
        </w:rPr>
        <w:t>Module BranchPrediction</w:t>
      </w:r>
      <w:r w:rsidRPr="006C2D7A">
        <w:rPr>
          <w:noProof/>
          <w:lang w:val="en-US"/>
        </w:rPr>
        <w:tab/>
      </w:r>
      <w:r>
        <w:rPr>
          <w:noProof/>
        </w:rPr>
        <w:fldChar w:fldCharType="begin"/>
      </w:r>
      <w:r w:rsidRPr="006C2D7A">
        <w:rPr>
          <w:noProof/>
          <w:lang w:val="en-US"/>
        </w:rPr>
        <w:instrText xml:space="preserve"> PAGEREF _Toc423617351 \h </w:instrText>
      </w:r>
      <w:r>
        <w:rPr>
          <w:noProof/>
        </w:rPr>
      </w:r>
      <w:r>
        <w:rPr>
          <w:noProof/>
        </w:rPr>
        <w:fldChar w:fldCharType="separate"/>
      </w:r>
      <w:r w:rsidRPr="006C2D7A">
        <w:rPr>
          <w:noProof/>
          <w:lang w:val="en-US"/>
        </w:rPr>
        <w:t>49</w:t>
      </w:r>
      <w:r>
        <w:rPr>
          <w:noProof/>
        </w:rPr>
        <w:fldChar w:fldCharType="end"/>
      </w:r>
    </w:p>
    <w:p w14:paraId="03B0388C" w14:textId="77777777" w:rsidR="006C2D7A" w:rsidRPr="006C2D7A" w:rsidRDefault="006C2D7A">
      <w:pPr>
        <w:pStyle w:val="TOC3"/>
        <w:tabs>
          <w:tab w:val="left" w:pos="1200"/>
          <w:tab w:val="right" w:leader="dot" w:pos="8303"/>
        </w:tabs>
        <w:rPr>
          <w:rFonts w:asciiTheme="minorHAnsi" w:eastAsiaTheme="minorEastAsia" w:hAnsiTheme="minorHAnsi" w:cstheme="minorBidi"/>
          <w:i w:val="0"/>
          <w:noProof/>
          <w:szCs w:val="22"/>
          <w:lang w:val="en-US" w:eastAsia="el-GR"/>
        </w:rPr>
      </w:pPr>
      <w:r w:rsidRPr="00BF4EDA">
        <w:rPr>
          <w:noProof/>
          <w:lang w:val="en-US"/>
        </w:rPr>
        <w:t>4.2.6</w:t>
      </w:r>
      <w:r w:rsidRPr="006C2D7A">
        <w:rPr>
          <w:rFonts w:asciiTheme="minorHAnsi" w:eastAsiaTheme="minorEastAsia" w:hAnsiTheme="minorHAnsi" w:cstheme="minorBidi"/>
          <w:i w:val="0"/>
          <w:noProof/>
          <w:szCs w:val="22"/>
          <w:lang w:val="en-US" w:eastAsia="el-GR"/>
        </w:rPr>
        <w:tab/>
      </w:r>
      <w:r w:rsidRPr="00BF4EDA">
        <w:rPr>
          <w:noProof/>
          <w:lang w:val="en-US"/>
        </w:rPr>
        <w:t>module muxInA</w:t>
      </w:r>
      <w:r w:rsidRPr="006C2D7A">
        <w:rPr>
          <w:noProof/>
          <w:lang w:val="en-US"/>
        </w:rPr>
        <w:tab/>
      </w:r>
      <w:r>
        <w:rPr>
          <w:noProof/>
        </w:rPr>
        <w:fldChar w:fldCharType="begin"/>
      </w:r>
      <w:r w:rsidRPr="006C2D7A">
        <w:rPr>
          <w:noProof/>
          <w:lang w:val="en-US"/>
        </w:rPr>
        <w:instrText xml:space="preserve"> PAGEREF _Toc423617352 \h </w:instrText>
      </w:r>
      <w:r>
        <w:rPr>
          <w:noProof/>
        </w:rPr>
      </w:r>
      <w:r>
        <w:rPr>
          <w:noProof/>
        </w:rPr>
        <w:fldChar w:fldCharType="separate"/>
      </w:r>
      <w:r w:rsidRPr="006C2D7A">
        <w:rPr>
          <w:noProof/>
          <w:lang w:val="en-US"/>
        </w:rPr>
        <w:t>49</w:t>
      </w:r>
      <w:r>
        <w:rPr>
          <w:noProof/>
        </w:rPr>
        <w:fldChar w:fldCharType="end"/>
      </w:r>
    </w:p>
    <w:p w14:paraId="1A7616E6" w14:textId="77777777" w:rsidR="006C2D7A" w:rsidRPr="006C2D7A" w:rsidRDefault="006C2D7A">
      <w:pPr>
        <w:pStyle w:val="TOC3"/>
        <w:tabs>
          <w:tab w:val="left" w:pos="1200"/>
          <w:tab w:val="right" w:leader="dot" w:pos="8303"/>
        </w:tabs>
        <w:rPr>
          <w:rFonts w:asciiTheme="minorHAnsi" w:eastAsiaTheme="minorEastAsia" w:hAnsiTheme="minorHAnsi" w:cstheme="minorBidi"/>
          <w:i w:val="0"/>
          <w:noProof/>
          <w:szCs w:val="22"/>
          <w:lang w:val="en-US" w:eastAsia="el-GR"/>
        </w:rPr>
      </w:pPr>
      <w:r w:rsidRPr="00BF4EDA">
        <w:rPr>
          <w:noProof/>
          <w:lang w:val="en-US" w:eastAsia="el-GR"/>
        </w:rPr>
        <w:t>4.2.7</w:t>
      </w:r>
      <w:r w:rsidRPr="006C2D7A">
        <w:rPr>
          <w:rFonts w:asciiTheme="minorHAnsi" w:eastAsiaTheme="minorEastAsia" w:hAnsiTheme="minorHAnsi" w:cstheme="minorBidi"/>
          <w:i w:val="0"/>
          <w:noProof/>
          <w:szCs w:val="22"/>
          <w:lang w:val="en-US" w:eastAsia="el-GR"/>
        </w:rPr>
        <w:tab/>
      </w:r>
      <w:r w:rsidRPr="00BF4EDA">
        <w:rPr>
          <w:noProof/>
          <w:lang w:val="en-US" w:eastAsia="el-GR"/>
        </w:rPr>
        <w:t>module muxInB</w:t>
      </w:r>
      <w:r w:rsidRPr="006C2D7A">
        <w:rPr>
          <w:noProof/>
          <w:lang w:val="en-US"/>
        </w:rPr>
        <w:tab/>
      </w:r>
      <w:r>
        <w:rPr>
          <w:noProof/>
        </w:rPr>
        <w:fldChar w:fldCharType="begin"/>
      </w:r>
      <w:r w:rsidRPr="006C2D7A">
        <w:rPr>
          <w:noProof/>
          <w:lang w:val="en-US"/>
        </w:rPr>
        <w:instrText xml:space="preserve"> PAGEREF _Toc423617353 \h </w:instrText>
      </w:r>
      <w:r>
        <w:rPr>
          <w:noProof/>
        </w:rPr>
      </w:r>
      <w:r>
        <w:rPr>
          <w:noProof/>
        </w:rPr>
        <w:fldChar w:fldCharType="separate"/>
      </w:r>
      <w:r w:rsidRPr="006C2D7A">
        <w:rPr>
          <w:noProof/>
          <w:lang w:val="en-US"/>
        </w:rPr>
        <w:t>50</w:t>
      </w:r>
      <w:r>
        <w:rPr>
          <w:noProof/>
        </w:rPr>
        <w:fldChar w:fldCharType="end"/>
      </w:r>
    </w:p>
    <w:p w14:paraId="3F592655" w14:textId="77777777" w:rsidR="006C2D7A" w:rsidRPr="006C2D7A" w:rsidRDefault="006C2D7A">
      <w:pPr>
        <w:pStyle w:val="TOC3"/>
        <w:tabs>
          <w:tab w:val="left" w:pos="1200"/>
          <w:tab w:val="right" w:leader="dot" w:pos="8303"/>
        </w:tabs>
        <w:rPr>
          <w:rFonts w:asciiTheme="minorHAnsi" w:eastAsiaTheme="minorEastAsia" w:hAnsiTheme="minorHAnsi" w:cstheme="minorBidi"/>
          <w:i w:val="0"/>
          <w:noProof/>
          <w:szCs w:val="22"/>
          <w:lang w:val="en-US" w:eastAsia="el-GR"/>
        </w:rPr>
      </w:pPr>
      <w:r w:rsidRPr="00BF4EDA">
        <w:rPr>
          <w:noProof/>
          <w:lang w:val="en-US"/>
        </w:rPr>
        <w:t>4.2.8</w:t>
      </w:r>
      <w:r w:rsidRPr="006C2D7A">
        <w:rPr>
          <w:rFonts w:asciiTheme="minorHAnsi" w:eastAsiaTheme="minorEastAsia" w:hAnsiTheme="minorHAnsi" w:cstheme="minorBidi"/>
          <w:i w:val="0"/>
          <w:noProof/>
          <w:szCs w:val="22"/>
          <w:lang w:val="en-US" w:eastAsia="el-GR"/>
        </w:rPr>
        <w:tab/>
      </w:r>
      <w:r w:rsidRPr="00BF4EDA">
        <w:rPr>
          <w:noProof/>
          <w:lang w:val="en-US"/>
        </w:rPr>
        <w:t>module Alu</w:t>
      </w:r>
      <w:r w:rsidRPr="006C2D7A">
        <w:rPr>
          <w:noProof/>
          <w:lang w:val="en-US"/>
        </w:rPr>
        <w:tab/>
      </w:r>
      <w:r>
        <w:rPr>
          <w:noProof/>
        </w:rPr>
        <w:fldChar w:fldCharType="begin"/>
      </w:r>
      <w:r w:rsidRPr="006C2D7A">
        <w:rPr>
          <w:noProof/>
          <w:lang w:val="en-US"/>
        </w:rPr>
        <w:instrText xml:space="preserve"> PAGEREF _Toc423617354 \h </w:instrText>
      </w:r>
      <w:r>
        <w:rPr>
          <w:noProof/>
        </w:rPr>
      </w:r>
      <w:r>
        <w:rPr>
          <w:noProof/>
        </w:rPr>
        <w:fldChar w:fldCharType="separate"/>
      </w:r>
      <w:r w:rsidRPr="006C2D7A">
        <w:rPr>
          <w:noProof/>
          <w:lang w:val="en-US"/>
        </w:rPr>
        <w:t>51</w:t>
      </w:r>
      <w:r>
        <w:rPr>
          <w:noProof/>
        </w:rPr>
        <w:fldChar w:fldCharType="end"/>
      </w:r>
    </w:p>
    <w:p w14:paraId="5A206E3C" w14:textId="77777777" w:rsidR="006C2D7A" w:rsidRPr="006C2D7A" w:rsidRDefault="006C2D7A">
      <w:pPr>
        <w:pStyle w:val="TOC3"/>
        <w:tabs>
          <w:tab w:val="left" w:pos="1200"/>
          <w:tab w:val="right" w:leader="dot" w:pos="8303"/>
        </w:tabs>
        <w:rPr>
          <w:rFonts w:asciiTheme="minorHAnsi" w:eastAsiaTheme="minorEastAsia" w:hAnsiTheme="minorHAnsi" w:cstheme="minorBidi"/>
          <w:i w:val="0"/>
          <w:noProof/>
          <w:szCs w:val="22"/>
          <w:lang w:val="en-US" w:eastAsia="el-GR"/>
        </w:rPr>
      </w:pPr>
      <w:r w:rsidRPr="00BF4EDA">
        <w:rPr>
          <w:noProof/>
          <w:lang w:val="en-US" w:eastAsia="el-GR"/>
        </w:rPr>
        <w:t>4.2.9</w:t>
      </w:r>
      <w:r w:rsidRPr="006C2D7A">
        <w:rPr>
          <w:rFonts w:asciiTheme="minorHAnsi" w:eastAsiaTheme="minorEastAsia" w:hAnsiTheme="minorHAnsi" w:cstheme="minorBidi"/>
          <w:i w:val="0"/>
          <w:noProof/>
          <w:szCs w:val="22"/>
          <w:lang w:val="en-US" w:eastAsia="el-GR"/>
        </w:rPr>
        <w:tab/>
      </w:r>
      <w:r w:rsidRPr="00BF4EDA">
        <w:rPr>
          <w:noProof/>
          <w:lang w:val="en-US" w:eastAsia="el-GR"/>
        </w:rPr>
        <w:t>module Alucontroller</w:t>
      </w:r>
      <w:r w:rsidRPr="006C2D7A">
        <w:rPr>
          <w:noProof/>
          <w:lang w:val="en-US"/>
        </w:rPr>
        <w:tab/>
      </w:r>
      <w:r>
        <w:rPr>
          <w:noProof/>
        </w:rPr>
        <w:fldChar w:fldCharType="begin"/>
      </w:r>
      <w:r w:rsidRPr="006C2D7A">
        <w:rPr>
          <w:noProof/>
          <w:lang w:val="en-US"/>
        </w:rPr>
        <w:instrText xml:space="preserve"> PAGEREF _Toc423617355 \h </w:instrText>
      </w:r>
      <w:r>
        <w:rPr>
          <w:noProof/>
        </w:rPr>
      </w:r>
      <w:r>
        <w:rPr>
          <w:noProof/>
        </w:rPr>
        <w:fldChar w:fldCharType="separate"/>
      </w:r>
      <w:r w:rsidRPr="006C2D7A">
        <w:rPr>
          <w:noProof/>
          <w:lang w:val="en-US"/>
        </w:rPr>
        <w:t>51</w:t>
      </w:r>
      <w:r>
        <w:rPr>
          <w:noProof/>
        </w:rPr>
        <w:fldChar w:fldCharType="end"/>
      </w:r>
    </w:p>
    <w:p w14:paraId="2931C818" w14:textId="77777777" w:rsidR="006C2D7A" w:rsidRPr="006C2D7A" w:rsidRDefault="006C2D7A">
      <w:pPr>
        <w:pStyle w:val="TOC3"/>
        <w:tabs>
          <w:tab w:val="left" w:pos="1200"/>
          <w:tab w:val="right" w:leader="dot" w:pos="8303"/>
        </w:tabs>
        <w:rPr>
          <w:rFonts w:asciiTheme="minorHAnsi" w:eastAsiaTheme="minorEastAsia" w:hAnsiTheme="minorHAnsi" w:cstheme="minorBidi"/>
          <w:i w:val="0"/>
          <w:noProof/>
          <w:szCs w:val="22"/>
          <w:lang w:val="en-US" w:eastAsia="el-GR"/>
        </w:rPr>
      </w:pPr>
      <w:r w:rsidRPr="00BF4EDA">
        <w:rPr>
          <w:noProof/>
          <w:lang w:val="en-US" w:eastAsia="el-GR"/>
        </w:rPr>
        <w:t>4.2.10</w:t>
      </w:r>
      <w:r w:rsidRPr="006C2D7A">
        <w:rPr>
          <w:rFonts w:asciiTheme="minorHAnsi" w:eastAsiaTheme="minorEastAsia" w:hAnsiTheme="minorHAnsi" w:cstheme="minorBidi"/>
          <w:i w:val="0"/>
          <w:noProof/>
          <w:szCs w:val="22"/>
          <w:lang w:val="en-US" w:eastAsia="el-GR"/>
        </w:rPr>
        <w:tab/>
      </w:r>
      <w:r w:rsidRPr="00BF4EDA">
        <w:rPr>
          <w:noProof/>
          <w:lang w:val="en-US" w:eastAsia="el-GR"/>
        </w:rPr>
        <w:t>module RegistersFile</w:t>
      </w:r>
      <w:r w:rsidRPr="006C2D7A">
        <w:rPr>
          <w:noProof/>
          <w:lang w:val="en-US"/>
        </w:rPr>
        <w:tab/>
      </w:r>
      <w:r>
        <w:rPr>
          <w:noProof/>
        </w:rPr>
        <w:fldChar w:fldCharType="begin"/>
      </w:r>
      <w:r w:rsidRPr="006C2D7A">
        <w:rPr>
          <w:noProof/>
          <w:lang w:val="en-US"/>
        </w:rPr>
        <w:instrText xml:space="preserve"> PAGEREF _Toc423617356 \h </w:instrText>
      </w:r>
      <w:r>
        <w:rPr>
          <w:noProof/>
        </w:rPr>
      </w:r>
      <w:r>
        <w:rPr>
          <w:noProof/>
        </w:rPr>
        <w:fldChar w:fldCharType="separate"/>
      </w:r>
      <w:r w:rsidRPr="006C2D7A">
        <w:rPr>
          <w:noProof/>
          <w:lang w:val="en-US"/>
        </w:rPr>
        <w:t>52</w:t>
      </w:r>
      <w:r>
        <w:rPr>
          <w:noProof/>
        </w:rPr>
        <w:fldChar w:fldCharType="end"/>
      </w:r>
    </w:p>
    <w:p w14:paraId="75D60174" w14:textId="77777777" w:rsidR="006C2D7A" w:rsidRPr="006C2D7A" w:rsidRDefault="006C2D7A">
      <w:pPr>
        <w:pStyle w:val="TOC3"/>
        <w:tabs>
          <w:tab w:val="left" w:pos="1200"/>
          <w:tab w:val="right" w:leader="dot" w:pos="8303"/>
        </w:tabs>
        <w:rPr>
          <w:rFonts w:asciiTheme="minorHAnsi" w:eastAsiaTheme="minorEastAsia" w:hAnsiTheme="minorHAnsi" w:cstheme="minorBidi"/>
          <w:i w:val="0"/>
          <w:noProof/>
          <w:szCs w:val="22"/>
          <w:lang w:val="en-US" w:eastAsia="el-GR"/>
        </w:rPr>
      </w:pPr>
      <w:r w:rsidRPr="00BF4EDA">
        <w:rPr>
          <w:noProof/>
          <w:lang w:val="en-US"/>
        </w:rPr>
        <w:t>4.2.11</w:t>
      </w:r>
      <w:r w:rsidRPr="006C2D7A">
        <w:rPr>
          <w:rFonts w:asciiTheme="minorHAnsi" w:eastAsiaTheme="minorEastAsia" w:hAnsiTheme="minorHAnsi" w:cstheme="minorBidi"/>
          <w:i w:val="0"/>
          <w:noProof/>
          <w:szCs w:val="22"/>
          <w:lang w:val="en-US" w:eastAsia="el-GR"/>
        </w:rPr>
        <w:tab/>
      </w:r>
      <w:r w:rsidRPr="00BF4EDA">
        <w:rPr>
          <w:noProof/>
          <w:lang w:val="en-US"/>
        </w:rPr>
        <w:t>module DMem</w:t>
      </w:r>
      <w:r w:rsidRPr="006C2D7A">
        <w:rPr>
          <w:noProof/>
          <w:lang w:val="en-US"/>
        </w:rPr>
        <w:tab/>
      </w:r>
      <w:r>
        <w:rPr>
          <w:noProof/>
        </w:rPr>
        <w:fldChar w:fldCharType="begin"/>
      </w:r>
      <w:r w:rsidRPr="006C2D7A">
        <w:rPr>
          <w:noProof/>
          <w:lang w:val="en-US"/>
        </w:rPr>
        <w:instrText xml:space="preserve"> PAGEREF _Toc423617357 \h </w:instrText>
      </w:r>
      <w:r>
        <w:rPr>
          <w:noProof/>
        </w:rPr>
      </w:r>
      <w:r>
        <w:rPr>
          <w:noProof/>
        </w:rPr>
        <w:fldChar w:fldCharType="separate"/>
      </w:r>
      <w:r w:rsidRPr="006C2D7A">
        <w:rPr>
          <w:noProof/>
          <w:lang w:val="en-US"/>
        </w:rPr>
        <w:t>52</w:t>
      </w:r>
      <w:r>
        <w:rPr>
          <w:noProof/>
        </w:rPr>
        <w:fldChar w:fldCharType="end"/>
      </w:r>
    </w:p>
    <w:p w14:paraId="2E02BCF2" w14:textId="77777777" w:rsidR="006C2D7A" w:rsidRPr="006C2D7A" w:rsidRDefault="006C2D7A">
      <w:pPr>
        <w:pStyle w:val="TOC3"/>
        <w:tabs>
          <w:tab w:val="left" w:pos="1200"/>
          <w:tab w:val="right" w:leader="dot" w:pos="8303"/>
        </w:tabs>
        <w:rPr>
          <w:rFonts w:asciiTheme="minorHAnsi" w:eastAsiaTheme="minorEastAsia" w:hAnsiTheme="minorHAnsi" w:cstheme="minorBidi"/>
          <w:i w:val="0"/>
          <w:noProof/>
          <w:szCs w:val="22"/>
          <w:lang w:val="en-US" w:eastAsia="el-GR"/>
        </w:rPr>
      </w:pPr>
      <w:r w:rsidRPr="00BF4EDA">
        <w:rPr>
          <w:noProof/>
          <w:lang w:val="en-US" w:eastAsia="el-GR"/>
        </w:rPr>
        <w:t>4.2.12</w:t>
      </w:r>
      <w:r w:rsidRPr="006C2D7A">
        <w:rPr>
          <w:rFonts w:asciiTheme="minorHAnsi" w:eastAsiaTheme="minorEastAsia" w:hAnsiTheme="minorHAnsi" w:cstheme="minorBidi"/>
          <w:i w:val="0"/>
          <w:noProof/>
          <w:szCs w:val="22"/>
          <w:lang w:val="en-US" w:eastAsia="el-GR"/>
        </w:rPr>
        <w:tab/>
      </w:r>
      <w:r w:rsidRPr="00BF4EDA">
        <w:rPr>
          <w:noProof/>
          <w:lang w:val="en-US" w:eastAsia="el-GR"/>
        </w:rPr>
        <w:t>module mux2x1_5bit</w:t>
      </w:r>
      <w:r w:rsidRPr="006C2D7A">
        <w:rPr>
          <w:noProof/>
          <w:lang w:val="en-US"/>
        </w:rPr>
        <w:tab/>
      </w:r>
      <w:r>
        <w:rPr>
          <w:noProof/>
        </w:rPr>
        <w:fldChar w:fldCharType="begin"/>
      </w:r>
      <w:r w:rsidRPr="006C2D7A">
        <w:rPr>
          <w:noProof/>
          <w:lang w:val="en-US"/>
        </w:rPr>
        <w:instrText xml:space="preserve"> PAGEREF _Toc423617358 \h </w:instrText>
      </w:r>
      <w:r>
        <w:rPr>
          <w:noProof/>
        </w:rPr>
      </w:r>
      <w:r>
        <w:rPr>
          <w:noProof/>
        </w:rPr>
        <w:fldChar w:fldCharType="separate"/>
      </w:r>
      <w:r w:rsidRPr="006C2D7A">
        <w:rPr>
          <w:noProof/>
          <w:lang w:val="en-US"/>
        </w:rPr>
        <w:t>53</w:t>
      </w:r>
      <w:r>
        <w:rPr>
          <w:noProof/>
        </w:rPr>
        <w:fldChar w:fldCharType="end"/>
      </w:r>
    </w:p>
    <w:p w14:paraId="3A1768DB" w14:textId="77777777" w:rsidR="006C2D7A" w:rsidRPr="006C2D7A" w:rsidRDefault="006C2D7A">
      <w:pPr>
        <w:pStyle w:val="TOC3"/>
        <w:tabs>
          <w:tab w:val="left" w:pos="1200"/>
          <w:tab w:val="right" w:leader="dot" w:pos="8303"/>
        </w:tabs>
        <w:rPr>
          <w:rFonts w:asciiTheme="minorHAnsi" w:eastAsiaTheme="minorEastAsia" w:hAnsiTheme="minorHAnsi" w:cstheme="minorBidi"/>
          <w:i w:val="0"/>
          <w:noProof/>
          <w:szCs w:val="22"/>
          <w:lang w:val="en-US" w:eastAsia="el-GR"/>
        </w:rPr>
      </w:pPr>
      <w:r w:rsidRPr="00BF4EDA">
        <w:rPr>
          <w:noProof/>
          <w:lang w:val="en-US"/>
        </w:rPr>
        <w:t>4.2.13</w:t>
      </w:r>
      <w:r w:rsidRPr="006C2D7A">
        <w:rPr>
          <w:rFonts w:asciiTheme="minorHAnsi" w:eastAsiaTheme="minorEastAsia" w:hAnsiTheme="minorHAnsi" w:cstheme="minorBidi"/>
          <w:i w:val="0"/>
          <w:noProof/>
          <w:szCs w:val="22"/>
          <w:lang w:val="en-US" w:eastAsia="el-GR"/>
        </w:rPr>
        <w:tab/>
      </w:r>
      <w:r w:rsidRPr="00BF4EDA">
        <w:rPr>
          <w:noProof/>
          <w:lang w:val="en-US"/>
        </w:rPr>
        <w:t>module MemForwardUnit</w:t>
      </w:r>
      <w:r w:rsidRPr="006C2D7A">
        <w:rPr>
          <w:noProof/>
          <w:lang w:val="en-US"/>
        </w:rPr>
        <w:tab/>
      </w:r>
      <w:r>
        <w:rPr>
          <w:noProof/>
        </w:rPr>
        <w:fldChar w:fldCharType="begin"/>
      </w:r>
      <w:r w:rsidRPr="006C2D7A">
        <w:rPr>
          <w:noProof/>
          <w:lang w:val="en-US"/>
        </w:rPr>
        <w:instrText xml:space="preserve"> PAGEREF _Toc423617359 \h </w:instrText>
      </w:r>
      <w:r>
        <w:rPr>
          <w:noProof/>
        </w:rPr>
      </w:r>
      <w:r>
        <w:rPr>
          <w:noProof/>
        </w:rPr>
        <w:fldChar w:fldCharType="separate"/>
      </w:r>
      <w:r w:rsidRPr="006C2D7A">
        <w:rPr>
          <w:noProof/>
          <w:lang w:val="en-US"/>
        </w:rPr>
        <w:t>54</w:t>
      </w:r>
      <w:r>
        <w:rPr>
          <w:noProof/>
        </w:rPr>
        <w:fldChar w:fldCharType="end"/>
      </w:r>
    </w:p>
    <w:p w14:paraId="2F1E6457" w14:textId="77777777" w:rsidR="006C2D7A" w:rsidRPr="006C2D7A" w:rsidRDefault="006C2D7A">
      <w:pPr>
        <w:pStyle w:val="TOC3"/>
        <w:tabs>
          <w:tab w:val="left" w:pos="1200"/>
          <w:tab w:val="right" w:leader="dot" w:pos="8303"/>
        </w:tabs>
        <w:rPr>
          <w:rFonts w:asciiTheme="minorHAnsi" w:eastAsiaTheme="minorEastAsia" w:hAnsiTheme="minorHAnsi" w:cstheme="minorBidi"/>
          <w:i w:val="0"/>
          <w:noProof/>
          <w:szCs w:val="22"/>
          <w:lang w:val="en-US" w:eastAsia="el-GR"/>
        </w:rPr>
      </w:pPr>
      <w:r w:rsidRPr="00BF4EDA">
        <w:rPr>
          <w:noProof/>
          <w:lang w:val="en-US" w:eastAsia="el-GR"/>
        </w:rPr>
        <w:t>4.2.14</w:t>
      </w:r>
      <w:r w:rsidRPr="006C2D7A">
        <w:rPr>
          <w:rFonts w:asciiTheme="minorHAnsi" w:eastAsiaTheme="minorEastAsia" w:hAnsiTheme="minorHAnsi" w:cstheme="minorBidi"/>
          <w:i w:val="0"/>
          <w:noProof/>
          <w:szCs w:val="22"/>
          <w:lang w:val="en-US" w:eastAsia="el-GR"/>
        </w:rPr>
        <w:tab/>
      </w:r>
      <w:r w:rsidRPr="00BF4EDA">
        <w:rPr>
          <w:noProof/>
          <w:lang w:val="en-US" w:eastAsia="el-GR"/>
        </w:rPr>
        <w:t>Module MemInputMux</w:t>
      </w:r>
      <w:r w:rsidRPr="006C2D7A">
        <w:rPr>
          <w:noProof/>
          <w:lang w:val="en-US"/>
        </w:rPr>
        <w:tab/>
      </w:r>
      <w:r>
        <w:rPr>
          <w:noProof/>
        </w:rPr>
        <w:fldChar w:fldCharType="begin"/>
      </w:r>
      <w:r w:rsidRPr="006C2D7A">
        <w:rPr>
          <w:noProof/>
          <w:lang w:val="en-US"/>
        </w:rPr>
        <w:instrText xml:space="preserve"> PAGEREF _Toc423617360 \h </w:instrText>
      </w:r>
      <w:r>
        <w:rPr>
          <w:noProof/>
        </w:rPr>
      </w:r>
      <w:r>
        <w:rPr>
          <w:noProof/>
        </w:rPr>
        <w:fldChar w:fldCharType="separate"/>
      </w:r>
      <w:r w:rsidRPr="006C2D7A">
        <w:rPr>
          <w:noProof/>
          <w:lang w:val="en-US"/>
        </w:rPr>
        <w:t>55</w:t>
      </w:r>
      <w:r>
        <w:rPr>
          <w:noProof/>
        </w:rPr>
        <w:fldChar w:fldCharType="end"/>
      </w:r>
    </w:p>
    <w:p w14:paraId="3BFC1BB9" w14:textId="77777777" w:rsidR="006C2D7A" w:rsidRPr="006C2D7A" w:rsidRDefault="006C2D7A">
      <w:pPr>
        <w:pStyle w:val="TOC3"/>
        <w:tabs>
          <w:tab w:val="left" w:pos="1200"/>
          <w:tab w:val="right" w:leader="dot" w:pos="8303"/>
        </w:tabs>
        <w:rPr>
          <w:rFonts w:asciiTheme="minorHAnsi" w:eastAsiaTheme="minorEastAsia" w:hAnsiTheme="minorHAnsi" w:cstheme="minorBidi"/>
          <w:i w:val="0"/>
          <w:noProof/>
          <w:szCs w:val="22"/>
          <w:lang w:val="en-US" w:eastAsia="el-GR"/>
        </w:rPr>
      </w:pPr>
      <w:r w:rsidRPr="00BF4EDA">
        <w:rPr>
          <w:noProof/>
          <w:lang w:val="en-US" w:eastAsia="el-GR"/>
        </w:rPr>
        <w:t>4.2.15</w:t>
      </w:r>
      <w:r w:rsidRPr="006C2D7A">
        <w:rPr>
          <w:rFonts w:asciiTheme="minorHAnsi" w:eastAsiaTheme="minorEastAsia" w:hAnsiTheme="minorHAnsi" w:cstheme="minorBidi"/>
          <w:i w:val="0"/>
          <w:noProof/>
          <w:szCs w:val="22"/>
          <w:lang w:val="en-US" w:eastAsia="el-GR"/>
        </w:rPr>
        <w:tab/>
      </w:r>
      <w:r w:rsidRPr="00BF4EDA">
        <w:rPr>
          <w:noProof/>
          <w:lang w:val="en-US" w:eastAsia="el-GR"/>
        </w:rPr>
        <w:t>Module mux2x1</w:t>
      </w:r>
      <w:r w:rsidRPr="006C2D7A">
        <w:rPr>
          <w:noProof/>
          <w:lang w:val="en-US"/>
        </w:rPr>
        <w:tab/>
      </w:r>
      <w:r>
        <w:rPr>
          <w:noProof/>
        </w:rPr>
        <w:fldChar w:fldCharType="begin"/>
      </w:r>
      <w:r w:rsidRPr="006C2D7A">
        <w:rPr>
          <w:noProof/>
          <w:lang w:val="en-US"/>
        </w:rPr>
        <w:instrText xml:space="preserve"> PAGEREF _Toc423617361 \h </w:instrText>
      </w:r>
      <w:r>
        <w:rPr>
          <w:noProof/>
        </w:rPr>
      </w:r>
      <w:r>
        <w:rPr>
          <w:noProof/>
        </w:rPr>
        <w:fldChar w:fldCharType="separate"/>
      </w:r>
      <w:r w:rsidRPr="006C2D7A">
        <w:rPr>
          <w:noProof/>
          <w:lang w:val="en-US"/>
        </w:rPr>
        <w:t>55</w:t>
      </w:r>
      <w:r>
        <w:rPr>
          <w:noProof/>
        </w:rPr>
        <w:fldChar w:fldCharType="end"/>
      </w:r>
    </w:p>
    <w:p w14:paraId="51C051F0" w14:textId="77777777" w:rsidR="006C2D7A" w:rsidRPr="006C2D7A" w:rsidRDefault="006C2D7A">
      <w:pPr>
        <w:pStyle w:val="TOC3"/>
        <w:tabs>
          <w:tab w:val="left" w:pos="1200"/>
          <w:tab w:val="right" w:leader="dot" w:pos="8303"/>
        </w:tabs>
        <w:rPr>
          <w:rFonts w:asciiTheme="minorHAnsi" w:eastAsiaTheme="minorEastAsia" w:hAnsiTheme="minorHAnsi" w:cstheme="minorBidi"/>
          <w:i w:val="0"/>
          <w:noProof/>
          <w:szCs w:val="22"/>
          <w:lang w:val="en-US" w:eastAsia="el-GR"/>
        </w:rPr>
      </w:pPr>
      <w:r w:rsidRPr="00BF4EDA">
        <w:rPr>
          <w:noProof/>
          <w:lang w:val="en-US" w:eastAsia="el-GR"/>
        </w:rPr>
        <w:lastRenderedPageBreak/>
        <w:t>4.2.16</w:t>
      </w:r>
      <w:r w:rsidRPr="006C2D7A">
        <w:rPr>
          <w:rFonts w:asciiTheme="minorHAnsi" w:eastAsiaTheme="minorEastAsia" w:hAnsiTheme="minorHAnsi" w:cstheme="minorBidi"/>
          <w:i w:val="0"/>
          <w:noProof/>
          <w:szCs w:val="22"/>
          <w:lang w:val="en-US" w:eastAsia="el-GR"/>
        </w:rPr>
        <w:tab/>
      </w:r>
      <w:r w:rsidRPr="006C2D7A">
        <w:rPr>
          <w:noProof/>
          <w:lang w:val="en-US" w:eastAsia="el-GR"/>
        </w:rPr>
        <w:t xml:space="preserve">module </w:t>
      </w:r>
      <w:r w:rsidRPr="00BF4EDA">
        <w:rPr>
          <w:noProof/>
          <w:lang w:val="en-US" w:eastAsia="el-GR"/>
        </w:rPr>
        <w:t>muxPC</w:t>
      </w:r>
      <w:r w:rsidRPr="006C2D7A">
        <w:rPr>
          <w:noProof/>
          <w:lang w:val="en-US"/>
        </w:rPr>
        <w:tab/>
      </w:r>
      <w:r>
        <w:rPr>
          <w:noProof/>
        </w:rPr>
        <w:fldChar w:fldCharType="begin"/>
      </w:r>
      <w:r w:rsidRPr="006C2D7A">
        <w:rPr>
          <w:noProof/>
          <w:lang w:val="en-US"/>
        </w:rPr>
        <w:instrText xml:space="preserve"> PAGEREF _Toc423617362 \h </w:instrText>
      </w:r>
      <w:r>
        <w:rPr>
          <w:noProof/>
        </w:rPr>
      </w:r>
      <w:r>
        <w:rPr>
          <w:noProof/>
        </w:rPr>
        <w:fldChar w:fldCharType="separate"/>
      </w:r>
      <w:r w:rsidRPr="006C2D7A">
        <w:rPr>
          <w:noProof/>
          <w:lang w:val="en-US"/>
        </w:rPr>
        <w:t>55</w:t>
      </w:r>
      <w:r>
        <w:rPr>
          <w:noProof/>
        </w:rPr>
        <w:fldChar w:fldCharType="end"/>
      </w:r>
    </w:p>
    <w:p w14:paraId="5A1433D6" w14:textId="77777777" w:rsidR="006C2D7A" w:rsidRDefault="006C2D7A">
      <w:pPr>
        <w:pStyle w:val="TOC1"/>
        <w:tabs>
          <w:tab w:val="left" w:pos="1400"/>
        </w:tabs>
        <w:rPr>
          <w:rFonts w:asciiTheme="minorHAnsi" w:eastAsiaTheme="minorEastAsia" w:hAnsiTheme="minorHAnsi" w:cstheme="minorBidi"/>
          <w:b w:val="0"/>
          <w:sz w:val="22"/>
          <w:szCs w:val="22"/>
          <w:lang w:eastAsia="el-GR"/>
        </w:rPr>
      </w:pPr>
      <w:r>
        <w:rPr>
          <w:lang w:eastAsia="el-GR"/>
        </w:rPr>
        <w:t>Κεφάλαιο 5.</w:t>
      </w:r>
      <w:r>
        <w:rPr>
          <w:rFonts w:asciiTheme="minorHAnsi" w:eastAsiaTheme="minorEastAsia" w:hAnsiTheme="minorHAnsi" w:cstheme="minorBidi"/>
          <w:b w:val="0"/>
          <w:sz w:val="22"/>
          <w:szCs w:val="22"/>
          <w:lang w:eastAsia="el-GR"/>
        </w:rPr>
        <w:tab/>
      </w:r>
      <w:r>
        <w:rPr>
          <w:lang w:eastAsia="el-GR"/>
        </w:rPr>
        <w:t>Πειράματα</w:t>
      </w:r>
      <w:r>
        <w:tab/>
      </w:r>
      <w:r>
        <w:fldChar w:fldCharType="begin"/>
      </w:r>
      <w:r>
        <w:instrText xml:space="preserve"> PAGEREF _Toc423617363 \h </w:instrText>
      </w:r>
      <w:r>
        <w:fldChar w:fldCharType="separate"/>
      </w:r>
      <w:r>
        <w:t>57</w:t>
      </w:r>
      <w:r>
        <w:fldChar w:fldCharType="end"/>
      </w:r>
    </w:p>
    <w:p w14:paraId="541575CD" w14:textId="77777777" w:rsidR="006C2D7A" w:rsidRDefault="006C2D7A">
      <w:pPr>
        <w:pStyle w:val="TOC2"/>
        <w:tabs>
          <w:tab w:val="left" w:pos="800"/>
          <w:tab w:val="right" w:leader="dot" w:pos="8303"/>
        </w:tabs>
        <w:rPr>
          <w:rFonts w:asciiTheme="minorHAnsi" w:eastAsiaTheme="minorEastAsia" w:hAnsiTheme="minorHAnsi" w:cstheme="minorBidi"/>
          <w:noProof/>
          <w:szCs w:val="22"/>
          <w:lang w:eastAsia="el-GR"/>
        </w:rPr>
      </w:pPr>
      <w:r>
        <w:rPr>
          <w:noProof/>
        </w:rPr>
        <w:t>5.1</w:t>
      </w:r>
      <w:r>
        <w:rPr>
          <w:rFonts w:asciiTheme="minorHAnsi" w:eastAsiaTheme="minorEastAsia" w:hAnsiTheme="minorHAnsi" w:cstheme="minorBidi"/>
          <w:noProof/>
          <w:szCs w:val="22"/>
          <w:lang w:eastAsia="el-GR"/>
        </w:rPr>
        <w:tab/>
      </w:r>
      <w:r>
        <w:rPr>
          <w:noProof/>
        </w:rPr>
        <w:t>Πλατφόρμες και προγραμματιστικά εργαλεία</w:t>
      </w:r>
      <w:r>
        <w:rPr>
          <w:noProof/>
        </w:rPr>
        <w:tab/>
      </w:r>
      <w:r>
        <w:rPr>
          <w:noProof/>
        </w:rPr>
        <w:fldChar w:fldCharType="begin"/>
      </w:r>
      <w:r>
        <w:rPr>
          <w:noProof/>
        </w:rPr>
        <w:instrText xml:space="preserve"> PAGEREF _Toc423617364 \h </w:instrText>
      </w:r>
      <w:r>
        <w:rPr>
          <w:noProof/>
        </w:rPr>
      </w:r>
      <w:r>
        <w:rPr>
          <w:noProof/>
        </w:rPr>
        <w:fldChar w:fldCharType="separate"/>
      </w:r>
      <w:r>
        <w:rPr>
          <w:noProof/>
        </w:rPr>
        <w:t>57</w:t>
      </w:r>
      <w:r>
        <w:rPr>
          <w:noProof/>
        </w:rPr>
        <w:fldChar w:fldCharType="end"/>
      </w:r>
    </w:p>
    <w:p w14:paraId="56552A3D" w14:textId="77777777" w:rsidR="006C2D7A" w:rsidRPr="006C2D7A" w:rsidRDefault="006C2D7A">
      <w:pPr>
        <w:pStyle w:val="TOC3"/>
        <w:tabs>
          <w:tab w:val="left" w:pos="1200"/>
          <w:tab w:val="right" w:leader="dot" w:pos="8303"/>
        </w:tabs>
        <w:rPr>
          <w:rFonts w:asciiTheme="minorHAnsi" w:eastAsiaTheme="minorEastAsia" w:hAnsiTheme="minorHAnsi" w:cstheme="minorBidi"/>
          <w:i w:val="0"/>
          <w:noProof/>
          <w:szCs w:val="22"/>
          <w:lang w:val="en-US" w:eastAsia="el-GR"/>
        </w:rPr>
      </w:pPr>
      <w:r w:rsidRPr="006C2D7A">
        <w:rPr>
          <w:noProof/>
          <w:lang w:val="en-US"/>
        </w:rPr>
        <w:t>5.1.1</w:t>
      </w:r>
      <w:r w:rsidRPr="006C2D7A">
        <w:rPr>
          <w:rFonts w:asciiTheme="minorHAnsi" w:eastAsiaTheme="minorEastAsia" w:hAnsiTheme="minorHAnsi" w:cstheme="minorBidi"/>
          <w:i w:val="0"/>
          <w:noProof/>
          <w:szCs w:val="22"/>
          <w:lang w:val="en-US" w:eastAsia="el-GR"/>
        </w:rPr>
        <w:tab/>
      </w:r>
      <w:r w:rsidRPr="00BF4EDA">
        <w:rPr>
          <w:noProof/>
          <w:lang w:val="en-US"/>
        </w:rPr>
        <w:t>Verilog</w:t>
      </w:r>
      <w:r w:rsidRPr="006C2D7A">
        <w:rPr>
          <w:noProof/>
          <w:lang w:val="en-US"/>
        </w:rPr>
        <w:tab/>
      </w:r>
      <w:r>
        <w:rPr>
          <w:noProof/>
        </w:rPr>
        <w:fldChar w:fldCharType="begin"/>
      </w:r>
      <w:r w:rsidRPr="006C2D7A">
        <w:rPr>
          <w:noProof/>
          <w:lang w:val="en-US"/>
        </w:rPr>
        <w:instrText xml:space="preserve"> PAGEREF _Toc423617365 \h </w:instrText>
      </w:r>
      <w:r>
        <w:rPr>
          <w:noProof/>
        </w:rPr>
      </w:r>
      <w:r>
        <w:rPr>
          <w:noProof/>
        </w:rPr>
        <w:fldChar w:fldCharType="separate"/>
      </w:r>
      <w:r w:rsidRPr="006C2D7A">
        <w:rPr>
          <w:noProof/>
          <w:lang w:val="en-US"/>
        </w:rPr>
        <w:t>57</w:t>
      </w:r>
      <w:r>
        <w:rPr>
          <w:noProof/>
        </w:rPr>
        <w:fldChar w:fldCharType="end"/>
      </w:r>
    </w:p>
    <w:p w14:paraId="1C424E2A" w14:textId="77777777" w:rsidR="006C2D7A" w:rsidRPr="006C2D7A" w:rsidRDefault="006C2D7A">
      <w:pPr>
        <w:pStyle w:val="TOC3"/>
        <w:tabs>
          <w:tab w:val="left" w:pos="1200"/>
          <w:tab w:val="right" w:leader="dot" w:pos="8303"/>
        </w:tabs>
        <w:rPr>
          <w:rFonts w:asciiTheme="minorHAnsi" w:eastAsiaTheme="minorEastAsia" w:hAnsiTheme="minorHAnsi" w:cstheme="minorBidi"/>
          <w:i w:val="0"/>
          <w:noProof/>
          <w:szCs w:val="22"/>
          <w:lang w:val="en-US" w:eastAsia="el-GR"/>
        </w:rPr>
      </w:pPr>
      <w:r w:rsidRPr="00BF4EDA">
        <w:rPr>
          <w:noProof/>
          <w:lang w:val="en-US"/>
        </w:rPr>
        <w:t>5.1.2</w:t>
      </w:r>
      <w:r w:rsidRPr="006C2D7A">
        <w:rPr>
          <w:rFonts w:asciiTheme="minorHAnsi" w:eastAsiaTheme="minorEastAsia" w:hAnsiTheme="minorHAnsi" w:cstheme="minorBidi"/>
          <w:i w:val="0"/>
          <w:noProof/>
          <w:szCs w:val="22"/>
          <w:lang w:val="en-US" w:eastAsia="el-GR"/>
        </w:rPr>
        <w:tab/>
      </w:r>
      <w:r w:rsidRPr="00BF4EDA">
        <w:rPr>
          <w:noProof/>
          <w:lang w:val="en-US"/>
        </w:rPr>
        <w:t>Icarus Verilog</w:t>
      </w:r>
      <w:r w:rsidRPr="006C2D7A">
        <w:rPr>
          <w:noProof/>
          <w:lang w:val="en-US"/>
        </w:rPr>
        <w:tab/>
      </w:r>
      <w:r>
        <w:rPr>
          <w:noProof/>
        </w:rPr>
        <w:fldChar w:fldCharType="begin"/>
      </w:r>
      <w:r w:rsidRPr="006C2D7A">
        <w:rPr>
          <w:noProof/>
          <w:lang w:val="en-US"/>
        </w:rPr>
        <w:instrText xml:space="preserve"> PAGEREF _Toc423617366 \h </w:instrText>
      </w:r>
      <w:r>
        <w:rPr>
          <w:noProof/>
        </w:rPr>
      </w:r>
      <w:r>
        <w:rPr>
          <w:noProof/>
        </w:rPr>
        <w:fldChar w:fldCharType="separate"/>
      </w:r>
      <w:r w:rsidRPr="006C2D7A">
        <w:rPr>
          <w:noProof/>
          <w:lang w:val="en-US"/>
        </w:rPr>
        <w:t>57</w:t>
      </w:r>
      <w:r>
        <w:rPr>
          <w:noProof/>
        </w:rPr>
        <w:fldChar w:fldCharType="end"/>
      </w:r>
    </w:p>
    <w:p w14:paraId="36BD593B" w14:textId="77777777" w:rsidR="006C2D7A" w:rsidRPr="006C2D7A" w:rsidRDefault="006C2D7A">
      <w:pPr>
        <w:pStyle w:val="TOC3"/>
        <w:tabs>
          <w:tab w:val="left" w:pos="1200"/>
          <w:tab w:val="right" w:leader="dot" w:pos="8303"/>
        </w:tabs>
        <w:rPr>
          <w:rFonts w:asciiTheme="minorHAnsi" w:eastAsiaTheme="minorEastAsia" w:hAnsiTheme="minorHAnsi" w:cstheme="minorBidi"/>
          <w:i w:val="0"/>
          <w:noProof/>
          <w:szCs w:val="22"/>
          <w:lang w:val="en-US" w:eastAsia="el-GR"/>
        </w:rPr>
      </w:pPr>
      <w:r w:rsidRPr="00BF4EDA">
        <w:rPr>
          <w:noProof/>
          <w:lang w:val="en-US"/>
        </w:rPr>
        <w:t>5.1.3</w:t>
      </w:r>
      <w:r w:rsidRPr="006C2D7A">
        <w:rPr>
          <w:rFonts w:asciiTheme="minorHAnsi" w:eastAsiaTheme="minorEastAsia" w:hAnsiTheme="minorHAnsi" w:cstheme="minorBidi"/>
          <w:i w:val="0"/>
          <w:noProof/>
          <w:szCs w:val="22"/>
          <w:lang w:val="en-US" w:eastAsia="el-GR"/>
        </w:rPr>
        <w:tab/>
      </w:r>
      <w:r w:rsidRPr="00BF4EDA">
        <w:rPr>
          <w:noProof/>
          <w:lang w:val="en-US"/>
        </w:rPr>
        <w:t>Verilog coverage tool</w:t>
      </w:r>
      <w:r w:rsidRPr="006C2D7A">
        <w:rPr>
          <w:noProof/>
          <w:lang w:val="en-US"/>
        </w:rPr>
        <w:tab/>
      </w:r>
      <w:r>
        <w:rPr>
          <w:noProof/>
        </w:rPr>
        <w:fldChar w:fldCharType="begin"/>
      </w:r>
      <w:r w:rsidRPr="006C2D7A">
        <w:rPr>
          <w:noProof/>
          <w:lang w:val="en-US"/>
        </w:rPr>
        <w:instrText xml:space="preserve"> PAGEREF _Toc423617367 \h </w:instrText>
      </w:r>
      <w:r>
        <w:rPr>
          <w:noProof/>
        </w:rPr>
      </w:r>
      <w:r>
        <w:rPr>
          <w:noProof/>
        </w:rPr>
        <w:fldChar w:fldCharType="separate"/>
      </w:r>
      <w:r w:rsidRPr="006C2D7A">
        <w:rPr>
          <w:noProof/>
          <w:lang w:val="en-US"/>
        </w:rPr>
        <w:t>58</w:t>
      </w:r>
      <w:r>
        <w:rPr>
          <w:noProof/>
        </w:rPr>
        <w:fldChar w:fldCharType="end"/>
      </w:r>
    </w:p>
    <w:p w14:paraId="1914FA36"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rPr>
        <w:t>5.1.4</w:t>
      </w:r>
      <w:r>
        <w:rPr>
          <w:rFonts w:asciiTheme="minorHAnsi" w:eastAsiaTheme="minorEastAsia" w:hAnsiTheme="minorHAnsi" w:cstheme="minorBidi"/>
          <w:i w:val="0"/>
          <w:noProof/>
          <w:szCs w:val="22"/>
          <w:lang w:eastAsia="el-GR"/>
        </w:rPr>
        <w:tab/>
      </w:r>
      <w:r>
        <w:rPr>
          <w:noProof/>
        </w:rPr>
        <w:t>Προσομοιωτής Mars</w:t>
      </w:r>
      <w:r>
        <w:rPr>
          <w:noProof/>
        </w:rPr>
        <w:tab/>
      </w:r>
      <w:r>
        <w:rPr>
          <w:noProof/>
        </w:rPr>
        <w:fldChar w:fldCharType="begin"/>
      </w:r>
      <w:r>
        <w:rPr>
          <w:noProof/>
        </w:rPr>
        <w:instrText xml:space="preserve"> PAGEREF _Toc423617368 \h </w:instrText>
      </w:r>
      <w:r>
        <w:rPr>
          <w:noProof/>
        </w:rPr>
      </w:r>
      <w:r>
        <w:rPr>
          <w:noProof/>
        </w:rPr>
        <w:fldChar w:fldCharType="separate"/>
      </w:r>
      <w:r>
        <w:rPr>
          <w:noProof/>
        </w:rPr>
        <w:t>59</w:t>
      </w:r>
      <w:r>
        <w:rPr>
          <w:noProof/>
        </w:rPr>
        <w:fldChar w:fldCharType="end"/>
      </w:r>
    </w:p>
    <w:p w14:paraId="54CFB1EC"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sidRPr="006C2D7A">
        <w:rPr>
          <w:noProof/>
        </w:rPr>
        <w:t>5.1.5</w:t>
      </w:r>
      <w:r>
        <w:rPr>
          <w:rFonts w:asciiTheme="minorHAnsi" w:eastAsiaTheme="minorEastAsia" w:hAnsiTheme="minorHAnsi" w:cstheme="minorBidi"/>
          <w:i w:val="0"/>
          <w:noProof/>
          <w:szCs w:val="22"/>
          <w:lang w:eastAsia="el-GR"/>
        </w:rPr>
        <w:tab/>
      </w:r>
      <w:r w:rsidRPr="00BF4EDA">
        <w:rPr>
          <w:noProof/>
          <w:lang w:val="en-US"/>
        </w:rPr>
        <w:t>Github</w:t>
      </w:r>
      <w:r>
        <w:rPr>
          <w:noProof/>
        </w:rPr>
        <w:tab/>
      </w:r>
      <w:r>
        <w:rPr>
          <w:noProof/>
        </w:rPr>
        <w:fldChar w:fldCharType="begin"/>
      </w:r>
      <w:r>
        <w:rPr>
          <w:noProof/>
        </w:rPr>
        <w:instrText xml:space="preserve"> PAGEREF _Toc423617369 \h </w:instrText>
      </w:r>
      <w:r>
        <w:rPr>
          <w:noProof/>
        </w:rPr>
      </w:r>
      <w:r>
        <w:rPr>
          <w:noProof/>
        </w:rPr>
        <w:fldChar w:fldCharType="separate"/>
      </w:r>
      <w:r>
        <w:rPr>
          <w:noProof/>
        </w:rPr>
        <w:t>59</w:t>
      </w:r>
      <w:r>
        <w:rPr>
          <w:noProof/>
        </w:rPr>
        <w:fldChar w:fldCharType="end"/>
      </w:r>
    </w:p>
    <w:p w14:paraId="3EE98F70" w14:textId="77777777" w:rsidR="006C2D7A" w:rsidRDefault="006C2D7A">
      <w:pPr>
        <w:pStyle w:val="TOC2"/>
        <w:tabs>
          <w:tab w:val="left" w:pos="800"/>
          <w:tab w:val="right" w:leader="dot" w:pos="8303"/>
        </w:tabs>
        <w:rPr>
          <w:rFonts w:asciiTheme="minorHAnsi" w:eastAsiaTheme="minorEastAsia" w:hAnsiTheme="minorHAnsi" w:cstheme="minorBidi"/>
          <w:noProof/>
          <w:szCs w:val="22"/>
          <w:lang w:eastAsia="el-GR"/>
        </w:rPr>
      </w:pPr>
      <w:r>
        <w:rPr>
          <w:noProof/>
          <w:lang w:eastAsia="el-GR"/>
        </w:rPr>
        <w:t>5.2</w:t>
      </w:r>
      <w:r>
        <w:rPr>
          <w:rFonts w:asciiTheme="minorHAnsi" w:eastAsiaTheme="minorEastAsia" w:hAnsiTheme="minorHAnsi" w:cstheme="minorBidi"/>
          <w:noProof/>
          <w:szCs w:val="22"/>
          <w:lang w:eastAsia="el-GR"/>
        </w:rPr>
        <w:tab/>
      </w:r>
      <w:r>
        <w:rPr>
          <w:noProof/>
          <w:lang w:eastAsia="el-GR"/>
        </w:rPr>
        <w:t>Περιγραφή Πειραμάτων</w:t>
      </w:r>
      <w:r>
        <w:rPr>
          <w:noProof/>
        </w:rPr>
        <w:tab/>
      </w:r>
      <w:r>
        <w:rPr>
          <w:noProof/>
        </w:rPr>
        <w:fldChar w:fldCharType="begin"/>
      </w:r>
      <w:r>
        <w:rPr>
          <w:noProof/>
        </w:rPr>
        <w:instrText xml:space="preserve"> PAGEREF _Toc423617370 \h </w:instrText>
      </w:r>
      <w:r>
        <w:rPr>
          <w:noProof/>
        </w:rPr>
      </w:r>
      <w:r>
        <w:rPr>
          <w:noProof/>
        </w:rPr>
        <w:fldChar w:fldCharType="separate"/>
      </w:r>
      <w:r>
        <w:rPr>
          <w:noProof/>
        </w:rPr>
        <w:t>59</w:t>
      </w:r>
      <w:r>
        <w:rPr>
          <w:noProof/>
        </w:rPr>
        <w:fldChar w:fldCharType="end"/>
      </w:r>
    </w:p>
    <w:p w14:paraId="21309A53"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lang w:eastAsia="el-GR"/>
        </w:rPr>
        <w:t>5.2.1</w:t>
      </w:r>
      <w:r>
        <w:rPr>
          <w:rFonts w:asciiTheme="minorHAnsi" w:eastAsiaTheme="minorEastAsia" w:hAnsiTheme="minorHAnsi" w:cstheme="minorBidi"/>
          <w:i w:val="0"/>
          <w:noProof/>
          <w:szCs w:val="22"/>
          <w:lang w:eastAsia="el-GR"/>
        </w:rPr>
        <w:tab/>
      </w:r>
      <w:r>
        <w:rPr>
          <w:noProof/>
          <w:lang w:eastAsia="el-GR"/>
        </w:rPr>
        <w:t>Εύρεση πλήθους εμφανίσεων ενός στοιχείου σε Πίνακα</w:t>
      </w:r>
      <w:r>
        <w:rPr>
          <w:noProof/>
        </w:rPr>
        <w:tab/>
      </w:r>
      <w:r>
        <w:rPr>
          <w:noProof/>
        </w:rPr>
        <w:fldChar w:fldCharType="begin"/>
      </w:r>
      <w:r>
        <w:rPr>
          <w:noProof/>
        </w:rPr>
        <w:instrText xml:space="preserve"> PAGEREF _Toc423617371 \h </w:instrText>
      </w:r>
      <w:r>
        <w:rPr>
          <w:noProof/>
        </w:rPr>
      </w:r>
      <w:r>
        <w:rPr>
          <w:noProof/>
        </w:rPr>
        <w:fldChar w:fldCharType="separate"/>
      </w:r>
      <w:r>
        <w:rPr>
          <w:noProof/>
        </w:rPr>
        <w:t>60</w:t>
      </w:r>
      <w:r>
        <w:rPr>
          <w:noProof/>
        </w:rPr>
        <w:fldChar w:fldCharType="end"/>
      </w:r>
    </w:p>
    <w:p w14:paraId="609D2570"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lang w:eastAsia="el-GR"/>
        </w:rPr>
        <w:t>5.2.2</w:t>
      </w:r>
      <w:r>
        <w:rPr>
          <w:rFonts w:asciiTheme="minorHAnsi" w:eastAsiaTheme="minorEastAsia" w:hAnsiTheme="minorHAnsi" w:cstheme="minorBidi"/>
          <w:i w:val="0"/>
          <w:noProof/>
          <w:szCs w:val="22"/>
          <w:lang w:eastAsia="el-GR"/>
        </w:rPr>
        <w:tab/>
      </w:r>
      <w:r>
        <w:rPr>
          <w:noProof/>
          <w:lang w:eastAsia="el-GR"/>
        </w:rPr>
        <w:t>Ταξινόμηση Στοιχείων Πίνακα</w:t>
      </w:r>
      <w:r>
        <w:rPr>
          <w:noProof/>
        </w:rPr>
        <w:tab/>
      </w:r>
      <w:r>
        <w:rPr>
          <w:noProof/>
        </w:rPr>
        <w:fldChar w:fldCharType="begin"/>
      </w:r>
      <w:r>
        <w:rPr>
          <w:noProof/>
        </w:rPr>
        <w:instrText xml:space="preserve"> PAGEREF _Toc423617372 \h </w:instrText>
      </w:r>
      <w:r>
        <w:rPr>
          <w:noProof/>
        </w:rPr>
      </w:r>
      <w:r>
        <w:rPr>
          <w:noProof/>
        </w:rPr>
        <w:fldChar w:fldCharType="separate"/>
      </w:r>
      <w:r>
        <w:rPr>
          <w:noProof/>
        </w:rPr>
        <w:t>61</w:t>
      </w:r>
      <w:r>
        <w:rPr>
          <w:noProof/>
        </w:rPr>
        <w:fldChar w:fldCharType="end"/>
      </w:r>
    </w:p>
    <w:p w14:paraId="07B217E0"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lang w:eastAsia="el-GR"/>
        </w:rPr>
        <w:t>5.2.3</w:t>
      </w:r>
      <w:r>
        <w:rPr>
          <w:rFonts w:asciiTheme="minorHAnsi" w:eastAsiaTheme="minorEastAsia" w:hAnsiTheme="minorHAnsi" w:cstheme="minorBidi"/>
          <w:i w:val="0"/>
          <w:noProof/>
          <w:szCs w:val="22"/>
          <w:lang w:eastAsia="el-GR"/>
        </w:rPr>
        <w:tab/>
      </w:r>
      <w:r>
        <w:rPr>
          <w:noProof/>
          <w:lang w:eastAsia="el-GR"/>
        </w:rPr>
        <w:t>Συγχώνευση Ταξινομημένων Πινάκων</w:t>
      </w:r>
      <w:r>
        <w:rPr>
          <w:noProof/>
        </w:rPr>
        <w:tab/>
      </w:r>
      <w:r>
        <w:rPr>
          <w:noProof/>
        </w:rPr>
        <w:fldChar w:fldCharType="begin"/>
      </w:r>
      <w:r>
        <w:rPr>
          <w:noProof/>
        </w:rPr>
        <w:instrText xml:space="preserve"> PAGEREF _Toc423617373 \h </w:instrText>
      </w:r>
      <w:r>
        <w:rPr>
          <w:noProof/>
        </w:rPr>
      </w:r>
      <w:r>
        <w:rPr>
          <w:noProof/>
        </w:rPr>
        <w:fldChar w:fldCharType="separate"/>
      </w:r>
      <w:r>
        <w:rPr>
          <w:noProof/>
        </w:rPr>
        <w:t>62</w:t>
      </w:r>
      <w:r>
        <w:rPr>
          <w:noProof/>
        </w:rPr>
        <w:fldChar w:fldCharType="end"/>
      </w:r>
    </w:p>
    <w:p w14:paraId="564AAC36"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lang w:eastAsia="el-GR"/>
        </w:rPr>
        <w:t>5.2.4</w:t>
      </w:r>
      <w:r>
        <w:rPr>
          <w:rFonts w:asciiTheme="minorHAnsi" w:eastAsiaTheme="minorEastAsia" w:hAnsiTheme="minorHAnsi" w:cstheme="minorBidi"/>
          <w:i w:val="0"/>
          <w:noProof/>
          <w:szCs w:val="22"/>
          <w:lang w:eastAsia="el-GR"/>
        </w:rPr>
        <w:tab/>
      </w:r>
      <w:r>
        <w:rPr>
          <w:noProof/>
          <w:lang w:eastAsia="el-GR"/>
        </w:rPr>
        <w:t>Ακέραια Διαίρεση Αριθμών</w:t>
      </w:r>
      <w:r>
        <w:rPr>
          <w:noProof/>
        </w:rPr>
        <w:tab/>
      </w:r>
      <w:r>
        <w:rPr>
          <w:noProof/>
        </w:rPr>
        <w:fldChar w:fldCharType="begin"/>
      </w:r>
      <w:r>
        <w:rPr>
          <w:noProof/>
        </w:rPr>
        <w:instrText xml:space="preserve"> PAGEREF _Toc423617374 \h </w:instrText>
      </w:r>
      <w:r>
        <w:rPr>
          <w:noProof/>
        </w:rPr>
      </w:r>
      <w:r>
        <w:rPr>
          <w:noProof/>
        </w:rPr>
        <w:fldChar w:fldCharType="separate"/>
      </w:r>
      <w:r>
        <w:rPr>
          <w:noProof/>
        </w:rPr>
        <w:t>64</w:t>
      </w:r>
      <w:r>
        <w:rPr>
          <w:noProof/>
        </w:rPr>
        <w:fldChar w:fldCharType="end"/>
      </w:r>
    </w:p>
    <w:p w14:paraId="09BD8A88" w14:textId="77777777" w:rsidR="006C2D7A" w:rsidRDefault="006C2D7A">
      <w:pPr>
        <w:pStyle w:val="TOC2"/>
        <w:tabs>
          <w:tab w:val="left" w:pos="800"/>
          <w:tab w:val="right" w:leader="dot" w:pos="8303"/>
        </w:tabs>
        <w:rPr>
          <w:rFonts w:asciiTheme="minorHAnsi" w:eastAsiaTheme="minorEastAsia" w:hAnsiTheme="minorHAnsi" w:cstheme="minorBidi"/>
          <w:noProof/>
          <w:szCs w:val="22"/>
          <w:lang w:eastAsia="el-GR"/>
        </w:rPr>
      </w:pPr>
      <w:r>
        <w:rPr>
          <w:noProof/>
          <w:lang w:eastAsia="el-GR"/>
        </w:rPr>
        <w:t>5.3</w:t>
      </w:r>
      <w:r>
        <w:rPr>
          <w:rFonts w:asciiTheme="minorHAnsi" w:eastAsiaTheme="minorEastAsia" w:hAnsiTheme="minorHAnsi" w:cstheme="minorBidi"/>
          <w:noProof/>
          <w:szCs w:val="22"/>
          <w:lang w:eastAsia="el-GR"/>
        </w:rPr>
        <w:tab/>
      </w:r>
      <w:r>
        <w:rPr>
          <w:noProof/>
          <w:lang w:eastAsia="el-GR"/>
        </w:rPr>
        <w:t>Περιπτώσεις Ελέγχου</w:t>
      </w:r>
      <w:r>
        <w:rPr>
          <w:noProof/>
        </w:rPr>
        <w:tab/>
      </w:r>
      <w:r>
        <w:rPr>
          <w:noProof/>
        </w:rPr>
        <w:fldChar w:fldCharType="begin"/>
      </w:r>
      <w:r>
        <w:rPr>
          <w:noProof/>
        </w:rPr>
        <w:instrText xml:space="preserve"> PAGEREF _Toc423617375 \h </w:instrText>
      </w:r>
      <w:r>
        <w:rPr>
          <w:noProof/>
        </w:rPr>
      </w:r>
      <w:r>
        <w:rPr>
          <w:noProof/>
        </w:rPr>
        <w:fldChar w:fldCharType="separate"/>
      </w:r>
      <w:r>
        <w:rPr>
          <w:noProof/>
        </w:rPr>
        <w:t>65</w:t>
      </w:r>
      <w:r>
        <w:rPr>
          <w:noProof/>
        </w:rPr>
        <w:fldChar w:fldCharType="end"/>
      </w:r>
    </w:p>
    <w:p w14:paraId="477840FF"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lang w:eastAsia="el-GR"/>
        </w:rPr>
        <w:t>5.3.1</w:t>
      </w:r>
      <w:r>
        <w:rPr>
          <w:rFonts w:asciiTheme="minorHAnsi" w:eastAsiaTheme="minorEastAsia" w:hAnsiTheme="minorHAnsi" w:cstheme="minorBidi"/>
          <w:i w:val="0"/>
          <w:noProof/>
          <w:szCs w:val="22"/>
          <w:lang w:eastAsia="el-GR"/>
        </w:rPr>
        <w:tab/>
      </w:r>
      <w:r>
        <w:rPr>
          <w:noProof/>
          <w:lang w:eastAsia="el-GR"/>
        </w:rPr>
        <w:t xml:space="preserve">Προώθηση Δεδομένων στο Στάδιο </w:t>
      </w:r>
      <w:r w:rsidRPr="00BF4EDA">
        <w:rPr>
          <w:noProof/>
          <w:lang w:val="en-US" w:eastAsia="el-GR"/>
        </w:rPr>
        <w:t>Decode</w:t>
      </w:r>
      <w:r>
        <w:rPr>
          <w:noProof/>
        </w:rPr>
        <w:tab/>
      </w:r>
      <w:r>
        <w:rPr>
          <w:noProof/>
        </w:rPr>
        <w:fldChar w:fldCharType="begin"/>
      </w:r>
      <w:r>
        <w:rPr>
          <w:noProof/>
        </w:rPr>
        <w:instrText xml:space="preserve"> PAGEREF _Toc423617376 \h </w:instrText>
      </w:r>
      <w:r>
        <w:rPr>
          <w:noProof/>
        </w:rPr>
      </w:r>
      <w:r>
        <w:rPr>
          <w:noProof/>
        </w:rPr>
        <w:fldChar w:fldCharType="separate"/>
      </w:r>
      <w:r>
        <w:rPr>
          <w:noProof/>
        </w:rPr>
        <w:t>65</w:t>
      </w:r>
      <w:r>
        <w:rPr>
          <w:noProof/>
        </w:rPr>
        <w:fldChar w:fldCharType="end"/>
      </w:r>
    </w:p>
    <w:p w14:paraId="6B625C50"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sidRPr="006C2D7A">
        <w:rPr>
          <w:noProof/>
          <w:lang w:eastAsia="el-GR"/>
        </w:rPr>
        <w:t>5.3.2</w:t>
      </w:r>
      <w:r>
        <w:rPr>
          <w:rFonts w:asciiTheme="minorHAnsi" w:eastAsiaTheme="minorEastAsia" w:hAnsiTheme="minorHAnsi" w:cstheme="minorBidi"/>
          <w:i w:val="0"/>
          <w:noProof/>
          <w:szCs w:val="22"/>
          <w:lang w:eastAsia="el-GR"/>
        </w:rPr>
        <w:tab/>
      </w:r>
      <w:r>
        <w:rPr>
          <w:noProof/>
          <w:lang w:eastAsia="el-GR"/>
        </w:rPr>
        <w:t>Προώθηση</w:t>
      </w:r>
      <w:r w:rsidRPr="006C2D7A">
        <w:rPr>
          <w:noProof/>
          <w:lang w:eastAsia="el-GR"/>
        </w:rPr>
        <w:t xml:space="preserve"> </w:t>
      </w:r>
      <w:r>
        <w:rPr>
          <w:noProof/>
          <w:lang w:eastAsia="el-GR"/>
        </w:rPr>
        <w:t>Δεδομένων</w:t>
      </w:r>
      <w:r w:rsidRPr="006C2D7A">
        <w:rPr>
          <w:noProof/>
          <w:lang w:eastAsia="el-GR"/>
        </w:rPr>
        <w:t xml:space="preserve"> </w:t>
      </w:r>
      <w:r>
        <w:rPr>
          <w:noProof/>
          <w:lang w:eastAsia="el-GR"/>
        </w:rPr>
        <w:t>στο</w:t>
      </w:r>
      <w:r w:rsidRPr="006C2D7A">
        <w:rPr>
          <w:noProof/>
          <w:lang w:eastAsia="el-GR"/>
        </w:rPr>
        <w:t xml:space="preserve"> </w:t>
      </w:r>
      <w:r>
        <w:rPr>
          <w:noProof/>
          <w:lang w:eastAsia="el-GR"/>
        </w:rPr>
        <w:t xml:space="preserve">Στάδιο </w:t>
      </w:r>
      <w:r w:rsidRPr="00BF4EDA">
        <w:rPr>
          <w:noProof/>
          <w:lang w:val="en-US" w:eastAsia="el-GR"/>
        </w:rPr>
        <w:t>Execute</w:t>
      </w:r>
      <w:r>
        <w:rPr>
          <w:noProof/>
        </w:rPr>
        <w:tab/>
      </w:r>
      <w:r>
        <w:rPr>
          <w:noProof/>
        </w:rPr>
        <w:fldChar w:fldCharType="begin"/>
      </w:r>
      <w:r>
        <w:rPr>
          <w:noProof/>
        </w:rPr>
        <w:instrText xml:space="preserve"> PAGEREF _Toc423617377 \h </w:instrText>
      </w:r>
      <w:r>
        <w:rPr>
          <w:noProof/>
        </w:rPr>
      </w:r>
      <w:r>
        <w:rPr>
          <w:noProof/>
        </w:rPr>
        <w:fldChar w:fldCharType="separate"/>
      </w:r>
      <w:r>
        <w:rPr>
          <w:noProof/>
        </w:rPr>
        <w:t>66</w:t>
      </w:r>
      <w:r>
        <w:rPr>
          <w:noProof/>
        </w:rPr>
        <w:fldChar w:fldCharType="end"/>
      </w:r>
    </w:p>
    <w:p w14:paraId="377C558F"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lang w:eastAsia="el-GR"/>
        </w:rPr>
        <w:t>5.3.3</w:t>
      </w:r>
      <w:r>
        <w:rPr>
          <w:rFonts w:asciiTheme="minorHAnsi" w:eastAsiaTheme="minorEastAsia" w:hAnsiTheme="minorHAnsi" w:cstheme="minorBidi"/>
          <w:i w:val="0"/>
          <w:noProof/>
          <w:szCs w:val="22"/>
          <w:lang w:eastAsia="el-GR"/>
        </w:rPr>
        <w:tab/>
      </w:r>
      <w:r>
        <w:rPr>
          <w:noProof/>
          <w:lang w:eastAsia="el-GR"/>
        </w:rPr>
        <w:t>Προώθηση δεδομένων στο Στάδιο ΜΕΜ</w:t>
      </w:r>
      <w:r>
        <w:rPr>
          <w:noProof/>
        </w:rPr>
        <w:tab/>
      </w:r>
      <w:r>
        <w:rPr>
          <w:noProof/>
        </w:rPr>
        <w:fldChar w:fldCharType="begin"/>
      </w:r>
      <w:r>
        <w:rPr>
          <w:noProof/>
        </w:rPr>
        <w:instrText xml:space="preserve"> PAGEREF _Toc423617378 \h </w:instrText>
      </w:r>
      <w:r>
        <w:rPr>
          <w:noProof/>
        </w:rPr>
      </w:r>
      <w:r>
        <w:rPr>
          <w:noProof/>
        </w:rPr>
        <w:fldChar w:fldCharType="separate"/>
      </w:r>
      <w:r>
        <w:rPr>
          <w:noProof/>
        </w:rPr>
        <w:t>67</w:t>
      </w:r>
      <w:r>
        <w:rPr>
          <w:noProof/>
        </w:rPr>
        <w:fldChar w:fldCharType="end"/>
      </w:r>
    </w:p>
    <w:p w14:paraId="37EB2963"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lang w:eastAsia="el-GR"/>
        </w:rPr>
        <w:t>5.3.4</w:t>
      </w:r>
      <w:r>
        <w:rPr>
          <w:rFonts w:asciiTheme="minorHAnsi" w:eastAsiaTheme="minorEastAsia" w:hAnsiTheme="minorHAnsi" w:cstheme="minorBidi"/>
          <w:i w:val="0"/>
          <w:noProof/>
          <w:szCs w:val="22"/>
          <w:lang w:eastAsia="el-GR"/>
        </w:rPr>
        <w:tab/>
      </w:r>
      <w:r>
        <w:rPr>
          <w:noProof/>
          <w:lang w:eastAsia="el-GR"/>
        </w:rPr>
        <w:t>Διπλοί Κίνδυνοι</w:t>
      </w:r>
      <w:r>
        <w:rPr>
          <w:noProof/>
        </w:rPr>
        <w:tab/>
      </w:r>
      <w:r>
        <w:rPr>
          <w:noProof/>
        </w:rPr>
        <w:fldChar w:fldCharType="begin"/>
      </w:r>
      <w:r>
        <w:rPr>
          <w:noProof/>
        </w:rPr>
        <w:instrText xml:space="preserve"> PAGEREF _Toc423617379 \h </w:instrText>
      </w:r>
      <w:r>
        <w:rPr>
          <w:noProof/>
        </w:rPr>
      </w:r>
      <w:r>
        <w:rPr>
          <w:noProof/>
        </w:rPr>
        <w:fldChar w:fldCharType="separate"/>
      </w:r>
      <w:r>
        <w:rPr>
          <w:noProof/>
        </w:rPr>
        <w:t>67</w:t>
      </w:r>
      <w:r>
        <w:rPr>
          <w:noProof/>
        </w:rPr>
        <w:fldChar w:fldCharType="end"/>
      </w:r>
    </w:p>
    <w:p w14:paraId="539F9E05"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lang w:eastAsia="el-GR"/>
        </w:rPr>
        <w:t>5.3.5</w:t>
      </w:r>
      <w:r>
        <w:rPr>
          <w:rFonts w:asciiTheme="minorHAnsi" w:eastAsiaTheme="minorEastAsia" w:hAnsiTheme="minorHAnsi" w:cstheme="minorBidi"/>
          <w:i w:val="0"/>
          <w:noProof/>
          <w:szCs w:val="22"/>
          <w:lang w:eastAsia="el-GR"/>
        </w:rPr>
        <w:tab/>
      </w:r>
      <w:r>
        <w:rPr>
          <w:noProof/>
          <w:lang w:eastAsia="el-GR"/>
        </w:rPr>
        <w:t>Συνδυασμός κινδύνων δεδομένων με κινδύνους ελέγχου</w:t>
      </w:r>
      <w:r>
        <w:rPr>
          <w:noProof/>
        </w:rPr>
        <w:tab/>
      </w:r>
      <w:r>
        <w:rPr>
          <w:noProof/>
        </w:rPr>
        <w:fldChar w:fldCharType="begin"/>
      </w:r>
      <w:r>
        <w:rPr>
          <w:noProof/>
        </w:rPr>
        <w:instrText xml:space="preserve"> PAGEREF _Toc423617380 \h </w:instrText>
      </w:r>
      <w:r>
        <w:rPr>
          <w:noProof/>
        </w:rPr>
      </w:r>
      <w:r>
        <w:rPr>
          <w:noProof/>
        </w:rPr>
        <w:fldChar w:fldCharType="separate"/>
      </w:r>
      <w:r>
        <w:rPr>
          <w:noProof/>
        </w:rPr>
        <w:t>68</w:t>
      </w:r>
      <w:r>
        <w:rPr>
          <w:noProof/>
        </w:rPr>
        <w:fldChar w:fldCharType="end"/>
      </w:r>
    </w:p>
    <w:p w14:paraId="2D7E049A"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sidRPr="006C2D7A">
        <w:rPr>
          <w:noProof/>
          <w:lang w:eastAsia="el-GR"/>
        </w:rPr>
        <w:t>5.3.6</w:t>
      </w:r>
      <w:r>
        <w:rPr>
          <w:rFonts w:asciiTheme="minorHAnsi" w:eastAsiaTheme="minorEastAsia" w:hAnsiTheme="minorHAnsi" w:cstheme="minorBidi"/>
          <w:i w:val="0"/>
          <w:noProof/>
          <w:szCs w:val="22"/>
          <w:lang w:eastAsia="el-GR"/>
        </w:rPr>
        <w:tab/>
      </w:r>
      <w:r>
        <w:rPr>
          <w:noProof/>
          <w:lang w:eastAsia="el-GR"/>
        </w:rPr>
        <w:t xml:space="preserve">Καταχωρητής </w:t>
      </w:r>
      <w:r w:rsidRPr="00BF4EDA">
        <w:rPr>
          <w:noProof/>
          <w:lang w:val="en-US" w:eastAsia="el-GR"/>
        </w:rPr>
        <w:t>zero</w:t>
      </w:r>
      <w:r>
        <w:rPr>
          <w:noProof/>
        </w:rPr>
        <w:tab/>
      </w:r>
      <w:r>
        <w:rPr>
          <w:noProof/>
        </w:rPr>
        <w:fldChar w:fldCharType="begin"/>
      </w:r>
      <w:r>
        <w:rPr>
          <w:noProof/>
        </w:rPr>
        <w:instrText xml:space="preserve"> PAGEREF _Toc423617381 \h </w:instrText>
      </w:r>
      <w:r>
        <w:rPr>
          <w:noProof/>
        </w:rPr>
      </w:r>
      <w:r>
        <w:rPr>
          <w:noProof/>
        </w:rPr>
        <w:fldChar w:fldCharType="separate"/>
      </w:r>
      <w:r>
        <w:rPr>
          <w:noProof/>
        </w:rPr>
        <w:t>68</w:t>
      </w:r>
      <w:r>
        <w:rPr>
          <w:noProof/>
        </w:rPr>
        <w:fldChar w:fldCharType="end"/>
      </w:r>
    </w:p>
    <w:p w14:paraId="5683592B"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Pr>
          <w:noProof/>
          <w:lang w:eastAsia="el-GR"/>
        </w:rPr>
        <w:t>5.3.7</w:t>
      </w:r>
      <w:r>
        <w:rPr>
          <w:rFonts w:asciiTheme="minorHAnsi" w:eastAsiaTheme="minorEastAsia" w:hAnsiTheme="minorHAnsi" w:cstheme="minorBidi"/>
          <w:i w:val="0"/>
          <w:noProof/>
          <w:szCs w:val="22"/>
          <w:lang w:eastAsia="el-GR"/>
        </w:rPr>
        <w:tab/>
      </w:r>
      <w:r>
        <w:rPr>
          <w:noProof/>
          <w:lang w:eastAsia="el-GR"/>
        </w:rPr>
        <w:t>Εντολές Άλματος</w:t>
      </w:r>
      <w:r>
        <w:rPr>
          <w:noProof/>
        </w:rPr>
        <w:tab/>
      </w:r>
      <w:r>
        <w:rPr>
          <w:noProof/>
        </w:rPr>
        <w:fldChar w:fldCharType="begin"/>
      </w:r>
      <w:r>
        <w:rPr>
          <w:noProof/>
        </w:rPr>
        <w:instrText xml:space="preserve"> PAGEREF _Toc423617382 \h </w:instrText>
      </w:r>
      <w:r>
        <w:rPr>
          <w:noProof/>
        </w:rPr>
      </w:r>
      <w:r>
        <w:rPr>
          <w:noProof/>
        </w:rPr>
        <w:fldChar w:fldCharType="separate"/>
      </w:r>
      <w:r>
        <w:rPr>
          <w:noProof/>
        </w:rPr>
        <w:t>68</w:t>
      </w:r>
      <w:r>
        <w:rPr>
          <w:noProof/>
        </w:rPr>
        <w:fldChar w:fldCharType="end"/>
      </w:r>
    </w:p>
    <w:p w14:paraId="08009C91" w14:textId="77777777" w:rsidR="006C2D7A" w:rsidRDefault="006C2D7A">
      <w:pPr>
        <w:pStyle w:val="TOC3"/>
        <w:tabs>
          <w:tab w:val="left" w:pos="1200"/>
          <w:tab w:val="right" w:leader="dot" w:pos="8303"/>
        </w:tabs>
        <w:rPr>
          <w:rFonts w:asciiTheme="minorHAnsi" w:eastAsiaTheme="minorEastAsia" w:hAnsiTheme="minorHAnsi" w:cstheme="minorBidi"/>
          <w:i w:val="0"/>
          <w:noProof/>
          <w:szCs w:val="22"/>
          <w:lang w:eastAsia="el-GR"/>
        </w:rPr>
      </w:pPr>
      <w:r w:rsidRPr="006C2D7A">
        <w:rPr>
          <w:noProof/>
          <w:lang w:eastAsia="el-GR"/>
        </w:rPr>
        <w:t>5.3.8</w:t>
      </w:r>
      <w:r>
        <w:rPr>
          <w:rFonts w:asciiTheme="minorHAnsi" w:eastAsiaTheme="minorEastAsia" w:hAnsiTheme="minorHAnsi" w:cstheme="minorBidi"/>
          <w:i w:val="0"/>
          <w:noProof/>
          <w:szCs w:val="22"/>
          <w:lang w:eastAsia="el-GR"/>
        </w:rPr>
        <w:tab/>
      </w:r>
      <w:r>
        <w:rPr>
          <w:noProof/>
          <w:lang w:eastAsia="el-GR"/>
        </w:rPr>
        <w:t>Ανάσχεση (</w:t>
      </w:r>
      <w:r w:rsidRPr="00BF4EDA">
        <w:rPr>
          <w:noProof/>
          <w:lang w:val="en-US" w:eastAsia="el-GR"/>
        </w:rPr>
        <w:t>Interlock</w:t>
      </w:r>
      <w:r w:rsidRPr="006C2D7A">
        <w:rPr>
          <w:noProof/>
          <w:lang w:eastAsia="el-GR"/>
        </w:rPr>
        <w:t>)</w:t>
      </w:r>
      <w:r>
        <w:rPr>
          <w:noProof/>
        </w:rPr>
        <w:tab/>
      </w:r>
      <w:r>
        <w:rPr>
          <w:noProof/>
        </w:rPr>
        <w:fldChar w:fldCharType="begin"/>
      </w:r>
      <w:r>
        <w:rPr>
          <w:noProof/>
        </w:rPr>
        <w:instrText xml:space="preserve"> PAGEREF _Toc423617383 \h </w:instrText>
      </w:r>
      <w:r>
        <w:rPr>
          <w:noProof/>
        </w:rPr>
      </w:r>
      <w:r>
        <w:rPr>
          <w:noProof/>
        </w:rPr>
        <w:fldChar w:fldCharType="separate"/>
      </w:r>
      <w:r>
        <w:rPr>
          <w:noProof/>
        </w:rPr>
        <w:t>69</w:t>
      </w:r>
      <w:r>
        <w:rPr>
          <w:noProof/>
        </w:rPr>
        <w:fldChar w:fldCharType="end"/>
      </w:r>
    </w:p>
    <w:p w14:paraId="1A832744" w14:textId="77777777" w:rsidR="006C2D7A" w:rsidRDefault="006C2D7A">
      <w:pPr>
        <w:pStyle w:val="TOC2"/>
        <w:tabs>
          <w:tab w:val="left" w:pos="800"/>
          <w:tab w:val="right" w:leader="dot" w:pos="8303"/>
        </w:tabs>
        <w:rPr>
          <w:rFonts w:asciiTheme="minorHAnsi" w:eastAsiaTheme="minorEastAsia" w:hAnsiTheme="minorHAnsi" w:cstheme="minorBidi"/>
          <w:noProof/>
          <w:szCs w:val="22"/>
          <w:lang w:eastAsia="el-GR"/>
        </w:rPr>
      </w:pPr>
      <w:r>
        <w:rPr>
          <w:noProof/>
        </w:rPr>
        <w:t>5.4</w:t>
      </w:r>
      <w:r>
        <w:rPr>
          <w:rFonts w:asciiTheme="minorHAnsi" w:eastAsiaTheme="minorEastAsia" w:hAnsiTheme="minorHAnsi" w:cstheme="minorBidi"/>
          <w:noProof/>
          <w:szCs w:val="22"/>
          <w:lang w:eastAsia="el-GR"/>
        </w:rPr>
        <w:tab/>
      </w:r>
      <w:r>
        <w:rPr>
          <w:noProof/>
        </w:rPr>
        <w:t xml:space="preserve">Αξιολόγηση Κώδικα με βάση το </w:t>
      </w:r>
      <w:r w:rsidRPr="00BF4EDA">
        <w:rPr>
          <w:noProof/>
          <w:lang w:val="en-US"/>
        </w:rPr>
        <w:t>Coverage</w:t>
      </w:r>
      <w:r>
        <w:rPr>
          <w:noProof/>
        </w:rPr>
        <w:tab/>
      </w:r>
      <w:r>
        <w:rPr>
          <w:noProof/>
        </w:rPr>
        <w:fldChar w:fldCharType="begin"/>
      </w:r>
      <w:r>
        <w:rPr>
          <w:noProof/>
        </w:rPr>
        <w:instrText xml:space="preserve"> PAGEREF _Toc423617384 \h </w:instrText>
      </w:r>
      <w:r>
        <w:rPr>
          <w:noProof/>
        </w:rPr>
      </w:r>
      <w:r>
        <w:rPr>
          <w:noProof/>
        </w:rPr>
        <w:fldChar w:fldCharType="separate"/>
      </w:r>
      <w:r>
        <w:rPr>
          <w:noProof/>
        </w:rPr>
        <w:t>69</w:t>
      </w:r>
      <w:r>
        <w:rPr>
          <w:noProof/>
        </w:rPr>
        <w:fldChar w:fldCharType="end"/>
      </w:r>
    </w:p>
    <w:p w14:paraId="34862535" w14:textId="77777777" w:rsidR="006C2D7A" w:rsidRPr="006C2D7A" w:rsidRDefault="006C2D7A">
      <w:pPr>
        <w:pStyle w:val="TOC3"/>
        <w:tabs>
          <w:tab w:val="left" w:pos="1200"/>
          <w:tab w:val="right" w:leader="dot" w:pos="8303"/>
        </w:tabs>
        <w:rPr>
          <w:rFonts w:asciiTheme="minorHAnsi" w:eastAsiaTheme="minorEastAsia" w:hAnsiTheme="minorHAnsi" w:cstheme="minorBidi"/>
          <w:i w:val="0"/>
          <w:noProof/>
          <w:szCs w:val="22"/>
          <w:lang w:val="en-US" w:eastAsia="el-GR"/>
        </w:rPr>
      </w:pPr>
      <w:r w:rsidRPr="00BF4EDA">
        <w:rPr>
          <w:noProof/>
          <w:lang w:val="en-US"/>
        </w:rPr>
        <w:t>5.4.1</w:t>
      </w:r>
      <w:r w:rsidRPr="006C2D7A">
        <w:rPr>
          <w:rFonts w:asciiTheme="minorHAnsi" w:eastAsiaTheme="minorEastAsia" w:hAnsiTheme="minorHAnsi" w:cstheme="minorBidi"/>
          <w:i w:val="0"/>
          <w:noProof/>
          <w:szCs w:val="22"/>
          <w:lang w:val="en-US" w:eastAsia="el-GR"/>
        </w:rPr>
        <w:tab/>
      </w:r>
      <w:r w:rsidRPr="00BF4EDA">
        <w:rPr>
          <w:noProof/>
          <w:lang w:val="en-US"/>
        </w:rPr>
        <w:t>Line Coverage</w:t>
      </w:r>
      <w:r w:rsidRPr="006C2D7A">
        <w:rPr>
          <w:noProof/>
          <w:lang w:val="en-US"/>
        </w:rPr>
        <w:tab/>
      </w:r>
      <w:r>
        <w:rPr>
          <w:noProof/>
        </w:rPr>
        <w:fldChar w:fldCharType="begin"/>
      </w:r>
      <w:r w:rsidRPr="006C2D7A">
        <w:rPr>
          <w:noProof/>
          <w:lang w:val="en-US"/>
        </w:rPr>
        <w:instrText xml:space="preserve"> PAGEREF _Toc423617385 \h </w:instrText>
      </w:r>
      <w:r>
        <w:rPr>
          <w:noProof/>
        </w:rPr>
      </w:r>
      <w:r>
        <w:rPr>
          <w:noProof/>
        </w:rPr>
        <w:fldChar w:fldCharType="separate"/>
      </w:r>
      <w:r w:rsidRPr="006C2D7A">
        <w:rPr>
          <w:noProof/>
          <w:lang w:val="en-US"/>
        </w:rPr>
        <w:t>70</w:t>
      </w:r>
      <w:r>
        <w:rPr>
          <w:noProof/>
        </w:rPr>
        <w:fldChar w:fldCharType="end"/>
      </w:r>
    </w:p>
    <w:p w14:paraId="194E435D" w14:textId="77777777" w:rsidR="006C2D7A" w:rsidRPr="006C2D7A" w:rsidRDefault="006C2D7A">
      <w:pPr>
        <w:pStyle w:val="TOC3"/>
        <w:tabs>
          <w:tab w:val="left" w:pos="1200"/>
          <w:tab w:val="right" w:leader="dot" w:pos="8303"/>
        </w:tabs>
        <w:rPr>
          <w:rFonts w:asciiTheme="minorHAnsi" w:eastAsiaTheme="minorEastAsia" w:hAnsiTheme="minorHAnsi" w:cstheme="minorBidi"/>
          <w:i w:val="0"/>
          <w:noProof/>
          <w:szCs w:val="22"/>
          <w:lang w:val="en-US" w:eastAsia="el-GR"/>
        </w:rPr>
      </w:pPr>
      <w:r w:rsidRPr="00BF4EDA">
        <w:rPr>
          <w:noProof/>
          <w:lang w:val="en-US"/>
        </w:rPr>
        <w:t>5.4.2</w:t>
      </w:r>
      <w:r w:rsidRPr="006C2D7A">
        <w:rPr>
          <w:rFonts w:asciiTheme="minorHAnsi" w:eastAsiaTheme="minorEastAsia" w:hAnsiTheme="minorHAnsi" w:cstheme="minorBidi"/>
          <w:i w:val="0"/>
          <w:noProof/>
          <w:szCs w:val="22"/>
          <w:lang w:val="en-US" w:eastAsia="el-GR"/>
        </w:rPr>
        <w:tab/>
      </w:r>
      <w:r w:rsidRPr="00BF4EDA">
        <w:rPr>
          <w:noProof/>
          <w:lang w:val="en-US"/>
        </w:rPr>
        <w:t>Branch Coverage</w:t>
      </w:r>
      <w:r w:rsidRPr="006C2D7A">
        <w:rPr>
          <w:noProof/>
          <w:lang w:val="en-US"/>
        </w:rPr>
        <w:tab/>
      </w:r>
      <w:r>
        <w:rPr>
          <w:noProof/>
        </w:rPr>
        <w:fldChar w:fldCharType="begin"/>
      </w:r>
      <w:r w:rsidRPr="006C2D7A">
        <w:rPr>
          <w:noProof/>
          <w:lang w:val="en-US"/>
        </w:rPr>
        <w:instrText xml:space="preserve"> PAGEREF _Toc423617386 \h </w:instrText>
      </w:r>
      <w:r>
        <w:rPr>
          <w:noProof/>
        </w:rPr>
      </w:r>
      <w:r>
        <w:rPr>
          <w:noProof/>
        </w:rPr>
        <w:fldChar w:fldCharType="separate"/>
      </w:r>
      <w:r w:rsidRPr="006C2D7A">
        <w:rPr>
          <w:noProof/>
          <w:lang w:val="en-US"/>
        </w:rPr>
        <w:t>70</w:t>
      </w:r>
      <w:r>
        <w:rPr>
          <w:noProof/>
        </w:rPr>
        <w:fldChar w:fldCharType="end"/>
      </w:r>
    </w:p>
    <w:p w14:paraId="6A7B09D8" w14:textId="77777777" w:rsidR="006C2D7A" w:rsidRPr="006C2D7A" w:rsidRDefault="006C2D7A">
      <w:pPr>
        <w:pStyle w:val="TOC3"/>
        <w:tabs>
          <w:tab w:val="left" w:pos="1200"/>
          <w:tab w:val="right" w:leader="dot" w:pos="8303"/>
        </w:tabs>
        <w:rPr>
          <w:rFonts w:asciiTheme="minorHAnsi" w:eastAsiaTheme="minorEastAsia" w:hAnsiTheme="minorHAnsi" w:cstheme="minorBidi"/>
          <w:i w:val="0"/>
          <w:noProof/>
          <w:szCs w:val="22"/>
          <w:lang w:val="en-US" w:eastAsia="el-GR"/>
        </w:rPr>
      </w:pPr>
      <w:r w:rsidRPr="00BF4EDA">
        <w:rPr>
          <w:noProof/>
          <w:lang w:val="en-US"/>
        </w:rPr>
        <w:t>5.4.3</w:t>
      </w:r>
      <w:r w:rsidRPr="006C2D7A">
        <w:rPr>
          <w:rFonts w:asciiTheme="minorHAnsi" w:eastAsiaTheme="minorEastAsia" w:hAnsiTheme="minorHAnsi" w:cstheme="minorBidi"/>
          <w:i w:val="0"/>
          <w:noProof/>
          <w:szCs w:val="22"/>
          <w:lang w:val="en-US" w:eastAsia="el-GR"/>
        </w:rPr>
        <w:tab/>
      </w:r>
      <w:r w:rsidRPr="00BF4EDA">
        <w:rPr>
          <w:noProof/>
          <w:lang w:val="en-US"/>
        </w:rPr>
        <w:t>Toggle Coverage</w:t>
      </w:r>
      <w:r w:rsidRPr="006C2D7A">
        <w:rPr>
          <w:noProof/>
          <w:lang w:val="en-US"/>
        </w:rPr>
        <w:tab/>
      </w:r>
      <w:r>
        <w:rPr>
          <w:noProof/>
        </w:rPr>
        <w:fldChar w:fldCharType="begin"/>
      </w:r>
      <w:r w:rsidRPr="006C2D7A">
        <w:rPr>
          <w:noProof/>
          <w:lang w:val="en-US"/>
        </w:rPr>
        <w:instrText xml:space="preserve"> PAGEREF _Toc423617387 \h </w:instrText>
      </w:r>
      <w:r>
        <w:rPr>
          <w:noProof/>
        </w:rPr>
      </w:r>
      <w:r>
        <w:rPr>
          <w:noProof/>
        </w:rPr>
        <w:fldChar w:fldCharType="separate"/>
      </w:r>
      <w:r w:rsidRPr="006C2D7A">
        <w:rPr>
          <w:noProof/>
          <w:lang w:val="en-US"/>
        </w:rPr>
        <w:t>70</w:t>
      </w:r>
      <w:r>
        <w:rPr>
          <w:noProof/>
        </w:rPr>
        <w:fldChar w:fldCharType="end"/>
      </w:r>
    </w:p>
    <w:p w14:paraId="0D35931E" w14:textId="77777777" w:rsidR="006C2D7A" w:rsidRPr="006C2D7A" w:rsidRDefault="006C2D7A">
      <w:pPr>
        <w:pStyle w:val="TOC3"/>
        <w:tabs>
          <w:tab w:val="left" w:pos="1200"/>
          <w:tab w:val="right" w:leader="dot" w:pos="8303"/>
        </w:tabs>
        <w:rPr>
          <w:rFonts w:asciiTheme="minorHAnsi" w:eastAsiaTheme="minorEastAsia" w:hAnsiTheme="minorHAnsi" w:cstheme="minorBidi"/>
          <w:i w:val="0"/>
          <w:noProof/>
          <w:szCs w:val="22"/>
          <w:lang w:val="en-US" w:eastAsia="el-GR"/>
        </w:rPr>
      </w:pPr>
      <w:r w:rsidRPr="00BF4EDA">
        <w:rPr>
          <w:noProof/>
          <w:lang w:val="en-US"/>
        </w:rPr>
        <w:t>5.4.4</w:t>
      </w:r>
      <w:r w:rsidRPr="006C2D7A">
        <w:rPr>
          <w:rFonts w:asciiTheme="minorHAnsi" w:eastAsiaTheme="minorEastAsia" w:hAnsiTheme="minorHAnsi" w:cstheme="minorBidi"/>
          <w:i w:val="0"/>
          <w:noProof/>
          <w:szCs w:val="22"/>
          <w:lang w:val="en-US" w:eastAsia="el-GR"/>
        </w:rPr>
        <w:tab/>
      </w:r>
      <w:r w:rsidRPr="00BF4EDA">
        <w:rPr>
          <w:noProof/>
          <w:lang w:val="en-US"/>
        </w:rPr>
        <w:t>Condition Coverage</w:t>
      </w:r>
      <w:r w:rsidRPr="006C2D7A">
        <w:rPr>
          <w:noProof/>
          <w:lang w:val="en-US"/>
        </w:rPr>
        <w:tab/>
      </w:r>
      <w:r>
        <w:rPr>
          <w:noProof/>
        </w:rPr>
        <w:fldChar w:fldCharType="begin"/>
      </w:r>
      <w:r w:rsidRPr="006C2D7A">
        <w:rPr>
          <w:noProof/>
          <w:lang w:val="en-US"/>
        </w:rPr>
        <w:instrText xml:space="preserve"> PAGEREF _Toc423617388 \h </w:instrText>
      </w:r>
      <w:r>
        <w:rPr>
          <w:noProof/>
        </w:rPr>
      </w:r>
      <w:r>
        <w:rPr>
          <w:noProof/>
        </w:rPr>
        <w:fldChar w:fldCharType="separate"/>
      </w:r>
      <w:r w:rsidRPr="006C2D7A">
        <w:rPr>
          <w:noProof/>
          <w:lang w:val="en-US"/>
        </w:rPr>
        <w:t>71</w:t>
      </w:r>
      <w:r>
        <w:rPr>
          <w:noProof/>
        </w:rPr>
        <w:fldChar w:fldCharType="end"/>
      </w:r>
    </w:p>
    <w:p w14:paraId="5B598BBC" w14:textId="77777777" w:rsidR="006C2D7A" w:rsidRPr="006C2D7A" w:rsidRDefault="006C2D7A">
      <w:pPr>
        <w:pStyle w:val="TOC3"/>
        <w:tabs>
          <w:tab w:val="left" w:pos="1200"/>
          <w:tab w:val="right" w:leader="dot" w:pos="8303"/>
        </w:tabs>
        <w:rPr>
          <w:rFonts w:asciiTheme="minorHAnsi" w:eastAsiaTheme="minorEastAsia" w:hAnsiTheme="minorHAnsi" w:cstheme="minorBidi"/>
          <w:i w:val="0"/>
          <w:noProof/>
          <w:szCs w:val="22"/>
          <w:lang w:val="en-US" w:eastAsia="el-GR"/>
        </w:rPr>
      </w:pPr>
      <w:r w:rsidRPr="00BF4EDA">
        <w:rPr>
          <w:noProof/>
          <w:lang w:val="en-US"/>
        </w:rPr>
        <w:t>5.4.5</w:t>
      </w:r>
      <w:r w:rsidRPr="006C2D7A">
        <w:rPr>
          <w:rFonts w:asciiTheme="minorHAnsi" w:eastAsiaTheme="minorEastAsia" w:hAnsiTheme="minorHAnsi" w:cstheme="minorBidi"/>
          <w:i w:val="0"/>
          <w:noProof/>
          <w:szCs w:val="22"/>
          <w:lang w:val="en-US" w:eastAsia="el-GR"/>
        </w:rPr>
        <w:tab/>
      </w:r>
      <w:r w:rsidRPr="00BF4EDA">
        <w:rPr>
          <w:noProof/>
          <w:lang w:val="en-US"/>
        </w:rPr>
        <w:t>Total</w:t>
      </w:r>
      <w:r w:rsidRPr="006C2D7A">
        <w:rPr>
          <w:noProof/>
          <w:lang w:val="en-US"/>
        </w:rPr>
        <w:t xml:space="preserve"> </w:t>
      </w:r>
      <w:r w:rsidRPr="00BF4EDA">
        <w:rPr>
          <w:noProof/>
          <w:lang w:val="en-US"/>
        </w:rPr>
        <w:t>Score</w:t>
      </w:r>
      <w:r w:rsidRPr="006C2D7A">
        <w:rPr>
          <w:noProof/>
          <w:lang w:val="en-US"/>
        </w:rPr>
        <w:tab/>
      </w:r>
      <w:r>
        <w:rPr>
          <w:noProof/>
        </w:rPr>
        <w:fldChar w:fldCharType="begin"/>
      </w:r>
      <w:r w:rsidRPr="006C2D7A">
        <w:rPr>
          <w:noProof/>
          <w:lang w:val="en-US"/>
        </w:rPr>
        <w:instrText xml:space="preserve"> PAGEREF _Toc423617389 \h </w:instrText>
      </w:r>
      <w:r>
        <w:rPr>
          <w:noProof/>
        </w:rPr>
      </w:r>
      <w:r>
        <w:rPr>
          <w:noProof/>
        </w:rPr>
        <w:fldChar w:fldCharType="separate"/>
      </w:r>
      <w:r w:rsidRPr="006C2D7A">
        <w:rPr>
          <w:noProof/>
          <w:lang w:val="en-US"/>
        </w:rPr>
        <w:t>72</w:t>
      </w:r>
      <w:r>
        <w:rPr>
          <w:noProof/>
        </w:rPr>
        <w:fldChar w:fldCharType="end"/>
      </w:r>
    </w:p>
    <w:p w14:paraId="1552A116" w14:textId="77777777" w:rsidR="006C2D7A" w:rsidRDefault="006C2D7A">
      <w:pPr>
        <w:pStyle w:val="TOC1"/>
        <w:tabs>
          <w:tab w:val="left" w:pos="1400"/>
        </w:tabs>
        <w:rPr>
          <w:rFonts w:asciiTheme="minorHAnsi" w:eastAsiaTheme="minorEastAsia" w:hAnsiTheme="minorHAnsi" w:cstheme="minorBidi"/>
          <w:b w:val="0"/>
          <w:sz w:val="22"/>
          <w:szCs w:val="22"/>
          <w:lang w:eastAsia="el-GR"/>
        </w:rPr>
      </w:pPr>
      <w:r>
        <w:t>Κεφάλαιο</w:t>
      </w:r>
      <w:r w:rsidRPr="006C2D7A">
        <w:rPr>
          <w:lang w:val="en-US"/>
        </w:rPr>
        <w:t xml:space="preserve"> 6.</w:t>
      </w:r>
      <w:r w:rsidRPr="006C2D7A">
        <w:rPr>
          <w:rFonts w:asciiTheme="minorHAnsi" w:eastAsiaTheme="minorEastAsia" w:hAnsiTheme="minorHAnsi" w:cstheme="minorBidi"/>
          <w:b w:val="0"/>
          <w:sz w:val="22"/>
          <w:szCs w:val="22"/>
          <w:lang w:val="en-US" w:eastAsia="el-GR"/>
        </w:rPr>
        <w:tab/>
      </w:r>
      <w:r>
        <w:t>Επίλογος</w:t>
      </w:r>
      <w:r>
        <w:tab/>
      </w:r>
      <w:r>
        <w:fldChar w:fldCharType="begin"/>
      </w:r>
      <w:r>
        <w:instrText xml:space="preserve"> PAGEREF _Toc423617390 \h </w:instrText>
      </w:r>
      <w:r>
        <w:fldChar w:fldCharType="separate"/>
      </w:r>
      <w:r>
        <w:t>73</w:t>
      </w:r>
      <w:r>
        <w:fldChar w:fldCharType="end"/>
      </w:r>
    </w:p>
    <w:p w14:paraId="1DFA9127" w14:textId="77777777" w:rsidR="006C2D7A" w:rsidRDefault="006C2D7A">
      <w:pPr>
        <w:pStyle w:val="TOC2"/>
        <w:tabs>
          <w:tab w:val="left" w:pos="800"/>
          <w:tab w:val="right" w:leader="dot" w:pos="8303"/>
        </w:tabs>
        <w:rPr>
          <w:rFonts w:asciiTheme="minorHAnsi" w:eastAsiaTheme="minorEastAsia" w:hAnsiTheme="minorHAnsi" w:cstheme="minorBidi"/>
          <w:noProof/>
          <w:szCs w:val="22"/>
          <w:lang w:eastAsia="el-GR"/>
        </w:rPr>
      </w:pPr>
      <w:r>
        <w:rPr>
          <w:noProof/>
        </w:rPr>
        <w:t>6.1</w:t>
      </w:r>
      <w:r>
        <w:rPr>
          <w:rFonts w:asciiTheme="minorHAnsi" w:eastAsiaTheme="minorEastAsia" w:hAnsiTheme="minorHAnsi" w:cstheme="minorBidi"/>
          <w:noProof/>
          <w:szCs w:val="22"/>
          <w:lang w:eastAsia="el-GR"/>
        </w:rPr>
        <w:tab/>
      </w:r>
      <w:r>
        <w:rPr>
          <w:noProof/>
        </w:rPr>
        <w:t>Σύνοψη και Συμπεράσματα</w:t>
      </w:r>
      <w:r>
        <w:rPr>
          <w:noProof/>
        </w:rPr>
        <w:tab/>
      </w:r>
      <w:r>
        <w:rPr>
          <w:noProof/>
        </w:rPr>
        <w:fldChar w:fldCharType="begin"/>
      </w:r>
      <w:r>
        <w:rPr>
          <w:noProof/>
        </w:rPr>
        <w:instrText xml:space="preserve"> PAGEREF _Toc423617391 \h </w:instrText>
      </w:r>
      <w:r>
        <w:rPr>
          <w:noProof/>
        </w:rPr>
      </w:r>
      <w:r>
        <w:rPr>
          <w:noProof/>
        </w:rPr>
        <w:fldChar w:fldCharType="separate"/>
      </w:r>
      <w:r>
        <w:rPr>
          <w:noProof/>
        </w:rPr>
        <w:t>73</w:t>
      </w:r>
      <w:r>
        <w:rPr>
          <w:noProof/>
        </w:rPr>
        <w:fldChar w:fldCharType="end"/>
      </w:r>
    </w:p>
    <w:p w14:paraId="309F3593" w14:textId="77777777" w:rsidR="006C2D7A" w:rsidRDefault="006C2D7A">
      <w:pPr>
        <w:pStyle w:val="TOC2"/>
        <w:tabs>
          <w:tab w:val="left" w:pos="800"/>
          <w:tab w:val="right" w:leader="dot" w:pos="8303"/>
        </w:tabs>
        <w:rPr>
          <w:rFonts w:asciiTheme="minorHAnsi" w:eastAsiaTheme="minorEastAsia" w:hAnsiTheme="minorHAnsi" w:cstheme="minorBidi"/>
          <w:noProof/>
          <w:szCs w:val="22"/>
          <w:lang w:eastAsia="el-GR"/>
        </w:rPr>
      </w:pPr>
      <w:r>
        <w:rPr>
          <w:noProof/>
        </w:rPr>
        <w:t>6.2</w:t>
      </w:r>
      <w:r>
        <w:rPr>
          <w:rFonts w:asciiTheme="minorHAnsi" w:eastAsiaTheme="minorEastAsia" w:hAnsiTheme="minorHAnsi" w:cstheme="minorBidi"/>
          <w:noProof/>
          <w:szCs w:val="22"/>
          <w:lang w:eastAsia="el-GR"/>
        </w:rPr>
        <w:tab/>
      </w:r>
      <w:r>
        <w:rPr>
          <w:noProof/>
        </w:rPr>
        <w:t>Μελλοντικές Επεκτάσεις</w:t>
      </w:r>
      <w:r>
        <w:rPr>
          <w:noProof/>
        </w:rPr>
        <w:tab/>
      </w:r>
      <w:r>
        <w:rPr>
          <w:noProof/>
        </w:rPr>
        <w:fldChar w:fldCharType="begin"/>
      </w:r>
      <w:r>
        <w:rPr>
          <w:noProof/>
        </w:rPr>
        <w:instrText xml:space="preserve"> PAGEREF _Toc423617392 \h </w:instrText>
      </w:r>
      <w:r>
        <w:rPr>
          <w:noProof/>
        </w:rPr>
      </w:r>
      <w:r>
        <w:rPr>
          <w:noProof/>
        </w:rPr>
        <w:fldChar w:fldCharType="separate"/>
      </w:r>
      <w:r>
        <w:rPr>
          <w:noProof/>
        </w:rPr>
        <w:t>73</w:t>
      </w:r>
      <w:r>
        <w:rPr>
          <w:noProof/>
        </w:rPr>
        <w:fldChar w:fldCharType="end"/>
      </w:r>
    </w:p>
    <w:p w14:paraId="66D708EA" w14:textId="77777777" w:rsidR="006C2D7A" w:rsidRDefault="006C2D7A">
      <w:pPr>
        <w:pStyle w:val="TOC1"/>
        <w:tabs>
          <w:tab w:val="left" w:pos="1400"/>
        </w:tabs>
        <w:rPr>
          <w:rFonts w:asciiTheme="minorHAnsi" w:eastAsiaTheme="minorEastAsia" w:hAnsiTheme="minorHAnsi" w:cstheme="minorBidi"/>
          <w:b w:val="0"/>
          <w:sz w:val="22"/>
          <w:szCs w:val="22"/>
          <w:lang w:eastAsia="el-GR"/>
        </w:rPr>
      </w:pPr>
      <w:r>
        <w:lastRenderedPageBreak/>
        <w:t>Κεφάλαιο 7.</w:t>
      </w:r>
      <w:r>
        <w:rPr>
          <w:rFonts w:asciiTheme="minorHAnsi" w:eastAsiaTheme="minorEastAsia" w:hAnsiTheme="minorHAnsi" w:cstheme="minorBidi"/>
          <w:b w:val="0"/>
          <w:sz w:val="22"/>
          <w:szCs w:val="22"/>
          <w:lang w:eastAsia="el-GR"/>
        </w:rPr>
        <w:tab/>
      </w:r>
      <w:r>
        <w:t>Βιβλιογραφία</w:t>
      </w:r>
      <w:r>
        <w:tab/>
      </w:r>
      <w:r>
        <w:fldChar w:fldCharType="begin"/>
      </w:r>
      <w:r>
        <w:instrText xml:space="preserve"> PAGEREF _Toc423617393 \h </w:instrText>
      </w:r>
      <w:r>
        <w:fldChar w:fldCharType="separate"/>
      </w:r>
      <w:r>
        <w:t>75</w:t>
      </w:r>
      <w:r>
        <w:fldChar w:fldCharType="end"/>
      </w:r>
    </w:p>
    <w:p w14:paraId="0D7FE146" w14:textId="77777777" w:rsidR="000C52B5" w:rsidRDefault="00DA1C29">
      <w:pPr>
        <w:sectPr w:rsidR="000C52B5">
          <w:headerReference w:type="default" r:id="rId10"/>
          <w:footerReference w:type="default" r:id="rId11"/>
          <w:pgSz w:w="11907" w:h="16840" w:code="9"/>
          <w:pgMar w:top="1440" w:right="1797" w:bottom="1440" w:left="1797" w:header="720" w:footer="720" w:gutter="0"/>
          <w:pgNumType w:fmt="lowerRoman" w:start="1"/>
          <w:cols w:space="720"/>
          <w:titlePg/>
        </w:sectPr>
      </w:pPr>
      <w:r>
        <w:rPr>
          <w:b/>
          <w:caps/>
          <w:sz w:val="24"/>
        </w:rPr>
        <w:fldChar w:fldCharType="end"/>
      </w:r>
      <w:bookmarkStart w:id="0" w:name="_Toc381521109"/>
      <w:bookmarkStart w:id="1" w:name="_Toc460230407"/>
    </w:p>
    <w:bookmarkEnd w:id="0"/>
    <w:bookmarkEnd w:id="1"/>
    <w:p w14:paraId="4C4FD2F2" w14:textId="77777777" w:rsidR="00CD4F9A" w:rsidRDefault="0024344A" w:rsidP="0024344A">
      <w:pPr>
        <w:pStyle w:val="Title"/>
        <w:rPr>
          <w:noProof/>
        </w:rPr>
      </w:pPr>
      <w:r>
        <w:lastRenderedPageBreak/>
        <w:t>Λίστα Σχημάτων</w:t>
      </w:r>
      <w:r w:rsidR="00DA1C29">
        <w:fldChar w:fldCharType="begin"/>
      </w:r>
      <w:r w:rsidR="009D2883">
        <w:instrText xml:space="preserve"> TOC \h \z \c "Σχήμα" </w:instrText>
      </w:r>
      <w:r w:rsidR="00DA1C29">
        <w:fldChar w:fldCharType="separate"/>
      </w:r>
    </w:p>
    <w:p w14:paraId="2D5C67D4" w14:textId="77777777" w:rsidR="00CD4F9A" w:rsidRDefault="00222D7E">
      <w:pPr>
        <w:pStyle w:val="TableofFigures"/>
        <w:tabs>
          <w:tab w:val="right" w:leader="dot" w:pos="8303"/>
        </w:tabs>
        <w:rPr>
          <w:rFonts w:asciiTheme="minorHAnsi" w:eastAsiaTheme="minorEastAsia" w:hAnsiTheme="minorHAnsi" w:cstheme="minorBidi"/>
          <w:noProof/>
          <w:szCs w:val="22"/>
          <w:lang w:eastAsia="el-GR"/>
        </w:rPr>
      </w:pPr>
      <w:hyperlink w:anchor="_Toc423611545" w:history="1">
        <w:r w:rsidR="00CD4F9A" w:rsidRPr="00AD1492">
          <w:rPr>
            <w:rStyle w:val="Hyperlink"/>
            <w:noProof/>
          </w:rPr>
          <w:t xml:space="preserve">Σχήμα 2.1 Εκδόσεις των αρχιτεκτονικών </w:t>
        </w:r>
        <w:r w:rsidR="00CD4F9A" w:rsidRPr="00AD1492">
          <w:rPr>
            <w:rStyle w:val="Hyperlink"/>
            <w:noProof/>
            <w:lang w:val="en-US"/>
          </w:rPr>
          <w:t>MIPS</w:t>
        </w:r>
        <w:r w:rsidR="00CD4F9A">
          <w:rPr>
            <w:noProof/>
            <w:webHidden/>
          </w:rPr>
          <w:tab/>
        </w:r>
        <w:r w:rsidR="00CD4F9A">
          <w:rPr>
            <w:noProof/>
            <w:webHidden/>
          </w:rPr>
          <w:fldChar w:fldCharType="begin"/>
        </w:r>
        <w:r w:rsidR="00CD4F9A">
          <w:rPr>
            <w:noProof/>
            <w:webHidden/>
          </w:rPr>
          <w:instrText xml:space="preserve"> PAGEREF _Toc423611545 \h </w:instrText>
        </w:r>
        <w:r w:rsidR="00CD4F9A">
          <w:rPr>
            <w:noProof/>
            <w:webHidden/>
          </w:rPr>
        </w:r>
        <w:r w:rsidR="00CD4F9A">
          <w:rPr>
            <w:noProof/>
            <w:webHidden/>
          </w:rPr>
          <w:fldChar w:fldCharType="separate"/>
        </w:r>
        <w:r w:rsidR="00CD4F9A">
          <w:rPr>
            <w:noProof/>
            <w:webHidden/>
          </w:rPr>
          <w:t>9</w:t>
        </w:r>
        <w:r w:rsidR="00CD4F9A">
          <w:rPr>
            <w:noProof/>
            <w:webHidden/>
          </w:rPr>
          <w:fldChar w:fldCharType="end"/>
        </w:r>
      </w:hyperlink>
    </w:p>
    <w:p w14:paraId="4D0808A8" w14:textId="77777777" w:rsidR="00CD4F9A" w:rsidRDefault="00222D7E">
      <w:pPr>
        <w:pStyle w:val="TableofFigures"/>
        <w:tabs>
          <w:tab w:val="right" w:leader="dot" w:pos="8303"/>
        </w:tabs>
        <w:rPr>
          <w:rFonts w:asciiTheme="minorHAnsi" w:eastAsiaTheme="minorEastAsia" w:hAnsiTheme="minorHAnsi" w:cstheme="minorBidi"/>
          <w:noProof/>
          <w:szCs w:val="22"/>
          <w:lang w:eastAsia="el-GR"/>
        </w:rPr>
      </w:pPr>
      <w:hyperlink w:anchor="_Toc423611546" w:history="1">
        <w:r w:rsidR="00CD4F9A" w:rsidRPr="00AD1492">
          <w:rPr>
            <w:rStyle w:val="Hyperlink"/>
            <w:noProof/>
          </w:rPr>
          <w:t xml:space="preserve">Σχήμα 2.2 Απλή διοχέτευση </w:t>
        </w:r>
        <w:r w:rsidR="00CD4F9A" w:rsidRPr="00AD1492">
          <w:rPr>
            <w:rStyle w:val="Hyperlink"/>
            <w:noProof/>
            <w:lang w:val="en-US"/>
          </w:rPr>
          <w:t>RISC</w:t>
        </w:r>
        <w:r w:rsidR="00CD4F9A">
          <w:rPr>
            <w:noProof/>
            <w:webHidden/>
          </w:rPr>
          <w:tab/>
        </w:r>
        <w:r w:rsidR="00CD4F9A">
          <w:rPr>
            <w:noProof/>
            <w:webHidden/>
          </w:rPr>
          <w:fldChar w:fldCharType="begin"/>
        </w:r>
        <w:r w:rsidR="00CD4F9A">
          <w:rPr>
            <w:noProof/>
            <w:webHidden/>
          </w:rPr>
          <w:instrText xml:space="preserve"> PAGEREF _Toc423611546 \h </w:instrText>
        </w:r>
        <w:r w:rsidR="00CD4F9A">
          <w:rPr>
            <w:noProof/>
            <w:webHidden/>
          </w:rPr>
        </w:r>
        <w:r w:rsidR="00CD4F9A">
          <w:rPr>
            <w:noProof/>
            <w:webHidden/>
          </w:rPr>
          <w:fldChar w:fldCharType="separate"/>
        </w:r>
        <w:r w:rsidR="00CD4F9A">
          <w:rPr>
            <w:noProof/>
            <w:webHidden/>
          </w:rPr>
          <w:t>18</w:t>
        </w:r>
        <w:r w:rsidR="00CD4F9A">
          <w:rPr>
            <w:noProof/>
            <w:webHidden/>
          </w:rPr>
          <w:fldChar w:fldCharType="end"/>
        </w:r>
      </w:hyperlink>
    </w:p>
    <w:p w14:paraId="4840EA4D" w14:textId="77777777" w:rsidR="00CD4F9A" w:rsidRDefault="00222D7E">
      <w:pPr>
        <w:pStyle w:val="TableofFigures"/>
        <w:tabs>
          <w:tab w:val="right" w:leader="dot" w:pos="8303"/>
        </w:tabs>
        <w:rPr>
          <w:rFonts w:asciiTheme="minorHAnsi" w:eastAsiaTheme="minorEastAsia" w:hAnsiTheme="minorHAnsi" w:cstheme="minorBidi"/>
          <w:noProof/>
          <w:szCs w:val="22"/>
          <w:lang w:eastAsia="el-GR"/>
        </w:rPr>
      </w:pPr>
      <w:hyperlink w:anchor="_Toc423611547" w:history="1">
        <w:r w:rsidR="00CD4F9A" w:rsidRPr="00AD1492">
          <w:rPr>
            <w:rStyle w:val="Hyperlink"/>
            <w:noProof/>
          </w:rPr>
          <w:t>Σχήμα 2.3 Επικάλυψη τμημάτων της διαδρομής δεδομένων</w:t>
        </w:r>
        <w:r w:rsidR="00CD4F9A">
          <w:rPr>
            <w:noProof/>
            <w:webHidden/>
          </w:rPr>
          <w:tab/>
        </w:r>
        <w:r w:rsidR="00CD4F9A">
          <w:rPr>
            <w:noProof/>
            <w:webHidden/>
          </w:rPr>
          <w:fldChar w:fldCharType="begin"/>
        </w:r>
        <w:r w:rsidR="00CD4F9A">
          <w:rPr>
            <w:noProof/>
            <w:webHidden/>
          </w:rPr>
          <w:instrText xml:space="preserve"> PAGEREF _Toc423611547 \h </w:instrText>
        </w:r>
        <w:r w:rsidR="00CD4F9A">
          <w:rPr>
            <w:noProof/>
            <w:webHidden/>
          </w:rPr>
        </w:r>
        <w:r w:rsidR="00CD4F9A">
          <w:rPr>
            <w:noProof/>
            <w:webHidden/>
          </w:rPr>
          <w:fldChar w:fldCharType="separate"/>
        </w:r>
        <w:r w:rsidR="00CD4F9A">
          <w:rPr>
            <w:noProof/>
            <w:webHidden/>
          </w:rPr>
          <w:t>19</w:t>
        </w:r>
        <w:r w:rsidR="00CD4F9A">
          <w:rPr>
            <w:noProof/>
            <w:webHidden/>
          </w:rPr>
          <w:fldChar w:fldCharType="end"/>
        </w:r>
      </w:hyperlink>
    </w:p>
    <w:p w14:paraId="7D695A92" w14:textId="77777777" w:rsidR="00CD4F9A" w:rsidRDefault="00222D7E">
      <w:pPr>
        <w:pStyle w:val="TableofFigures"/>
        <w:tabs>
          <w:tab w:val="right" w:leader="dot" w:pos="8303"/>
        </w:tabs>
        <w:rPr>
          <w:rFonts w:asciiTheme="minorHAnsi" w:eastAsiaTheme="minorEastAsia" w:hAnsiTheme="minorHAnsi" w:cstheme="minorBidi"/>
          <w:noProof/>
          <w:szCs w:val="22"/>
          <w:lang w:eastAsia="el-GR"/>
        </w:rPr>
      </w:pPr>
      <w:hyperlink w:anchor="_Toc423611548" w:history="1">
        <w:r w:rsidR="00CD4F9A" w:rsidRPr="00AD1492">
          <w:rPr>
            <w:rStyle w:val="Hyperlink"/>
            <w:noProof/>
          </w:rPr>
          <w:t>Σχήμα 2.4 Καταχωρητές διοχέτευσης ανάμεσα στα διαδοχικά στάδια διοχέτευσης</w:t>
        </w:r>
        <w:r w:rsidR="00CD4F9A">
          <w:rPr>
            <w:noProof/>
            <w:webHidden/>
          </w:rPr>
          <w:tab/>
        </w:r>
        <w:r w:rsidR="00CD4F9A">
          <w:rPr>
            <w:noProof/>
            <w:webHidden/>
          </w:rPr>
          <w:fldChar w:fldCharType="begin"/>
        </w:r>
        <w:r w:rsidR="00CD4F9A">
          <w:rPr>
            <w:noProof/>
            <w:webHidden/>
          </w:rPr>
          <w:instrText xml:space="preserve"> PAGEREF _Toc423611548 \h </w:instrText>
        </w:r>
        <w:r w:rsidR="00CD4F9A">
          <w:rPr>
            <w:noProof/>
            <w:webHidden/>
          </w:rPr>
        </w:r>
        <w:r w:rsidR="00CD4F9A">
          <w:rPr>
            <w:noProof/>
            <w:webHidden/>
          </w:rPr>
          <w:fldChar w:fldCharType="separate"/>
        </w:r>
        <w:r w:rsidR="00CD4F9A">
          <w:rPr>
            <w:noProof/>
            <w:webHidden/>
          </w:rPr>
          <w:t>20</w:t>
        </w:r>
        <w:r w:rsidR="00CD4F9A">
          <w:rPr>
            <w:noProof/>
            <w:webHidden/>
          </w:rPr>
          <w:fldChar w:fldCharType="end"/>
        </w:r>
      </w:hyperlink>
    </w:p>
    <w:p w14:paraId="4DC481A2" w14:textId="77777777" w:rsidR="00CD4F9A" w:rsidRDefault="00222D7E">
      <w:pPr>
        <w:pStyle w:val="TableofFigures"/>
        <w:tabs>
          <w:tab w:val="right" w:leader="dot" w:pos="8303"/>
        </w:tabs>
        <w:rPr>
          <w:rFonts w:asciiTheme="minorHAnsi" w:eastAsiaTheme="minorEastAsia" w:hAnsiTheme="minorHAnsi" w:cstheme="minorBidi"/>
          <w:noProof/>
          <w:szCs w:val="22"/>
          <w:lang w:eastAsia="el-GR"/>
        </w:rPr>
      </w:pPr>
      <w:hyperlink w:anchor="_Toc423611549" w:history="1">
        <w:r w:rsidR="00CD4F9A" w:rsidRPr="00AD1492">
          <w:rPr>
            <w:rStyle w:val="Hyperlink"/>
            <w:noProof/>
          </w:rPr>
          <w:t>Σχήμα 2.5 Κίνδυνος Δεδομένων</w:t>
        </w:r>
        <w:r w:rsidR="00CD4F9A">
          <w:rPr>
            <w:noProof/>
            <w:webHidden/>
          </w:rPr>
          <w:tab/>
        </w:r>
        <w:r w:rsidR="00CD4F9A">
          <w:rPr>
            <w:noProof/>
            <w:webHidden/>
          </w:rPr>
          <w:fldChar w:fldCharType="begin"/>
        </w:r>
        <w:r w:rsidR="00CD4F9A">
          <w:rPr>
            <w:noProof/>
            <w:webHidden/>
          </w:rPr>
          <w:instrText xml:space="preserve"> PAGEREF _Toc423611549 \h </w:instrText>
        </w:r>
        <w:r w:rsidR="00CD4F9A">
          <w:rPr>
            <w:noProof/>
            <w:webHidden/>
          </w:rPr>
        </w:r>
        <w:r w:rsidR="00CD4F9A">
          <w:rPr>
            <w:noProof/>
            <w:webHidden/>
          </w:rPr>
          <w:fldChar w:fldCharType="separate"/>
        </w:r>
        <w:r w:rsidR="00CD4F9A">
          <w:rPr>
            <w:noProof/>
            <w:webHidden/>
          </w:rPr>
          <w:t>22</w:t>
        </w:r>
        <w:r w:rsidR="00CD4F9A">
          <w:rPr>
            <w:noProof/>
            <w:webHidden/>
          </w:rPr>
          <w:fldChar w:fldCharType="end"/>
        </w:r>
      </w:hyperlink>
    </w:p>
    <w:p w14:paraId="06AE0197" w14:textId="77777777" w:rsidR="00CD4F9A" w:rsidRDefault="00222D7E">
      <w:pPr>
        <w:pStyle w:val="TableofFigures"/>
        <w:tabs>
          <w:tab w:val="right" w:leader="dot" w:pos="8303"/>
        </w:tabs>
        <w:rPr>
          <w:rFonts w:asciiTheme="minorHAnsi" w:eastAsiaTheme="minorEastAsia" w:hAnsiTheme="minorHAnsi" w:cstheme="minorBidi"/>
          <w:noProof/>
          <w:szCs w:val="22"/>
          <w:lang w:eastAsia="el-GR"/>
        </w:rPr>
      </w:pPr>
      <w:hyperlink w:anchor="_Toc423611550" w:history="1">
        <w:r w:rsidR="00CD4F9A" w:rsidRPr="00AD1492">
          <w:rPr>
            <w:rStyle w:val="Hyperlink"/>
            <w:noProof/>
          </w:rPr>
          <w:t>Σχήμα 2.6 Παράδειγμα προώθησης</w:t>
        </w:r>
        <w:r w:rsidR="00CD4F9A">
          <w:rPr>
            <w:noProof/>
            <w:webHidden/>
          </w:rPr>
          <w:tab/>
        </w:r>
        <w:r w:rsidR="00CD4F9A">
          <w:rPr>
            <w:noProof/>
            <w:webHidden/>
          </w:rPr>
          <w:fldChar w:fldCharType="begin"/>
        </w:r>
        <w:r w:rsidR="00CD4F9A">
          <w:rPr>
            <w:noProof/>
            <w:webHidden/>
          </w:rPr>
          <w:instrText xml:space="preserve"> PAGEREF _Toc423611550 \h </w:instrText>
        </w:r>
        <w:r w:rsidR="00CD4F9A">
          <w:rPr>
            <w:noProof/>
            <w:webHidden/>
          </w:rPr>
        </w:r>
        <w:r w:rsidR="00CD4F9A">
          <w:rPr>
            <w:noProof/>
            <w:webHidden/>
          </w:rPr>
          <w:fldChar w:fldCharType="separate"/>
        </w:r>
        <w:r w:rsidR="00CD4F9A">
          <w:rPr>
            <w:noProof/>
            <w:webHidden/>
          </w:rPr>
          <w:t>23</w:t>
        </w:r>
        <w:r w:rsidR="00CD4F9A">
          <w:rPr>
            <w:noProof/>
            <w:webHidden/>
          </w:rPr>
          <w:fldChar w:fldCharType="end"/>
        </w:r>
      </w:hyperlink>
    </w:p>
    <w:p w14:paraId="5C7FBA3F" w14:textId="77777777" w:rsidR="00CD4F9A" w:rsidRDefault="00222D7E">
      <w:pPr>
        <w:pStyle w:val="TableofFigures"/>
        <w:tabs>
          <w:tab w:val="right" w:leader="dot" w:pos="8303"/>
        </w:tabs>
        <w:rPr>
          <w:rFonts w:asciiTheme="minorHAnsi" w:eastAsiaTheme="minorEastAsia" w:hAnsiTheme="minorHAnsi" w:cstheme="minorBidi"/>
          <w:noProof/>
          <w:szCs w:val="22"/>
          <w:lang w:eastAsia="el-GR"/>
        </w:rPr>
      </w:pPr>
      <w:hyperlink w:anchor="_Toc423611551" w:history="1">
        <w:r w:rsidR="00CD4F9A" w:rsidRPr="00AD1492">
          <w:rPr>
            <w:rStyle w:val="Hyperlink"/>
            <w:noProof/>
          </w:rPr>
          <w:t>Σχήμα 2.7 Παράδειγμα προώθησης</w:t>
        </w:r>
        <w:r w:rsidR="00CD4F9A">
          <w:rPr>
            <w:noProof/>
            <w:webHidden/>
          </w:rPr>
          <w:tab/>
        </w:r>
        <w:r w:rsidR="00CD4F9A">
          <w:rPr>
            <w:noProof/>
            <w:webHidden/>
          </w:rPr>
          <w:fldChar w:fldCharType="begin"/>
        </w:r>
        <w:r w:rsidR="00CD4F9A">
          <w:rPr>
            <w:noProof/>
            <w:webHidden/>
          </w:rPr>
          <w:instrText xml:space="preserve"> PAGEREF _Toc423611551 \h </w:instrText>
        </w:r>
        <w:r w:rsidR="00CD4F9A">
          <w:rPr>
            <w:noProof/>
            <w:webHidden/>
          </w:rPr>
        </w:r>
        <w:r w:rsidR="00CD4F9A">
          <w:rPr>
            <w:noProof/>
            <w:webHidden/>
          </w:rPr>
          <w:fldChar w:fldCharType="separate"/>
        </w:r>
        <w:r w:rsidR="00CD4F9A">
          <w:rPr>
            <w:noProof/>
            <w:webHidden/>
          </w:rPr>
          <w:t>23</w:t>
        </w:r>
        <w:r w:rsidR="00CD4F9A">
          <w:rPr>
            <w:noProof/>
            <w:webHidden/>
          </w:rPr>
          <w:fldChar w:fldCharType="end"/>
        </w:r>
      </w:hyperlink>
    </w:p>
    <w:p w14:paraId="2B18EC2A" w14:textId="77777777" w:rsidR="00CD4F9A" w:rsidRDefault="00222D7E">
      <w:pPr>
        <w:pStyle w:val="TableofFigures"/>
        <w:tabs>
          <w:tab w:val="right" w:leader="dot" w:pos="8303"/>
        </w:tabs>
        <w:rPr>
          <w:rFonts w:asciiTheme="minorHAnsi" w:eastAsiaTheme="minorEastAsia" w:hAnsiTheme="minorHAnsi" w:cstheme="minorBidi"/>
          <w:noProof/>
          <w:szCs w:val="22"/>
          <w:lang w:eastAsia="el-GR"/>
        </w:rPr>
      </w:pPr>
      <w:hyperlink w:anchor="_Toc423611552" w:history="1">
        <w:r w:rsidR="00CD4F9A" w:rsidRPr="00AD1492">
          <w:rPr>
            <w:rStyle w:val="Hyperlink"/>
            <w:noProof/>
          </w:rPr>
          <w:t>Σχήμα 2.8 Αναπόφευκτη ανάσχεση</w:t>
        </w:r>
        <w:r w:rsidR="00CD4F9A">
          <w:rPr>
            <w:noProof/>
            <w:webHidden/>
          </w:rPr>
          <w:tab/>
        </w:r>
        <w:r w:rsidR="00CD4F9A">
          <w:rPr>
            <w:noProof/>
            <w:webHidden/>
          </w:rPr>
          <w:fldChar w:fldCharType="begin"/>
        </w:r>
        <w:r w:rsidR="00CD4F9A">
          <w:rPr>
            <w:noProof/>
            <w:webHidden/>
          </w:rPr>
          <w:instrText xml:space="preserve"> PAGEREF _Toc423611552 \h </w:instrText>
        </w:r>
        <w:r w:rsidR="00CD4F9A">
          <w:rPr>
            <w:noProof/>
            <w:webHidden/>
          </w:rPr>
        </w:r>
        <w:r w:rsidR="00CD4F9A">
          <w:rPr>
            <w:noProof/>
            <w:webHidden/>
          </w:rPr>
          <w:fldChar w:fldCharType="separate"/>
        </w:r>
        <w:r w:rsidR="00CD4F9A">
          <w:rPr>
            <w:noProof/>
            <w:webHidden/>
          </w:rPr>
          <w:t>24</w:t>
        </w:r>
        <w:r w:rsidR="00CD4F9A">
          <w:rPr>
            <w:noProof/>
            <w:webHidden/>
          </w:rPr>
          <w:fldChar w:fldCharType="end"/>
        </w:r>
      </w:hyperlink>
    </w:p>
    <w:p w14:paraId="7628C299" w14:textId="77777777" w:rsidR="00CD4F9A" w:rsidRDefault="00222D7E">
      <w:pPr>
        <w:pStyle w:val="TableofFigures"/>
        <w:tabs>
          <w:tab w:val="right" w:leader="dot" w:pos="8303"/>
        </w:tabs>
        <w:rPr>
          <w:rFonts w:asciiTheme="minorHAnsi" w:eastAsiaTheme="minorEastAsia" w:hAnsiTheme="minorHAnsi" w:cstheme="minorBidi"/>
          <w:noProof/>
          <w:szCs w:val="22"/>
          <w:lang w:eastAsia="el-GR"/>
        </w:rPr>
      </w:pPr>
      <w:hyperlink w:anchor="_Toc423611553" w:history="1">
        <w:r w:rsidR="00CD4F9A" w:rsidRPr="00AD1492">
          <w:rPr>
            <w:rStyle w:val="Hyperlink"/>
            <w:noProof/>
          </w:rPr>
          <w:t>Σχήμα 2.9 Παράδειγμα ανάσχεσης</w:t>
        </w:r>
        <w:r w:rsidR="00CD4F9A">
          <w:rPr>
            <w:noProof/>
            <w:webHidden/>
          </w:rPr>
          <w:tab/>
        </w:r>
        <w:r w:rsidR="00CD4F9A">
          <w:rPr>
            <w:noProof/>
            <w:webHidden/>
          </w:rPr>
          <w:fldChar w:fldCharType="begin"/>
        </w:r>
        <w:r w:rsidR="00CD4F9A">
          <w:rPr>
            <w:noProof/>
            <w:webHidden/>
          </w:rPr>
          <w:instrText xml:space="preserve"> PAGEREF _Toc423611553 \h </w:instrText>
        </w:r>
        <w:r w:rsidR="00CD4F9A">
          <w:rPr>
            <w:noProof/>
            <w:webHidden/>
          </w:rPr>
        </w:r>
        <w:r w:rsidR="00CD4F9A">
          <w:rPr>
            <w:noProof/>
            <w:webHidden/>
          </w:rPr>
          <w:fldChar w:fldCharType="separate"/>
        </w:r>
        <w:r w:rsidR="00CD4F9A">
          <w:rPr>
            <w:noProof/>
            <w:webHidden/>
          </w:rPr>
          <w:t>25</w:t>
        </w:r>
        <w:r w:rsidR="00CD4F9A">
          <w:rPr>
            <w:noProof/>
            <w:webHidden/>
          </w:rPr>
          <w:fldChar w:fldCharType="end"/>
        </w:r>
      </w:hyperlink>
    </w:p>
    <w:p w14:paraId="14BE6264" w14:textId="77777777" w:rsidR="00CD4F9A" w:rsidRDefault="00222D7E">
      <w:pPr>
        <w:pStyle w:val="TableofFigures"/>
        <w:tabs>
          <w:tab w:val="right" w:leader="dot" w:pos="8303"/>
        </w:tabs>
        <w:rPr>
          <w:rFonts w:asciiTheme="minorHAnsi" w:eastAsiaTheme="minorEastAsia" w:hAnsiTheme="minorHAnsi" w:cstheme="minorBidi"/>
          <w:noProof/>
          <w:szCs w:val="22"/>
          <w:lang w:eastAsia="el-GR"/>
        </w:rPr>
      </w:pPr>
      <w:hyperlink w:anchor="_Toc423611554" w:history="1">
        <w:r w:rsidR="00CD4F9A" w:rsidRPr="00AD1492">
          <w:rPr>
            <w:rStyle w:val="Hyperlink"/>
            <w:noProof/>
          </w:rPr>
          <w:t>Σχήμα 2.10 Κίνδυνος Ελέγχου</w:t>
        </w:r>
        <w:r w:rsidR="00CD4F9A">
          <w:rPr>
            <w:noProof/>
            <w:webHidden/>
          </w:rPr>
          <w:tab/>
        </w:r>
        <w:r w:rsidR="00CD4F9A">
          <w:rPr>
            <w:noProof/>
            <w:webHidden/>
          </w:rPr>
          <w:fldChar w:fldCharType="begin"/>
        </w:r>
        <w:r w:rsidR="00CD4F9A">
          <w:rPr>
            <w:noProof/>
            <w:webHidden/>
          </w:rPr>
          <w:instrText xml:space="preserve"> PAGEREF _Toc423611554 \h </w:instrText>
        </w:r>
        <w:r w:rsidR="00CD4F9A">
          <w:rPr>
            <w:noProof/>
            <w:webHidden/>
          </w:rPr>
        </w:r>
        <w:r w:rsidR="00CD4F9A">
          <w:rPr>
            <w:noProof/>
            <w:webHidden/>
          </w:rPr>
          <w:fldChar w:fldCharType="separate"/>
        </w:r>
        <w:r w:rsidR="00CD4F9A">
          <w:rPr>
            <w:noProof/>
            <w:webHidden/>
          </w:rPr>
          <w:t>25</w:t>
        </w:r>
        <w:r w:rsidR="00CD4F9A">
          <w:rPr>
            <w:noProof/>
            <w:webHidden/>
          </w:rPr>
          <w:fldChar w:fldCharType="end"/>
        </w:r>
      </w:hyperlink>
    </w:p>
    <w:p w14:paraId="66D16513" w14:textId="77777777" w:rsidR="00CD4F9A" w:rsidRDefault="00222D7E">
      <w:pPr>
        <w:pStyle w:val="TableofFigures"/>
        <w:tabs>
          <w:tab w:val="right" w:leader="dot" w:pos="8303"/>
        </w:tabs>
        <w:rPr>
          <w:rFonts w:asciiTheme="minorHAnsi" w:eastAsiaTheme="minorEastAsia" w:hAnsiTheme="minorHAnsi" w:cstheme="minorBidi"/>
          <w:noProof/>
          <w:szCs w:val="22"/>
          <w:lang w:eastAsia="el-GR"/>
        </w:rPr>
      </w:pPr>
      <w:hyperlink w:anchor="_Toc423611555" w:history="1">
        <w:r w:rsidR="00CD4F9A" w:rsidRPr="00AD1492">
          <w:rPr>
            <w:rStyle w:val="Hyperlink"/>
            <w:noProof/>
          </w:rPr>
          <w:t>Σχήμα 3.1 α)Μνήμη Εντολών, β)Μετρητής Προγράμματος, γ) Αθροιστής</w:t>
        </w:r>
        <w:r w:rsidR="00CD4F9A">
          <w:rPr>
            <w:noProof/>
            <w:webHidden/>
          </w:rPr>
          <w:tab/>
        </w:r>
        <w:r w:rsidR="00CD4F9A">
          <w:rPr>
            <w:noProof/>
            <w:webHidden/>
          </w:rPr>
          <w:fldChar w:fldCharType="begin"/>
        </w:r>
        <w:r w:rsidR="00CD4F9A">
          <w:rPr>
            <w:noProof/>
            <w:webHidden/>
          </w:rPr>
          <w:instrText xml:space="preserve"> PAGEREF _Toc423611555 \h </w:instrText>
        </w:r>
        <w:r w:rsidR="00CD4F9A">
          <w:rPr>
            <w:noProof/>
            <w:webHidden/>
          </w:rPr>
        </w:r>
        <w:r w:rsidR="00CD4F9A">
          <w:rPr>
            <w:noProof/>
            <w:webHidden/>
          </w:rPr>
          <w:fldChar w:fldCharType="separate"/>
        </w:r>
        <w:r w:rsidR="00CD4F9A">
          <w:rPr>
            <w:noProof/>
            <w:webHidden/>
          </w:rPr>
          <w:t>27</w:t>
        </w:r>
        <w:r w:rsidR="00CD4F9A">
          <w:rPr>
            <w:noProof/>
            <w:webHidden/>
          </w:rPr>
          <w:fldChar w:fldCharType="end"/>
        </w:r>
      </w:hyperlink>
    </w:p>
    <w:p w14:paraId="0A1F8670" w14:textId="77777777" w:rsidR="00CD4F9A" w:rsidRDefault="00222D7E">
      <w:pPr>
        <w:pStyle w:val="TableofFigures"/>
        <w:tabs>
          <w:tab w:val="right" w:leader="dot" w:pos="8303"/>
        </w:tabs>
        <w:rPr>
          <w:rFonts w:asciiTheme="minorHAnsi" w:eastAsiaTheme="minorEastAsia" w:hAnsiTheme="minorHAnsi" w:cstheme="minorBidi"/>
          <w:noProof/>
          <w:szCs w:val="22"/>
          <w:lang w:eastAsia="el-GR"/>
        </w:rPr>
      </w:pPr>
      <w:hyperlink w:anchor="_Toc423611556" w:history="1">
        <w:r w:rsidR="00CD4F9A" w:rsidRPr="00AD1492">
          <w:rPr>
            <w:rStyle w:val="Hyperlink"/>
            <w:noProof/>
          </w:rPr>
          <w:t>Σχήμα 3.2 Τρόπος διασύνδεσης των τριών συστατικών</w:t>
        </w:r>
        <w:r w:rsidR="00CD4F9A">
          <w:rPr>
            <w:noProof/>
            <w:webHidden/>
          </w:rPr>
          <w:tab/>
        </w:r>
        <w:r w:rsidR="00CD4F9A">
          <w:rPr>
            <w:noProof/>
            <w:webHidden/>
          </w:rPr>
          <w:fldChar w:fldCharType="begin"/>
        </w:r>
        <w:r w:rsidR="00CD4F9A">
          <w:rPr>
            <w:noProof/>
            <w:webHidden/>
          </w:rPr>
          <w:instrText xml:space="preserve"> PAGEREF _Toc423611556 \h </w:instrText>
        </w:r>
        <w:r w:rsidR="00CD4F9A">
          <w:rPr>
            <w:noProof/>
            <w:webHidden/>
          </w:rPr>
        </w:r>
        <w:r w:rsidR="00CD4F9A">
          <w:rPr>
            <w:noProof/>
            <w:webHidden/>
          </w:rPr>
          <w:fldChar w:fldCharType="separate"/>
        </w:r>
        <w:r w:rsidR="00CD4F9A">
          <w:rPr>
            <w:noProof/>
            <w:webHidden/>
          </w:rPr>
          <w:t>27</w:t>
        </w:r>
        <w:r w:rsidR="00CD4F9A">
          <w:rPr>
            <w:noProof/>
            <w:webHidden/>
          </w:rPr>
          <w:fldChar w:fldCharType="end"/>
        </w:r>
      </w:hyperlink>
    </w:p>
    <w:p w14:paraId="767525D0" w14:textId="77777777" w:rsidR="00CD4F9A" w:rsidRDefault="00222D7E">
      <w:pPr>
        <w:pStyle w:val="TableofFigures"/>
        <w:tabs>
          <w:tab w:val="right" w:leader="dot" w:pos="8303"/>
        </w:tabs>
        <w:rPr>
          <w:rFonts w:asciiTheme="minorHAnsi" w:eastAsiaTheme="minorEastAsia" w:hAnsiTheme="minorHAnsi" w:cstheme="minorBidi"/>
          <w:noProof/>
          <w:szCs w:val="22"/>
          <w:lang w:eastAsia="el-GR"/>
        </w:rPr>
      </w:pPr>
      <w:hyperlink w:anchor="_Toc423611557" w:history="1">
        <w:r w:rsidR="00CD4F9A" w:rsidRPr="00AD1492">
          <w:rPr>
            <w:rStyle w:val="Hyperlink"/>
            <w:noProof/>
          </w:rPr>
          <w:t>Σχήμα 3.3 Στάδιο προσκόμισης εντολής</w:t>
        </w:r>
        <w:r w:rsidR="00CD4F9A">
          <w:rPr>
            <w:noProof/>
            <w:webHidden/>
          </w:rPr>
          <w:tab/>
        </w:r>
        <w:r w:rsidR="00CD4F9A">
          <w:rPr>
            <w:noProof/>
            <w:webHidden/>
          </w:rPr>
          <w:fldChar w:fldCharType="begin"/>
        </w:r>
        <w:r w:rsidR="00CD4F9A">
          <w:rPr>
            <w:noProof/>
            <w:webHidden/>
          </w:rPr>
          <w:instrText xml:space="preserve"> PAGEREF _Toc423611557 \h </w:instrText>
        </w:r>
        <w:r w:rsidR="00CD4F9A">
          <w:rPr>
            <w:noProof/>
            <w:webHidden/>
          </w:rPr>
        </w:r>
        <w:r w:rsidR="00CD4F9A">
          <w:rPr>
            <w:noProof/>
            <w:webHidden/>
          </w:rPr>
          <w:fldChar w:fldCharType="separate"/>
        </w:r>
        <w:r w:rsidR="00CD4F9A">
          <w:rPr>
            <w:noProof/>
            <w:webHidden/>
          </w:rPr>
          <w:t>28</w:t>
        </w:r>
        <w:r w:rsidR="00CD4F9A">
          <w:rPr>
            <w:noProof/>
            <w:webHidden/>
          </w:rPr>
          <w:fldChar w:fldCharType="end"/>
        </w:r>
      </w:hyperlink>
    </w:p>
    <w:p w14:paraId="0738A66F" w14:textId="77777777" w:rsidR="00CD4F9A" w:rsidRDefault="00222D7E">
      <w:pPr>
        <w:pStyle w:val="TableofFigures"/>
        <w:tabs>
          <w:tab w:val="right" w:leader="dot" w:pos="8303"/>
        </w:tabs>
        <w:rPr>
          <w:rFonts w:asciiTheme="minorHAnsi" w:eastAsiaTheme="minorEastAsia" w:hAnsiTheme="minorHAnsi" w:cstheme="minorBidi"/>
          <w:noProof/>
          <w:szCs w:val="22"/>
          <w:lang w:eastAsia="el-GR"/>
        </w:rPr>
      </w:pPr>
      <w:hyperlink w:anchor="_Toc423611558" w:history="1">
        <w:r w:rsidR="00CD4F9A" w:rsidRPr="00AD1492">
          <w:rPr>
            <w:rStyle w:val="Hyperlink"/>
            <w:noProof/>
          </w:rPr>
          <w:t>Σχήμα 3.4 Στάδιο αποκωδικοποίησης εντολής</w:t>
        </w:r>
        <w:r w:rsidR="00CD4F9A">
          <w:rPr>
            <w:noProof/>
            <w:webHidden/>
          </w:rPr>
          <w:tab/>
        </w:r>
        <w:r w:rsidR="00CD4F9A">
          <w:rPr>
            <w:noProof/>
            <w:webHidden/>
          </w:rPr>
          <w:fldChar w:fldCharType="begin"/>
        </w:r>
        <w:r w:rsidR="00CD4F9A">
          <w:rPr>
            <w:noProof/>
            <w:webHidden/>
          </w:rPr>
          <w:instrText xml:space="preserve"> PAGEREF _Toc423611558 \h </w:instrText>
        </w:r>
        <w:r w:rsidR="00CD4F9A">
          <w:rPr>
            <w:noProof/>
            <w:webHidden/>
          </w:rPr>
        </w:r>
        <w:r w:rsidR="00CD4F9A">
          <w:rPr>
            <w:noProof/>
            <w:webHidden/>
          </w:rPr>
          <w:fldChar w:fldCharType="separate"/>
        </w:r>
        <w:r w:rsidR="00CD4F9A">
          <w:rPr>
            <w:noProof/>
            <w:webHidden/>
          </w:rPr>
          <w:t>29</w:t>
        </w:r>
        <w:r w:rsidR="00CD4F9A">
          <w:rPr>
            <w:noProof/>
            <w:webHidden/>
          </w:rPr>
          <w:fldChar w:fldCharType="end"/>
        </w:r>
      </w:hyperlink>
    </w:p>
    <w:p w14:paraId="2355AC32" w14:textId="77777777" w:rsidR="00CD4F9A" w:rsidRDefault="00222D7E">
      <w:pPr>
        <w:pStyle w:val="TableofFigures"/>
        <w:tabs>
          <w:tab w:val="right" w:leader="dot" w:pos="8303"/>
        </w:tabs>
        <w:rPr>
          <w:rFonts w:asciiTheme="minorHAnsi" w:eastAsiaTheme="minorEastAsia" w:hAnsiTheme="minorHAnsi" w:cstheme="minorBidi"/>
          <w:noProof/>
          <w:szCs w:val="22"/>
          <w:lang w:eastAsia="el-GR"/>
        </w:rPr>
      </w:pPr>
      <w:hyperlink w:anchor="_Toc423611559" w:history="1">
        <w:r w:rsidR="00CD4F9A" w:rsidRPr="00AD1492">
          <w:rPr>
            <w:rStyle w:val="Hyperlink"/>
            <w:noProof/>
          </w:rPr>
          <w:t>Σχήμα 3.5 Στάδιο εκτέλεσης εντολής</w:t>
        </w:r>
        <w:r w:rsidR="00CD4F9A">
          <w:rPr>
            <w:noProof/>
            <w:webHidden/>
          </w:rPr>
          <w:tab/>
        </w:r>
        <w:r w:rsidR="00CD4F9A">
          <w:rPr>
            <w:noProof/>
            <w:webHidden/>
          </w:rPr>
          <w:fldChar w:fldCharType="begin"/>
        </w:r>
        <w:r w:rsidR="00CD4F9A">
          <w:rPr>
            <w:noProof/>
            <w:webHidden/>
          </w:rPr>
          <w:instrText xml:space="preserve"> PAGEREF _Toc423611559 \h </w:instrText>
        </w:r>
        <w:r w:rsidR="00CD4F9A">
          <w:rPr>
            <w:noProof/>
            <w:webHidden/>
          </w:rPr>
        </w:r>
        <w:r w:rsidR="00CD4F9A">
          <w:rPr>
            <w:noProof/>
            <w:webHidden/>
          </w:rPr>
          <w:fldChar w:fldCharType="separate"/>
        </w:r>
        <w:r w:rsidR="00CD4F9A">
          <w:rPr>
            <w:noProof/>
            <w:webHidden/>
          </w:rPr>
          <w:t>30</w:t>
        </w:r>
        <w:r w:rsidR="00CD4F9A">
          <w:rPr>
            <w:noProof/>
            <w:webHidden/>
          </w:rPr>
          <w:fldChar w:fldCharType="end"/>
        </w:r>
      </w:hyperlink>
    </w:p>
    <w:p w14:paraId="28BBB2A9" w14:textId="77777777" w:rsidR="00CD4F9A" w:rsidRDefault="00222D7E">
      <w:pPr>
        <w:pStyle w:val="TableofFigures"/>
        <w:tabs>
          <w:tab w:val="right" w:leader="dot" w:pos="8303"/>
        </w:tabs>
        <w:rPr>
          <w:rFonts w:asciiTheme="minorHAnsi" w:eastAsiaTheme="minorEastAsia" w:hAnsiTheme="minorHAnsi" w:cstheme="minorBidi"/>
          <w:noProof/>
          <w:szCs w:val="22"/>
          <w:lang w:eastAsia="el-GR"/>
        </w:rPr>
      </w:pPr>
      <w:hyperlink w:anchor="_Toc423611560" w:history="1">
        <w:r w:rsidR="00CD4F9A" w:rsidRPr="00AD1492">
          <w:rPr>
            <w:rStyle w:val="Hyperlink"/>
            <w:noProof/>
          </w:rPr>
          <w:t>Σχήμα 3.6 Στάδιο προσπέλασης μνήμης</w:t>
        </w:r>
        <w:r w:rsidR="00CD4F9A">
          <w:rPr>
            <w:noProof/>
            <w:webHidden/>
          </w:rPr>
          <w:tab/>
        </w:r>
        <w:r w:rsidR="00CD4F9A">
          <w:rPr>
            <w:noProof/>
            <w:webHidden/>
          </w:rPr>
          <w:fldChar w:fldCharType="begin"/>
        </w:r>
        <w:r w:rsidR="00CD4F9A">
          <w:rPr>
            <w:noProof/>
            <w:webHidden/>
          </w:rPr>
          <w:instrText xml:space="preserve"> PAGEREF _Toc423611560 \h </w:instrText>
        </w:r>
        <w:r w:rsidR="00CD4F9A">
          <w:rPr>
            <w:noProof/>
            <w:webHidden/>
          </w:rPr>
        </w:r>
        <w:r w:rsidR="00CD4F9A">
          <w:rPr>
            <w:noProof/>
            <w:webHidden/>
          </w:rPr>
          <w:fldChar w:fldCharType="separate"/>
        </w:r>
        <w:r w:rsidR="00CD4F9A">
          <w:rPr>
            <w:noProof/>
            <w:webHidden/>
          </w:rPr>
          <w:t>31</w:t>
        </w:r>
        <w:r w:rsidR="00CD4F9A">
          <w:rPr>
            <w:noProof/>
            <w:webHidden/>
          </w:rPr>
          <w:fldChar w:fldCharType="end"/>
        </w:r>
      </w:hyperlink>
    </w:p>
    <w:p w14:paraId="43C1D596" w14:textId="77777777" w:rsidR="00CD4F9A" w:rsidRDefault="00222D7E">
      <w:pPr>
        <w:pStyle w:val="TableofFigures"/>
        <w:tabs>
          <w:tab w:val="right" w:leader="dot" w:pos="8303"/>
        </w:tabs>
        <w:rPr>
          <w:rFonts w:asciiTheme="minorHAnsi" w:eastAsiaTheme="minorEastAsia" w:hAnsiTheme="minorHAnsi" w:cstheme="minorBidi"/>
          <w:noProof/>
          <w:szCs w:val="22"/>
          <w:lang w:eastAsia="el-GR"/>
        </w:rPr>
      </w:pPr>
      <w:hyperlink w:anchor="_Toc423611561" w:history="1">
        <w:r w:rsidR="00CD4F9A" w:rsidRPr="00AD1492">
          <w:rPr>
            <w:rStyle w:val="Hyperlink"/>
            <w:noProof/>
          </w:rPr>
          <w:t>Σχήμα 3.7 Στάδιο επανεγγραφής</w:t>
        </w:r>
        <w:r w:rsidR="00CD4F9A">
          <w:rPr>
            <w:noProof/>
            <w:webHidden/>
          </w:rPr>
          <w:tab/>
        </w:r>
        <w:r w:rsidR="00CD4F9A">
          <w:rPr>
            <w:noProof/>
            <w:webHidden/>
          </w:rPr>
          <w:fldChar w:fldCharType="begin"/>
        </w:r>
        <w:r w:rsidR="00CD4F9A">
          <w:rPr>
            <w:noProof/>
            <w:webHidden/>
          </w:rPr>
          <w:instrText xml:space="preserve"> PAGEREF _Toc423611561 \h </w:instrText>
        </w:r>
        <w:r w:rsidR="00CD4F9A">
          <w:rPr>
            <w:noProof/>
            <w:webHidden/>
          </w:rPr>
        </w:r>
        <w:r w:rsidR="00CD4F9A">
          <w:rPr>
            <w:noProof/>
            <w:webHidden/>
          </w:rPr>
          <w:fldChar w:fldCharType="separate"/>
        </w:r>
        <w:r w:rsidR="00CD4F9A">
          <w:rPr>
            <w:noProof/>
            <w:webHidden/>
          </w:rPr>
          <w:t>32</w:t>
        </w:r>
        <w:r w:rsidR="00CD4F9A">
          <w:rPr>
            <w:noProof/>
            <w:webHidden/>
          </w:rPr>
          <w:fldChar w:fldCharType="end"/>
        </w:r>
      </w:hyperlink>
    </w:p>
    <w:p w14:paraId="7E2BAD4F" w14:textId="77777777" w:rsidR="00CD4F9A" w:rsidRDefault="00222D7E">
      <w:pPr>
        <w:pStyle w:val="TableofFigures"/>
        <w:tabs>
          <w:tab w:val="right" w:leader="dot" w:pos="8303"/>
        </w:tabs>
        <w:rPr>
          <w:rFonts w:asciiTheme="minorHAnsi" w:eastAsiaTheme="minorEastAsia" w:hAnsiTheme="minorHAnsi" w:cstheme="minorBidi"/>
          <w:noProof/>
          <w:szCs w:val="22"/>
          <w:lang w:eastAsia="el-GR"/>
        </w:rPr>
      </w:pPr>
      <w:hyperlink w:anchor="_Toc423611562" w:history="1">
        <w:r w:rsidR="00CD4F9A" w:rsidRPr="00AD1492">
          <w:rPr>
            <w:rStyle w:val="Hyperlink"/>
            <w:noProof/>
          </w:rPr>
          <w:t>Σχήμα 3.8 Ολοκλήρωση διαδρομής</w:t>
        </w:r>
        <w:r w:rsidR="00CD4F9A">
          <w:rPr>
            <w:noProof/>
            <w:webHidden/>
          </w:rPr>
          <w:tab/>
        </w:r>
        <w:r w:rsidR="00CD4F9A">
          <w:rPr>
            <w:noProof/>
            <w:webHidden/>
          </w:rPr>
          <w:fldChar w:fldCharType="begin"/>
        </w:r>
        <w:r w:rsidR="00CD4F9A">
          <w:rPr>
            <w:noProof/>
            <w:webHidden/>
          </w:rPr>
          <w:instrText xml:space="preserve"> PAGEREF _Toc423611562 \h </w:instrText>
        </w:r>
        <w:r w:rsidR="00CD4F9A">
          <w:rPr>
            <w:noProof/>
            <w:webHidden/>
          </w:rPr>
        </w:r>
        <w:r w:rsidR="00CD4F9A">
          <w:rPr>
            <w:noProof/>
            <w:webHidden/>
          </w:rPr>
          <w:fldChar w:fldCharType="separate"/>
        </w:r>
        <w:r w:rsidR="00CD4F9A">
          <w:rPr>
            <w:noProof/>
            <w:webHidden/>
          </w:rPr>
          <w:t>32</w:t>
        </w:r>
        <w:r w:rsidR="00CD4F9A">
          <w:rPr>
            <w:noProof/>
            <w:webHidden/>
          </w:rPr>
          <w:fldChar w:fldCharType="end"/>
        </w:r>
      </w:hyperlink>
    </w:p>
    <w:p w14:paraId="6CA4BD63" w14:textId="77777777" w:rsidR="00CD4F9A" w:rsidRDefault="00222D7E">
      <w:pPr>
        <w:pStyle w:val="TableofFigures"/>
        <w:tabs>
          <w:tab w:val="right" w:leader="dot" w:pos="8303"/>
        </w:tabs>
        <w:rPr>
          <w:rFonts w:asciiTheme="minorHAnsi" w:eastAsiaTheme="minorEastAsia" w:hAnsiTheme="minorHAnsi" w:cstheme="minorBidi"/>
          <w:noProof/>
          <w:szCs w:val="22"/>
          <w:lang w:eastAsia="el-GR"/>
        </w:rPr>
      </w:pPr>
      <w:hyperlink w:anchor="_Toc423611563" w:history="1">
        <w:r w:rsidR="00CD4F9A" w:rsidRPr="00AD1492">
          <w:rPr>
            <w:rStyle w:val="Hyperlink"/>
            <w:noProof/>
          </w:rPr>
          <w:t>Σχήμα 3.9 Μονάδα ελέγχου</w:t>
        </w:r>
        <w:r w:rsidR="00CD4F9A">
          <w:rPr>
            <w:noProof/>
            <w:webHidden/>
          </w:rPr>
          <w:tab/>
        </w:r>
        <w:r w:rsidR="00CD4F9A">
          <w:rPr>
            <w:noProof/>
            <w:webHidden/>
          </w:rPr>
          <w:fldChar w:fldCharType="begin"/>
        </w:r>
        <w:r w:rsidR="00CD4F9A">
          <w:rPr>
            <w:noProof/>
            <w:webHidden/>
          </w:rPr>
          <w:instrText xml:space="preserve"> PAGEREF _Toc423611563 \h </w:instrText>
        </w:r>
        <w:r w:rsidR="00CD4F9A">
          <w:rPr>
            <w:noProof/>
            <w:webHidden/>
          </w:rPr>
        </w:r>
        <w:r w:rsidR="00CD4F9A">
          <w:rPr>
            <w:noProof/>
            <w:webHidden/>
          </w:rPr>
          <w:fldChar w:fldCharType="separate"/>
        </w:r>
        <w:r w:rsidR="00CD4F9A">
          <w:rPr>
            <w:noProof/>
            <w:webHidden/>
          </w:rPr>
          <w:t>34</w:t>
        </w:r>
        <w:r w:rsidR="00CD4F9A">
          <w:rPr>
            <w:noProof/>
            <w:webHidden/>
          </w:rPr>
          <w:fldChar w:fldCharType="end"/>
        </w:r>
      </w:hyperlink>
    </w:p>
    <w:p w14:paraId="07026B64" w14:textId="77777777" w:rsidR="00CD4F9A" w:rsidRDefault="00222D7E">
      <w:pPr>
        <w:pStyle w:val="TableofFigures"/>
        <w:tabs>
          <w:tab w:val="right" w:leader="dot" w:pos="8303"/>
        </w:tabs>
        <w:rPr>
          <w:rFonts w:asciiTheme="minorHAnsi" w:eastAsiaTheme="minorEastAsia" w:hAnsiTheme="minorHAnsi" w:cstheme="minorBidi"/>
          <w:noProof/>
          <w:szCs w:val="22"/>
          <w:lang w:eastAsia="el-GR"/>
        </w:rPr>
      </w:pPr>
      <w:hyperlink w:anchor="_Toc423611564" w:history="1">
        <w:r w:rsidR="00CD4F9A" w:rsidRPr="00AD1492">
          <w:rPr>
            <w:rStyle w:val="Hyperlink"/>
            <w:noProof/>
          </w:rPr>
          <w:t>Σχήμα 3.10 Τεχνική προώθησης</w:t>
        </w:r>
        <w:r w:rsidR="00CD4F9A">
          <w:rPr>
            <w:noProof/>
            <w:webHidden/>
          </w:rPr>
          <w:tab/>
        </w:r>
        <w:r w:rsidR="00CD4F9A">
          <w:rPr>
            <w:noProof/>
            <w:webHidden/>
          </w:rPr>
          <w:fldChar w:fldCharType="begin"/>
        </w:r>
        <w:r w:rsidR="00CD4F9A">
          <w:rPr>
            <w:noProof/>
            <w:webHidden/>
          </w:rPr>
          <w:instrText xml:space="preserve"> PAGEREF _Toc423611564 \h </w:instrText>
        </w:r>
        <w:r w:rsidR="00CD4F9A">
          <w:rPr>
            <w:noProof/>
            <w:webHidden/>
          </w:rPr>
        </w:r>
        <w:r w:rsidR="00CD4F9A">
          <w:rPr>
            <w:noProof/>
            <w:webHidden/>
          </w:rPr>
          <w:fldChar w:fldCharType="separate"/>
        </w:r>
        <w:r w:rsidR="00CD4F9A">
          <w:rPr>
            <w:noProof/>
            <w:webHidden/>
          </w:rPr>
          <w:t>38</w:t>
        </w:r>
        <w:r w:rsidR="00CD4F9A">
          <w:rPr>
            <w:noProof/>
            <w:webHidden/>
          </w:rPr>
          <w:fldChar w:fldCharType="end"/>
        </w:r>
      </w:hyperlink>
    </w:p>
    <w:p w14:paraId="02DE8884" w14:textId="31DC3FCE" w:rsidR="00CD4F9A" w:rsidRDefault="00222D7E">
      <w:pPr>
        <w:pStyle w:val="TableofFigures"/>
        <w:tabs>
          <w:tab w:val="right" w:leader="dot" w:pos="8303"/>
        </w:tabs>
        <w:rPr>
          <w:rFonts w:asciiTheme="minorHAnsi" w:eastAsiaTheme="minorEastAsia" w:hAnsiTheme="minorHAnsi" w:cstheme="minorBidi"/>
          <w:noProof/>
          <w:szCs w:val="22"/>
          <w:lang w:eastAsia="el-GR"/>
        </w:rPr>
      </w:pPr>
      <w:hyperlink w:anchor="_Toc423611565" w:history="1">
        <w:r w:rsidR="00CD4F9A" w:rsidRPr="00AD1492">
          <w:rPr>
            <w:rStyle w:val="Hyperlink"/>
            <w:noProof/>
          </w:rPr>
          <w:t xml:space="preserve">Σχήμα 3.11Τεχνικη </w:t>
        </w:r>
        <w:r w:rsidR="006C2D7A">
          <w:rPr>
            <w:rStyle w:val="Hyperlink"/>
            <w:noProof/>
          </w:rPr>
          <w:t>ανάσχεσης</w:t>
        </w:r>
        <w:r w:rsidR="00CD4F9A">
          <w:rPr>
            <w:noProof/>
            <w:webHidden/>
          </w:rPr>
          <w:tab/>
        </w:r>
        <w:r w:rsidR="00CD4F9A">
          <w:rPr>
            <w:noProof/>
            <w:webHidden/>
          </w:rPr>
          <w:fldChar w:fldCharType="begin"/>
        </w:r>
        <w:r w:rsidR="00CD4F9A">
          <w:rPr>
            <w:noProof/>
            <w:webHidden/>
          </w:rPr>
          <w:instrText xml:space="preserve"> PAGEREF _Toc423611565 \h </w:instrText>
        </w:r>
        <w:r w:rsidR="00CD4F9A">
          <w:rPr>
            <w:noProof/>
            <w:webHidden/>
          </w:rPr>
        </w:r>
        <w:r w:rsidR="00CD4F9A">
          <w:rPr>
            <w:noProof/>
            <w:webHidden/>
          </w:rPr>
          <w:fldChar w:fldCharType="separate"/>
        </w:r>
        <w:r w:rsidR="00CD4F9A">
          <w:rPr>
            <w:noProof/>
            <w:webHidden/>
          </w:rPr>
          <w:t>39</w:t>
        </w:r>
        <w:r w:rsidR="00CD4F9A">
          <w:rPr>
            <w:noProof/>
            <w:webHidden/>
          </w:rPr>
          <w:fldChar w:fldCharType="end"/>
        </w:r>
      </w:hyperlink>
    </w:p>
    <w:p w14:paraId="2E27D15F" w14:textId="77777777" w:rsidR="00CD4F9A" w:rsidRDefault="00222D7E">
      <w:pPr>
        <w:pStyle w:val="TableofFigures"/>
        <w:tabs>
          <w:tab w:val="right" w:leader="dot" w:pos="8303"/>
        </w:tabs>
        <w:rPr>
          <w:rFonts w:asciiTheme="minorHAnsi" w:eastAsiaTheme="minorEastAsia" w:hAnsiTheme="minorHAnsi" w:cstheme="minorBidi"/>
          <w:noProof/>
          <w:szCs w:val="22"/>
          <w:lang w:eastAsia="el-GR"/>
        </w:rPr>
      </w:pPr>
      <w:hyperlink w:anchor="_Toc423611566" w:history="1">
        <w:r w:rsidR="00CD4F9A" w:rsidRPr="00AD1492">
          <w:rPr>
            <w:rStyle w:val="Hyperlink"/>
            <w:noProof/>
          </w:rPr>
          <w:t xml:space="preserve">Σχήμα 5.1 Έλεγχοι που δεν καλύπτει το </w:t>
        </w:r>
        <w:r w:rsidR="00CD4F9A" w:rsidRPr="00AD1492">
          <w:rPr>
            <w:rStyle w:val="Hyperlink"/>
            <w:noProof/>
            <w:lang w:val="en-US"/>
          </w:rPr>
          <w:t>Condition</w:t>
        </w:r>
        <w:r w:rsidR="00CD4F9A" w:rsidRPr="00AD1492">
          <w:rPr>
            <w:rStyle w:val="Hyperlink"/>
            <w:noProof/>
          </w:rPr>
          <w:t xml:space="preserve"> </w:t>
        </w:r>
        <w:r w:rsidR="00CD4F9A" w:rsidRPr="00AD1492">
          <w:rPr>
            <w:rStyle w:val="Hyperlink"/>
            <w:noProof/>
            <w:lang w:val="en-US"/>
          </w:rPr>
          <w:t>Coverage</w:t>
        </w:r>
        <w:r w:rsidR="00CD4F9A">
          <w:rPr>
            <w:noProof/>
            <w:webHidden/>
          </w:rPr>
          <w:tab/>
        </w:r>
        <w:r w:rsidR="00CD4F9A">
          <w:rPr>
            <w:noProof/>
            <w:webHidden/>
          </w:rPr>
          <w:fldChar w:fldCharType="begin"/>
        </w:r>
        <w:r w:rsidR="00CD4F9A">
          <w:rPr>
            <w:noProof/>
            <w:webHidden/>
          </w:rPr>
          <w:instrText xml:space="preserve"> PAGEREF _Toc423611566 \h </w:instrText>
        </w:r>
        <w:r w:rsidR="00CD4F9A">
          <w:rPr>
            <w:noProof/>
            <w:webHidden/>
          </w:rPr>
        </w:r>
        <w:r w:rsidR="00CD4F9A">
          <w:rPr>
            <w:noProof/>
            <w:webHidden/>
          </w:rPr>
          <w:fldChar w:fldCharType="separate"/>
        </w:r>
        <w:r w:rsidR="00CD4F9A">
          <w:rPr>
            <w:noProof/>
            <w:webHidden/>
          </w:rPr>
          <w:t>70</w:t>
        </w:r>
        <w:r w:rsidR="00CD4F9A">
          <w:rPr>
            <w:noProof/>
            <w:webHidden/>
          </w:rPr>
          <w:fldChar w:fldCharType="end"/>
        </w:r>
      </w:hyperlink>
    </w:p>
    <w:p w14:paraId="609B97BF" w14:textId="77777777" w:rsidR="00CD4F9A" w:rsidRDefault="00DA1C29" w:rsidP="006C4177">
      <w:pPr>
        <w:pStyle w:val="Title"/>
        <w:rPr>
          <w:noProof/>
        </w:rPr>
      </w:pPr>
      <w:r>
        <w:lastRenderedPageBreak/>
        <w:fldChar w:fldCharType="end"/>
      </w:r>
      <w:r w:rsidR="006C4177">
        <w:t>Λίστα Πινάκων</w:t>
      </w:r>
      <w:r>
        <w:fldChar w:fldCharType="begin"/>
      </w:r>
      <w:r w:rsidR="006C4177">
        <w:instrText xml:space="preserve"> TOC \h \z \c "Πίνακας" </w:instrText>
      </w:r>
      <w:r>
        <w:fldChar w:fldCharType="separate"/>
      </w:r>
    </w:p>
    <w:p w14:paraId="4C19683B" w14:textId="77777777" w:rsidR="00CD4F9A" w:rsidRDefault="00222D7E">
      <w:pPr>
        <w:pStyle w:val="TableofFigures"/>
        <w:tabs>
          <w:tab w:val="right" w:leader="dot" w:pos="8303"/>
        </w:tabs>
        <w:rPr>
          <w:rFonts w:asciiTheme="minorHAnsi" w:eastAsiaTheme="minorEastAsia" w:hAnsiTheme="minorHAnsi" w:cstheme="minorBidi"/>
          <w:noProof/>
          <w:szCs w:val="22"/>
          <w:lang w:eastAsia="el-GR"/>
        </w:rPr>
      </w:pPr>
      <w:hyperlink w:anchor="_Toc423611567" w:history="1">
        <w:r w:rsidR="00CD4F9A" w:rsidRPr="00E6512B">
          <w:rPr>
            <w:rStyle w:val="Hyperlink"/>
            <w:noProof/>
          </w:rPr>
          <w:t>Πίνακας 2.1-Καταχωρητές γενικού σκοπού</w:t>
        </w:r>
        <w:r w:rsidR="00CD4F9A">
          <w:rPr>
            <w:noProof/>
            <w:webHidden/>
          </w:rPr>
          <w:tab/>
        </w:r>
        <w:r w:rsidR="00CD4F9A">
          <w:rPr>
            <w:noProof/>
            <w:webHidden/>
          </w:rPr>
          <w:fldChar w:fldCharType="begin"/>
        </w:r>
        <w:r w:rsidR="00CD4F9A">
          <w:rPr>
            <w:noProof/>
            <w:webHidden/>
          </w:rPr>
          <w:instrText xml:space="preserve"> PAGEREF _Toc423611567 \h </w:instrText>
        </w:r>
        <w:r w:rsidR="00CD4F9A">
          <w:rPr>
            <w:noProof/>
            <w:webHidden/>
          </w:rPr>
        </w:r>
        <w:r w:rsidR="00CD4F9A">
          <w:rPr>
            <w:noProof/>
            <w:webHidden/>
          </w:rPr>
          <w:fldChar w:fldCharType="separate"/>
        </w:r>
        <w:r w:rsidR="00CD4F9A">
          <w:rPr>
            <w:noProof/>
            <w:webHidden/>
          </w:rPr>
          <w:t>11</w:t>
        </w:r>
        <w:r w:rsidR="00CD4F9A">
          <w:rPr>
            <w:noProof/>
            <w:webHidden/>
          </w:rPr>
          <w:fldChar w:fldCharType="end"/>
        </w:r>
      </w:hyperlink>
    </w:p>
    <w:p w14:paraId="05C08437" w14:textId="77777777" w:rsidR="00CD4F9A" w:rsidRDefault="00222D7E">
      <w:pPr>
        <w:pStyle w:val="TableofFigures"/>
        <w:tabs>
          <w:tab w:val="right" w:leader="dot" w:pos="8303"/>
        </w:tabs>
        <w:rPr>
          <w:rFonts w:asciiTheme="minorHAnsi" w:eastAsiaTheme="minorEastAsia" w:hAnsiTheme="minorHAnsi" w:cstheme="minorBidi"/>
          <w:noProof/>
          <w:szCs w:val="22"/>
          <w:lang w:eastAsia="el-GR"/>
        </w:rPr>
      </w:pPr>
      <w:hyperlink w:anchor="_Toc423611568" w:history="1">
        <w:r w:rsidR="00CD4F9A" w:rsidRPr="00E6512B">
          <w:rPr>
            <w:rStyle w:val="Hyperlink"/>
            <w:noProof/>
          </w:rPr>
          <w:t>Πίνακας 2.2 Ειδικοί καταχωρητές</w:t>
        </w:r>
        <w:r w:rsidR="00CD4F9A">
          <w:rPr>
            <w:noProof/>
            <w:webHidden/>
          </w:rPr>
          <w:tab/>
        </w:r>
        <w:r w:rsidR="00CD4F9A">
          <w:rPr>
            <w:noProof/>
            <w:webHidden/>
          </w:rPr>
          <w:fldChar w:fldCharType="begin"/>
        </w:r>
        <w:r w:rsidR="00CD4F9A">
          <w:rPr>
            <w:noProof/>
            <w:webHidden/>
          </w:rPr>
          <w:instrText xml:space="preserve"> PAGEREF _Toc423611568 \h </w:instrText>
        </w:r>
        <w:r w:rsidR="00CD4F9A">
          <w:rPr>
            <w:noProof/>
            <w:webHidden/>
          </w:rPr>
        </w:r>
        <w:r w:rsidR="00CD4F9A">
          <w:rPr>
            <w:noProof/>
            <w:webHidden/>
          </w:rPr>
          <w:fldChar w:fldCharType="separate"/>
        </w:r>
        <w:r w:rsidR="00CD4F9A">
          <w:rPr>
            <w:noProof/>
            <w:webHidden/>
          </w:rPr>
          <w:t>11</w:t>
        </w:r>
        <w:r w:rsidR="00CD4F9A">
          <w:rPr>
            <w:noProof/>
            <w:webHidden/>
          </w:rPr>
          <w:fldChar w:fldCharType="end"/>
        </w:r>
      </w:hyperlink>
    </w:p>
    <w:p w14:paraId="459CF138" w14:textId="77777777" w:rsidR="00CD4F9A" w:rsidRDefault="00222D7E">
      <w:pPr>
        <w:pStyle w:val="TableofFigures"/>
        <w:tabs>
          <w:tab w:val="right" w:leader="dot" w:pos="8303"/>
        </w:tabs>
        <w:rPr>
          <w:rFonts w:asciiTheme="minorHAnsi" w:eastAsiaTheme="minorEastAsia" w:hAnsiTheme="minorHAnsi" w:cstheme="minorBidi"/>
          <w:noProof/>
          <w:szCs w:val="22"/>
          <w:lang w:eastAsia="el-GR"/>
        </w:rPr>
      </w:pPr>
      <w:hyperlink w:anchor="_Toc423611569" w:history="1">
        <w:r w:rsidR="00CD4F9A" w:rsidRPr="00E6512B">
          <w:rPr>
            <w:rStyle w:val="Hyperlink"/>
            <w:noProof/>
          </w:rPr>
          <w:t xml:space="preserve">Πίνακας 2.3- Μνήμη του </w:t>
        </w:r>
        <w:r w:rsidR="00CD4F9A" w:rsidRPr="00E6512B">
          <w:rPr>
            <w:rStyle w:val="Hyperlink"/>
            <w:noProof/>
            <w:lang w:val="en-US"/>
          </w:rPr>
          <w:t>MIPS</w:t>
        </w:r>
        <w:r w:rsidR="00CD4F9A">
          <w:rPr>
            <w:noProof/>
            <w:webHidden/>
          </w:rPr>
          <w:tab/>
        </w:r>
        <w:r w:rsidR="00CD4F9A">
          <w:rPr>
            <w:noProof/>
            <w:webHidden/>
          </w:rPr>
          <w:fldChar w:fldCharType="begin"/>
        </w:r>
        <w:r w:rsidR="00CD4F9A">
          <w:rPr>
            <w:noProof/>
            <w:webHidden/>
          </w:rPr>
          <w:instrText xml:space="preserve"> PAGEREF _Toc423611569 \h </w:instrText>
        </w:r>
        <w:r w:rsidR="00CD4F9A">
          <w:rPr>
            <w:noProof/>
            <w:webHidden/>
          </w:rPr>
        </w:r>
        <w:r w:rsidR="00CD4F9A">
          <w:rPr>
            <w:noProof/>
            <w:webHidden/>
          </w:rPr>
          <w:fldChar w:fldCharType="separate"/>
        </w:r>
        <w:r w:rsidR="00CD4F9A">
          <w:rPr>
            <w:noProof/>
            <w:webHidden/>
          </w:rPr>
          <w:t>12</w:t>
        </w:r>
        <w:r w:rsidR="00CD4F9A">
          <w:rPr>
            <w:noProof/>
            <w:webHidden/>
          </w:rPr>
          <w:fldChar w:fldCharType="end"/>
        </w:r>
      </w:hyperlink>
    </w:p>
    <w:p w14:paraId="30DED6DF" w14:textId="77777777" w:rsidR="00CD4F9A" w:rsidRDefault="00222D7E">
      <w:pPr>
        <w:pStyle w:val="TableofFigures"/>
        <w:tabs>
          <w:tab w:val="right" w:leader="dot" w:pos="8303"/>
        </w:tabs>
        <w:rPr>
          <w:rFonts w:asciiTheme="minorHAnsi" w:eastAsiaTheme="minorEastAsia" w:hAnsiTheme="minorHAnsi" w:cstheme="minorBidi"/>
          <w:noProof/>
          <w:szCs w:val="22"/>
          <w:lang w:eastAsia="el-GR"/>
        </w:rPr>
      </w:pPr>
      <w:hyperlink w:anchor="_Toc423611570" w:history="1">
        <w:r w:rsidR="00CD4F9A" w:rsidRPr="00E6512B">
          <w:rPr>
            <w:rStyle w:val="Hyperlink"/>
            <w:noProof/>
          </w:rPr>
          <w:t xml:space="preserve">Πίνακας 2.4.- Χάρτης της μνήμης του </w:t>
        </w:r>
        <w:r w:rsidR="00CD4F9A" w:rsidRPr="00E6512B">
          <w:rPr>
            <w:rStyle w:val="Hyperlink"/>
            <w:noProof/>
            <w:lang w:val="en-US"/>
          </w:rPr>
          <w:t>MIPS</w:t>
        </w:r>
        <w:r w:rsidR="00CD4F9A">
          <w:rPr>
            <w:noProof/>
            <w:webHidden/>
          </w:rPr>
          <w:tab/>
        </w:r>
        <w:r w:rsidR="00CD4F9A">
          <w:rPr>
            <w:noProof/>
            <w:webHidden/>
          </w:rPr>
          <w:fldChar w:fldCharType="begin"/>
        </w:r>
        <w:r w:rsidR="00CD4F9A">
          <w:rPr>
            <w:noProof/>
            <w:webHidden/>
          </w:rPr>
          <w:instrText xml:space="preserve"> PAGEREF _Toc423611570 \h </w:instrText>
        </w:r>
        <w:r w:rsidR="00CD4F9A">
          <w:rPr>
            <w:noProof/>
            <w:webHidden/>
          </w:rPr>
        </w:r>
        <w:r w:rsidR="00CD4F9A">
          <w:rPr>
            <w:noProof/>
            <w:webHidden/>
          </w:rPr>
          <w:fldChar w:fldCharType="separate"/>
        </w:r>
        <w:r w:rsidR="00CD4F9A">
          <w:rPr>
            <w:noProof/>
            <w:webHidden/>
          </w:rPr>
          <w:t>13</w:t>
        </w:r>
        <w:r w:rsidR="00CD4F9A">
          <w:rPr>
            <w:noProof/>
            <w:webHidden/>
          </w:rPr>
          <w:fldChar w:fldCharType="end"/>
        </w:r>
      </w:hyperlink>
    </w:p>
    <w:p w14:paraId="6FE60792" w14:textId="77777777" w:rsidR="00CD4F9A" w:rsidRDefault="00222D7E">
      <w:pPr>
        <w:pStyle w:val="TableofFigures"/>
        <w:tabs>
          <w:tab w:val="right" w:leader="dot" w:pos="8303"/>
        </w:tabs>
        <w:rPr>
          <w:rFonts w:asciiTheme="minorHAnsi" w:eastAsiaTheme="minorEastAsia" w:hAnsiTheme="minorHAnsi" w:cstheme="minorBidi"/>
          <w:noProof/>
          <w:szCs w:val="22"/>
          <w:lang w:eastAsia="el-GR"/>
        </w:rPr>
      </w:pPr>
      <w:hyperlink w:anchor="_Toc423611571" w:history="1">
        <w:r w:rsidR="00CD4F9A" w:rsidRPr="00E6512B">
          <w:rPr>
            <w:rStyle w:val="Hyperlink"/>
            <w:noProof/>
          </w:rPr>
          <w:t xml:space="preserve">Πίνακας 2.5-Αρίθμηση </w:t>
        </w:r>
        <w:r w:rsidR="00CD4F9A" w:rsidRPr="00E6512B">
          <w:rPr>
            <w:rStyle w:val="Hyperlink"/>
            <w:noProof/>
            <w:lang w:val="en-US"/>
          </w:rPr>
          <w:t xml:space="preserve">bytes </w:t>
        </w:r>
        <w:r w:rsidR="00CD4F9A" w:rsidRPr="00E6512B">
          <w:rPr>
            <w:rStyle w:val="Hyperlink"/>
            <w:noProof/>
          </w:rPr>
          <w:t>με</w:t>
        </w:r>
        <w:r w:rsidR="00CD4F9A" w:rsidRPr="00E6512B">
          <w:rPr>
            <w:rStyle w:val="Hyperlink"/>
            <w:noProof/>
            <w:lang w:val="en-US"/>
          </w:rPr>
          <w:t xml:space="preserve"> Big Endian</w:t>
        </w:r>
        <w:r w:rsidR="00CD4F9A">
          <w:rPr>
            <w:noProof/>
            <w:webHidden/>
          </w:rPr>
          <w:tab/>
        </w:r>
        <w:r w:rsidR="00CD4F9A">
          <w:rPr>
            <w:noProof/>
            <w:webHidden/>
          </w:rPr>
          <w:fldChar w:fldCharType="begin"/>
        </w:r>
        <w:r w:rsidR="00CD4F9A">
          <w:rPr>
            <w:noProof/>
            <w:webHidden/>
          </w:rPr>
          <w:instrText xml:space="preserve"> PAGEREF _Toc423611571 \h </w:instrText>
        </w:r>
        <w:r w:rsidR="00CD4F9A">
          <w:rPr>
            <w:noProof/>
            <w:webHidden/>
          </w:rPr>
        </w:r>
        <w:r w:rsidR="00CD4F9A">
          <w:rPr>
            <w:noProof/>
            <w:webHidden/>
          </w:rPr>
          <w:fldChar w:fldCharType="separate"/>
        </w:r>
        <w:r w:rsidR="00CD4F9A">
          <w:rPr>
            <w:noProof/>
            <w:webHidden/>
          </w:rPr>
          <w:t>14</w:t>
        </w:r>
        <w:r w:rsidR="00CD4F9A">
          <w:rPr>
            <w:noProof/>
            <w:webHidden/>
          </w:rPr>
          <w:fldChar w:fldCharType="end"/>
        </w:r>
      </w:hyperlink>
    </w:p>
    <w:p w14:paraId="66BD4EB8" w14:textId="77777777" w:rsidR="00CD4F9A" w:rsidRDefault="00222D7E">
      <w:pPr>
        <w:pStyle w:val="TableofFigures"/>
        <w:tabs>
          <w:tab w:val="right" w:leader="dot" w:pos="8303"/>
        </w:tabs>
        <w:rPr>
          <w:rFonts w:asciiTheme="minorHAnsi" w:eastAsiaTheme="minorEastAsia" w:hAnsiTheme="minorHAnsi" w:cstheme="minorBidi"/>
          <w:noProof/>
          <w:szCs w:val="22"/>
          <w:lang w:eastAsia="el-GR"/>
        </w:rPr>
      </w:pPr>
      <w:hyperlink w:anchor="_Toc423611572" w:history="1">
        <w:r w:rsidR="00CD4F9A" w:rsidRPr="00E6512B">
          <w:rPr>
            <w:rStyle w:val="Hyperlink"/>
            <w:noProof/>
          </w:rPr>
          <w:t>Πίνακας</w:t>
        </w:r>
        <w:r w:rsidR="00CD4F9A" w:rsidRPr="00E6512B">
          <w:rPr>
            <w:rStyle w:val="Hyperlink"/>
            <w:noProof/>
            <w:lang w:val="en-US"/>
          </w:rPr>
          <w:t xml:space="preserve"> 2.6-</w:t>
        </w:r>
        <w:r w:rsidR="00CD4F9A" w:rsidRPr="00E6512B">
          <w:rPr>
            <w:rStyle w:val="Hyperlink"/>
            <w:noProof/>
          </w:rPr>
          <w:t>Αρίθμηση</w:t>
        </w:r>
        <w:r w:rsidR="00CD4F9A" w:rsidRPr="00E6512B">
          <w:rPr>
            <w:rStyle w:val="Hyperlink"/>
            <w:noProof/>
            <w:lang w:val="en-US"/>
          </w:rPr>
          <w:t xml:space="preserve"> bytes </w:t>
        </w:r>
        <w:r w:rsidR="00CD4F9A" w:rsidRPr="00E6512B">
          <w:rPr>
            <w:rStyle w:val="Hyperlink"/>
            <w:noProof/>
          </w:rPr>
          <w:t>με</w:t>
        </w:r>
        <w:r w:rsidR="00CD4F9A" w:rsidRPr="00E6512B">
          <w:rPr>
            <w:rStyle w:val="Hyperlink"/>
            <w:noProof/>
            <w:lang w:val="en-US"/>
          </w:rPr>
          <w:t xml:space="preserve"> Little Endian</w:t>
        </w:r>
        <w:r w:rsidR="00CD4F9A">
          <w:rPr>
            <w:noProof/>
            <w:webHidden/>
          </w:rPr>
          <w:tab/>
        </w:r>
        <w:r w:rsidR="00CD4F9A">
          <w:rPr>
            <w:noProof/>
            <w:webHidden/>
          </w:rPr>
          <w:fldChar w:fldCharType="begin"/>
        </w:r>
        <w:r w:rsidR="00CD4F9A">
          <w:rPr>
            <w:noProof/>
            <w:webHidden/>
          </w:rPr>
          <w:instrText xml:space="preserve"> PAGEREF _Toc423611572 \h </w:instrText>
        </w:r>
        <w:r w:rsidR="00CD4F9A">
          <w:rPr>
            <w:noProof/>
            <w:webHidden/>
          </w:rPr>
        </w:r>
        <w:r w:rsidR="00CD4F9A">
          <w:rPr>
            <w:noProof/>
            <w:webHidden/>
          </w:rPr>
          <w:fldChar w:fldCharType="separate"/>
        </w:r>
        <w:r w:rsidR="00CD4F9A">
          <w:rPr>
            <w:noProof/>
            <w:webHidden/>
          </w:rPr>
          <w:t>14</w:t>
        </w:r>
        <w:r w:rsidR="00CD4F9A">
          <w:rPr>
            <w:noProof/>
            <w:webHidden/>
          </w:rPr>
          <w:fldChar w:fldCharType="end"/>
        </w:r>
      </w:hyperlink>
    </w:p>
    <w:p w14:paraId="0781CB3A" w14:textId="77777777" w:rsidR="00CD4F9A" w:rsidRDefault="00222D7E">
      <w:pPr>
        <w:pStyle w:val="TableofFigures"/>
        <w:tabs>
          <w:tab w:val="right" w:leader="dot" w:pos="8303"/>
        </w:tabs>
        <w:rPr>
          <w:rFonts w:asciiTheme="minorHAnsi" w:eastAsiaTheme="minorEastAsia" w:hAnsiTheme="minorHAnsi" w:cstheme="minorBidi"/>
          <w:noProof/>
          <w:szCs w:val="22"/>
          <w:lang w:eastAsia="el-GR"/>
        </w:rPr>
      </w:pPr>
      <w:hyperlink w:anchor="_Toc423611573" w:history="1">
        <w:r w:rsidR="00CD4F9A" w:rsidRPr="00E6512B">
          <w:rPr>
            <w:rStyle w:val="Hyperlink"/>
            <w:noProof/>
          </w:rPr>
          <w:t>Πίνακας 3.1 Σήματα μονάδας ελέγχου</w:t>
        </w:r>
        <w:r w:rsidR="00CD4F9A">
          <w:rPr>
            <w:noProof/>
            <w:webHidden/>
          </w:rPr>
          <w:tab/>
        </w:r>
        <w:r w:rsidR="00CD4F9A">
          <w:rPr>
            <w:noProof/>
            <w:webHidden/>
          </w:rPr>
          <w:fldChar w:fldCharType="begin"/>
        </w:r>
        <w:r w:rsidR="00CD4F9A">
          <w:rPr>
            <w:noProof/>
            <w:webHidden/>
          </w:rPr>
          <w:instrText xml:space="preserve"> PAGEREF _Toc423611573 \h </w:instrText>
        </w:r>
        <w:r w:rsidR="00CD4F9A">
          <w:rPr>
            <w:noProof/>
            <w:webHidden/>
          </w:rPr>
        </w:r>
        <w:r w:rsidR="00CD4F9A">
          <w:rPr>
            <w:noProof/>
            <w:webHidden/>
          </w:rPr>
          <w:fldChar w:fldCharType="separate"/>
        </w:r>
        <w:r w:rsidR="00CD4F9A">
          <w:rPr>
            <w:noProof/>
            <w:webHidden/>
          </w:rPr>
          <w:t>36</w:t>
        </w:r>
        <w:r w:rsidR="00CD4F9A">
          <w:rPr>
            <w:noProof/>
            <w:webHidden/>
          </w:rPr>
          <w:fldChar w:fldCharType="end"/>
        </w:r>
      </w:hyperlink>
    </w:p>
    <w:p w14:paraId="195E3681" w14:textId="77777777" w:rsidR="00CD4F9A" w:rsidRDefault="00222D7E">
      <w:pPr>
        <w:pStyle w:val="TableofFigures"/>
        <w:tabs>
          <w:tab w:val="right" w:leader="dot" w:pos="8303"/>
        </w:tabs>
        <w:rPr>
          <w:rFonts w:asciiTheme="minorHAnsi" w:eastAsiaTheme="minorEastAsia" w:hAnsiTheme="minorHAnsi" w:cstheme="minorBidi"/>
          <w:noProof/>
          <w:szCs w:val="22"/>
          <w:lang w:eastAsia="el-GR"/>
        </w:rPr>
      </w:pPr>
      <w:hyperlink w:anchor="_Toc423611574" w:history="1">
        <w:r w:rsidR="00CD4F9A" w:rsidRPr="00E6512B">
          <w:rPr>
            <w:rStyle w:val="Hyperlink"/>
            <w:noProof/>
          </w:rPr>
          <w:t>Πίνακας 3.2 Τιμές ελέγχου για τους πολυπλέκτες προώθησης</w:t>
        </w:r>
        <w:r w:rsidR="00CD4F9A">
          <w:rPr>
            <w:noProof/>
            <w:webHidden/>
          </w:rPr>
          <w:tab/>
        </w:r>
        <w:r w:rsidR="00CD4F9A">
          <w:rPr>
            <w:noProof/>
            <w:webHidden/>
          </w:rPr>
          <w:fldChar w:fldCharType="begin"/>
        </w:r>
        <w:r w:rsidR="00CD4F9A">
          <w:rPr>
            <w:noProof/>
            <w:webHidden/>
          </w:rPr>
          <w:instrText xml:space="preserve"> PAGEREF _Toc423611574 \h </w:instrText>
        </w:r>
        <w:r w:rsidR="00CD4F9A">
          <w:rPr>
            <w:noProof/>
            <w:webHidden/>
          </w:rPr>
        </w:r>
        <w:r w:rsidR="00CD4F9A">
          <w:rPr>
            <w:noProof/>
            <w:webHidden/>
          </w:rPr>
          <w:fldChar w:fldCharType="separate"/>
        </w:r>
        <w:r w:rsidR="00CD4F9A">
          <w:rPr>
            <w:noProof/>
            <w:webHidden/>
          </w:rPr>
          <w:t>37</w:t>
        </w:r>
        <w:r w:rsidR="00CD4F9A">
          <w:rPr>
            <w:noProof/>
            <w:webHidden/>
          </w:rPr>
          <w:fldChar w:fldCharType="end"/>
        </w:r>
      </w:hyperlink>
    </w:p>
    <w:p w14:paraId="4E5DC2D0" w14:textId="77777777" w:rsidR="00CD4F9A" w:rsidRDefault="00222D7E">
      <w:pPr>
        <w:pStyle w:val="TableofFigures"/>
        <w:tabs>
          <w:tab w:val="right" w:leader="dot" w:pos="8303"/>
        </w:tabs>
        <w:rPr>
          <w:rFonts w:asciiTheme="minorHAnsi" w:eastAsiaTheme="minorEastAsia" w:hAnsiTheme="minorHAnsi" w:cstheme="minorBidi"/>
          <w:noProof/>
          <w:szCs w:val="22"/>
          <w:lang w:eastAsia="el-GR"/>
        </w:rPr>
      </w:pPr>
      <w:hyperlink w:anchor="_Toc423611575" w:history="1">
        <w:r w:rsidR="00CD4F9A" w:rsidRPr="00E6512B">
          <w:rPr>
            <w:rStyle w:val="Hyperlink"/>
            <w:noProof/>
          </w:rPr>
          <w:t>Πίνακας 5.1</w:t>
        </w:r>
        <w:r w:rsidR="00CD4F9A" w:rsidRPr="00E6512B">
          <w:rPr>
            <w:rStyle w:val="Hyperlink"/>
            <w:noProof/>
            <w:lang w:val="en-US"/>
          </w:rPr>
          <w:t xml:space="preserve"> </w:t>
        </w:r>
        <w:r w:rsidR="00CD4F9A" w:rsidRPr="00E6512B">
          <w:rPr>
            <w:rStyle w:val="Hyperlink"/>
            <w:noProof/>
          </w:rPr>
          <w:t xml:space="preserve">Αποτελέσματα </w:t>
        </w:r>
        <w:r w:rsidR="00CD4F9A" w:rsidRPr="00E6512B">
          <w:rPr>
            <w:rStyle w:val="Hyperlink"/>
            <w:noProof/>
            <w:lang w:val="en-US"/>
          </w:rPr>
          <w:t>Coverage</w:t>
        </w:r>
        <w:r w:rsidR="00CD4F9A">
          <w:rPr>
            <w:noProof/>
            <w:webHidden/>
          </w:rPr>
          <w:tab/>
        </w:r>
        <w:r w:rsidR="00CD4F9A">
          <w:rPr>
            <w:noProof/>
            <w:webHidden/>
          </w:rPr>
          <w:fldChar w:fldCharType="begin"/>
        </w:r>
        <w:r w:rsidR="00CD4F9A">
          <w:rPr>
            <w:noProof/>
            <w:webHidden/>
          </w:rPr>
          <w:instrText xml:space="preserve"> PAGEREF _Toc423611575 \h </w:instrText>
        </w:r>
        <w:r w:rsidR="00CD4F9A">
          <w:rPr>
            <w:noProof/>
            <w:webHidden/>
          </w:rPr>
        </w:r>
        <w:r w:rsidR="00CD4F9A">
          <w:rPr>
            <w:noProof/>
            <w:webHidden/>
          </w:rPr>
          <w:fldChar w:fldCharType="separate"/>
        </w:r>
        <w:r w:rsidR="00CD4F9A">
          <w:rPr>
            <w:noProof/>
            <w:webHidden/>
          </w:rPr>
          <w:t>69</w:t>
        </w:r>
        <w:r w:rsidR="00CD4F9A">
          <w:rPr>
            <w:noProof/>
            <w:webHidden/>
          </w:rPr>
          <w:fldChar w:fldCharType="end"/>
        </w:r>
      </w:hyperlink>
    </w:p>
    <w:p w14:paraId="53F367C8" w14:textId="77777777" w:rsidR="00500701" w:rsidRPr="00500701" w:rsidRDefault="00DA1C29" w:rsidP="00500701">
      <w:pPr>
        <w:rPr>
          <w:lang w:val="en-US"/>
        </w:rPr>
      </w:pPr>
      <w:r>
        <w:fldChar w:fldCharType="end"/>
      </w:r>
    </w:p>
    <w:p w14:paraId="3BE15300" w14:textId="77777777" w:rsidR="000C52B5" w:rsidRPr="0090171A" w:rsidRDefault="000C52B5" w:rsidP="009D2883">
      <w:pPr>
        <w:pStyle w:val="Heading1"/>
      </w:pPr>
      <w:bookmarkStart w:id="2" w:name="_Toc423617303"/>
      <w:r w:rsidRPr="0090171A">
        <w:lastRenderedPageBreak/>
        <w:t>Εισαγωγή</w:t>
      </w:r>
      <w:bookmarkEnd w:id="2"/>
    </w:p>
    <w:p w14:paraId="16DF3E1A" w14:textId="1A681E03" w:rsidR="005006D9" w:rsidRDefault="00BE1255" w:rsidP="00337F72">
      <w:pPr>
        <w:pStyle w:val="Heading2"/>
      </w:pPr>
      <w:bookmarkStart w:id="3" w:name="_Toc423617304"/>
      <w:r>
        <w:t>Ιστορική Ανασκόπη</w:t>
      </w:r>
      <w:r w:rsidR="002A5596">
        <w:t>ση</w:t>
      </w:r>
      <w:bookmarkEnd w:id="3"/>
    </w:p>
    <w:p w14:paraId="68BD9160" w14:textId="6C16C38B" w:rsidR="00EF6B81" w:rsidRPr="00EF6B81" w:rsidRDefault="00EF6B81" w:rsidP="00EF6B81">
      <w:r>
        <w:t>Στη συνέχεια γίνεται μία ιστορική ανασκόπηση για τις διαφορετικές γενιές υπολογιστών</w:t>
      </w:r>
      <w:r w:rsidR="007E250E">
        <w:t xml:space="preserve"> [17]</w:t>
      </w:r>
      <w:r>
        <w:t xml:space="preserve">. </w:t>
      </w:r>
    </w:p>
    <w:p w14:paraId="21C64F36" w14:textId="77777777" w:rsidR="002A5596" w:rsidRDefault="002A5596" w:rsidP="002A5596">
      <w:pPr>
        <w:pStyle w:val="Heading3"/>
        <w:rPr>
          <w:rFonts w:ascii="Times New Roman" w:hAnsi="Times New Roman"/>
          <w:lang w:eastAsia="el-GR"/>
        </w:rPr>
      </w:pPr>
      <w:bookmarkStart w:id="4" w:name="_Toc423617305"/>
      <w:r>
        <w:rPr>
          <w:lang w:val="en-US"/>
        </w:rPr>
        <w:t>1</w:t>
      </w:r>
      <w:r w:rsidR="00EE78C6">
        <w:t>η Γεν</w:t>
      </w:r>
      <w:r>
        <w:t xml:space="preserve">ιά </w:t>
      </w:r>
      <w:r w:rsidR="008F136A">
        <w:t xml:space="preserve">Υπολογιστών </w:t>
      </w:r>
      <w:r>
        <w:t>(1946-1956)</w:t>
      </w:r>
      <w:bookmarkEnd w:id="4"/>
    </w:p>
    <w:p w14:paraId="4FD99146" w14:textId="77777777" w:rsidR="002A5596" w:rsidRDefault="002A5596" w:rsidP="002A5596">
      <w:r>
        <w:t>Το 1946, μετά το τέλος του Β' Παγκοσμίου Πολέμου οι Ηνωμένες Πολιτείες χρειάζονταν μια συσκευή που θα τους εξυπηρετούσε στο να γίνουν τα όπλα τους πιο αποτελ</w:t>
      </w:r>
      <w:r w:rsidR="0060199D">
        <w:t>ε</w:t>
      </w:r>
      <w:r>
        <w:t>σματικά, βρίσκοντας στόχο με μεγαλύτερη ακρίβεια.</w:t>
      </w:r>
    </w:p>
    <w:p w14:paraId="68A70F48" w14:textId="77777777" w:rsidR="002A5596" w:rsidRDefault="002A5596" w:rsidP="002A5596">
      <w:r>
        <w:t>Το πρώτο μηχάνημα που δημιουργήθηκε να λειτουργεί με λυχνίες αντί με μηχανικά μέρη επονομάστηκε ENIAC. Το μέγεθος του ήταν τεράστιο,</w:t>
      </w:r>
      <w:r w:rsidR="0060199D">
        <w:t xml:space="preserve"> όσο έ</w:t>
      </w:r>
      <w:r>
        <w:t xml:space="preserve">νας ολόκληρος όροφος. </w:t>
      </w:r>
      <w:r w:rsidR="0060199D">
        <w:t>Έπρεπε να ελέγχεται συνέχεια από</w:t>
      </w:r>
      <w:r>
        <w:t xml:space="preserve"> ειδικούς επιστήμονες, ενώ συχνά καίγονταν λυχνίες του με αποτέλεσμα την αντικατάστασή τους.</w:t>
      </w:r>
    </w:p>
    <w:p w14:paraId="6C0229BA" w14:textId="77777777" w:rsidR="002A5596" w:rsidRDefault="002A5596" w:rsidP="002A5596">
      <w:r>
        <w:t>Παρ' όλο που ήταν η πιο σημαντική προσπάθεια της εποχής, ο ENIAC δεν μπορεί να συγκριθεί ακόμα και με έναν απλών δυνατοτήτων σημερινό υπολογιστή.</w:t>
      </w:r>
    </w:p>
    <w:p w14:paraId="2A07A5FB" w14:textId="77777777" w:rsidR="002A5596" w:rsidRDefault="00EE78C6" w:rsidP="002A5596">
      <w:pPr>
        <w:pStyle w:val="Heading3"/>
      </w:pPr>
      <w:bookmarkStart w:id="5" w:name="_Toc423617306"/>
      <w:r>
        <w:t>2η Γεν</w:t>
      </w:r>
      <w:r w:rsidR="002A5596">
        <w:t>ιά Υπολογιστών(1956-1963)</w:t>
      </w:r>
      <w:bookmarkEnd w:id="5"/>
    </w:p>
    <w:p w14:paraId="027746C2" w14:textId="77777777" w:rsidR="002A5596" w:rsidRDefault="002A5596" w:rsidP="002A5596">
      <w:r>
        <w:t>Στην περίοδο αυτή</w:t>
      </w:r>
      <w:r w:rsidR="0060199D">
        <w:t xml:space="preserve"> έχουμε την αντικατάσταση των </w:t>
      </w:r>
      <w:r w:rsidR="00EE78C6">
        <w:t>λυχνιών</w:t>
      </w:r>
      <w:r>
        <w:t xml:space="preserve"> με </w:t>
      </w:r>
      <w:r w:rsidR="00EE78C6">
        <w:t>τρανζίστορ</w:t>
      </w:r>
      <w:r>
        <w:t>, με αποτέλεσμα την δημιουργία μικρότερων και ταχύτερων υπολογιστών. Το 1956 στο Τεχνολογικό Ινστιτούτο Μασαχουσέτης (ΜΙΤ) κατασκευάστηκε ο πρώτος ηλεκτ</w:t>
      </w:r>
      <w:r w:rsidR="0060199D">
        <w:t>ρ</w:t>
      </w:r>
      <w:r>
        <w:t>ονικός υπολογιστής με τρανζίστορ,</w:t>
      </w:r>
      <w:r w:rsidR="0060199D">
        <w:t xml:space="preserve"> </w:t>
      </w:r>
      <w:r>
        <w:t>ο ΤΧ-0.</w:t>
      </w:r>
    </w:p>
    <w:p w14:paraId="34E23946" w14:textId="77777777" w:rsidR="002A5596" w:rsidRDefault="00EE78C6" w:rsidP="002A5596">
      <w:pPr>
        <w:pStyle w:val="Heading3"/>
      </w:pPr>
      <w:bookmarkStart w:id="6" w:name="_Toc423617307"/>
      <w:r>
        <w:t>3η Γεν</w:t>
      </w:r>
      <w:r w:rsidR="002A5596">
        <w:t>ιά Υπολογιστών(1964-1971)</w:t>
      </w:r>
      <w:bookmarkEnd w:id="6"/>
    </w:p>
    <w:p w14:paraId="65BC0021" w14:textId="77777777" w:rsidR="002A5596" w:rsidRDefault="002A5596" w:rsidP="002A5596">
      <w:r>
        <w:t>Το 1958 ο Τζακ Κίλμπυ,</w:t>
      </w:r>
      <w:r w:rsidR="0060199D">
        <w:t xml:space="preserve"> </w:t>
      </w:r>
      <w:r>
        <w:t xml:space="preserve">εργαζόμενος στην εταιρεία </w:t>
      </w:r>
      <w:r>
        <w:rPr>
          <w:lang w:val="en-US"/>
        </w:rPr>
        <w:t>Texas</w:t>
      </w:r>
      <w:r w:rsidRPr="002A5596">
        <w:t xml:space="preserve"> </w:t>
      </w:r>
      <w:r>
        <w:rPr>
          <w:lang w:val="en-US"/>
        </w:rPr>
        <w:t>Instruments</w:t>
      </w:r>
      <w:r>
        <w:t xml:space="preserve"> κάτι καινοτόμο στην ιστορία των ηλεκτρονικών. Κατασκεύασε το πρώτο ολοκληρωμένο κύκλωμα συνδυάζοντας </w:t>
      </w:r>
      <w:r w:rsidR="00EE78C6">
        <w:t>τρανζίστορ</w:t>
      </w:r>
      <w:r>
        <w:t xml:space="preserve">, πυκνωτές, αντιστάτες και άλλα ηλεκτρονικά εξαρτήματα </w:t>
      </w:r>
      <w:r>
        <w:lastRenderedPageBreak/>
        <w:t xml:space="preserve">τοποθετημένα όλα στο ίδιο κομμάτι </w:t>
      </w:r>
      <w:r w:rsidR="00EE78C6">
        <w:t>πυριτίου</w:t>
      </w:r>
      <w:r>
        <w:t>. Με αυτό τον τρόπο ο Κίλμπυ κατάφερε να μειώσει και άλλο το μέγεθος των ηλεκτρονικών υπολογιστών ώστε να μπορούν να μεταφέρονται. Επίσης είχαν πληθώρα εφαρμογών όπως πολυμέσα, τηλεπικοινωνίες, παιχνίδια.</w:t>
      </w:r>
    </w:p>
    <w:p w14:paraId="785DF0B0" w14:textId="77777777" w:rsidR="002A5596" w:rsidRDefault="00EE78C6" w:rsidP="002A5596">
      <w:pPr>
        <w:pStyle w:val="Heading3"/>
      </w:pPr>
      <w:bookmarkStart w:id="7" w:name="_Toc423617308"/>
      <w:r>
        <w:t>4η Γεν</w:t>
      </w:r>
      <w:r w:rsidR="002A5596">
        <w:t>ιά Υπολογιστών(1971-σήμερα)</w:t>
      </w:r>
      <w:bookmarkEnd w:id="7"/>
    </w:p>
    <w:p w14:paraId="46E7960F" w14:textId="77777777" w:rsidR="002A5596" w:rsidRDefault="002A5596" w:rsidP="002A5596">
      <w:r>
        <w:t>Οι υπολογιστές που έχ</w:t>
      </w:r>
      <w:r w:rsidR="00EE78C6">
        <w:t>ουμε σήμερα ανήκουν στην 4η γενιά</w:t>
      </w:r>
      <w:r>
        <w:t>. Ο κάθε ένας έχει τον δικό του Επεξεργαστή (</w:t>
      </w:r>
      <w:r>
        <w:rPr>
          <w:lang w:val="en-US"/>
        </w:rPr>
        <w:t>CPU</w:t>
      </w:r>
      <w:r w:rsidRPr="002A5596">
        <w:t xml:space="preserve">), </w:t>
      </w:r>
      <w:r>
        <w:t>μνήμη, μονάδα αποθήκευσης πληροφοριών,</w:t>
      </w:r>
      <w:r w:rsidR="0060199D">
        <w:t xml:space="preserve"> </w:t>
      </w:r>
      <w:r>
        <w:t>οθόνη και κάποιο μέσο εισόδου για να δίνουμε πληροφορίες στον υπολογιστή (πληκτρολόγιο,</w:t>
      </w:r>
      <w:r w:rsidR="0060199D">
        <w:t xml:space="preserve"> </w:t>
      </w:r>
      <w:r>
        <w:t xml:space="preserve">ποντίκι κλπ). Σύμφωνα με τον νόμο του </w:t>
      </w:r>
      <w:r>
        <w:rPr>
          <w:lang w:val="en-US"/>
        </w:rPr>
        <w:t>Moore</w:t>
      </w:r>
      <w:r w:rsidRPr="002A5596">
        <w:t xml:space="preserve"> </w:t>
      </w:r>
      <w:r>
        <w:t>, περίπου κάθε 18 μήνες η ισχύς των παραγόμενων υπολογιστών διπλασιάζεται.</w:t>
      </w:r>
    </w:p>
    <w:p w14:paraId="3D749CAF" w14:textId="77777777" w:rsidR="002A5596" w:rsidRDefault="002A5596" w:rsidP="002A5596">
      <w:pPr>
        <w:pStyle w:val="Heading2"/>
        <w:rPr>
          <w:lang w:eastAsia="el-GR"/>
        </w:rPr>
      </w:pPr>
      <w:bookmarkStart w:id="8" w:name="_Toc423617309"/>
      <w:r w:rsidRPr="002A5596">
        <w:t>Αρχιτεκτονι</w:t>
      </w:r>
      <w:r>
        <w:t>κή Συνόλου Εντολών</w:t>
      </w:r>
      <w:bookmarkEnd w:id="8"/>
    </w:p>
    <w:p w14:paraId="3DABBA3E" w14:textId="77777777" w:rsidR="002A5596" w:rsidRDefault="002A5596" w:rsidP="002A5596">
      <w:pPr>
        <w:rPr>
          <w:rFonts w:ascii="Times New Roman" w:hAnsi="Times New Roman"/>
          <w:sz w:val="24"/>
          <w:szCs w:val="24"/>
        </w:rPr>
      </w:pPr>
      <w:r>
        <w:t>Η αρχιτεκ</w:t>
      </w:r>
      <w:r w:rsidR="0060199D">
        <w:t>τον</w:t>
      </w:r>
      <w:r>
        <w:t>ική συνόλου εντολών (</w:t>
      </w:r>
      <w:r>
        <w:rPr>
          <w:lang w:val="en-US"/>
        </w:rPr>
        <w:t>Instruction</w:t>
      </w:r>
      <w:r w:rsidRPr="002A5596">
        <w:t xml:space="preserve"> </w:t>
      </w:r>
      <w:r>
        <w:rPr>
          <w:lang w:val="en-US"/>
        </w:rPr>
        <w:t>Set</w:t>
      </w:r>
      <w:r w:rsidRPr="002A5596">
        <w:t xml:space="preserve"> </w:t>
      </w:r>
      <w:r>
        <w:rPr>
          <w:lang w:val="en-US"/>
        </w:rPr>
        <w:t>Architecture</w:t>
      </w:r>
      <w:r w:rsidRPr="002A5596">
        <w:t xml:space="preserve">, </w:t>
      </w:r>
      <w:r>
        <w:rPr>
          <w:lang w:val="en-US"/>
        </w:rPr>
        <w:t>ISA</w:t>
      </w:r>
      <w:r w:rsidRPr="002A5596">
        <w:t xml:space="preserve">) </w:t>
      </w:r>
      <w:r>
        <w:t>είναι η λογική αφαίρεση ενός υπολογιστικού συ</w:t>
      </w:r>
      <w:r w:rsidR="0060199D">
        <w:t>στήματος σε γλώσσα μηχανής(ή γλώ</w:t>
      </w:r>
      <w:r>
        <w:t xml:space="preserve">σσα </w:t>
      </w:r>
      <w:r>
        <w:rPr>
          <w:lang w:val="en-US"/>
        </w:rPr>
        <w:t>assembly</w:t>
      </w:r>
      <w:r w:rsidRPr="002A5596">
        <w:t xml:space="preserve"> </w:t>
      </w:r>
      <w:r>
        <w:t>χωρίς τις κλήσεις Λειτουργικού Συστήματος). Είναι το προγραμματιστικό μοντέλο που αντιλαμβάνεται ο προγραμματιστής σε αυτό το επίπεδο. Περιλαμβάνει το σύνολο των εντολών, μεθό</w:t>
      </w:r>
      <w:r w:rsidR="0060199D">
        <w:t>δους διευθυνσιοδότησης, διαχείρι</w:t>
      </w:r>
      <w:r>
        <w:t>ση καταχωρητών, κωδικοποίηση διευθύνσεων και δεδο</w:t>
      </w:r>
      <w:r w:rsidR="00F0330A">
        <w:t>μένων, το μηχανισμό κλήσης ρουτίνων</w:t>
      </w:r>
      <w:r>
        <w:t>, τ</w:t>
      </w:r>
      <w:r w:rsidR="0060199D">
        <w:t>η διαχείρι</w:t>
      </w:r>
      <w:r>
        <w:t>σ</w:t>
      </w:r>
      <w:r w:rsidR="0060199D">
        <w:t>η εισόδου/εξόδου και τη διαχείρι</w:t>
      </w:r>
      <w:r>
        <w:t>ση των καταστάσεων και σημάτων διακοπής του επεξεργαστή.</w:t>
      </w:r>
    </w:p>
    <w:p w14:paraId="0014C01B" w14:textId="77777777" w:rsidR="002A5596" w:rsidRDefault="002A5596" w:rsidP="002A5596">
      <w:r>
        <w:t xml:space="preserve">Π.χ. Η εντολή </w:t>
      </w:r>
      <w:r>
        <w:rPr>
          <w:lang w:val="en-US"/>
        </w:rPr>
        <w:t>ADD</w:t>
      </w:r>
      <w:r w:rsidRPr="002A5596">
        <w:t xml:space="preserve"> $1,$2,$3 </w:t>
      </w:r>
      <w:r>
        <w:t>έχει σαν αποτέλεσμα την πρόσθεση των καταχωρητών $2 και $3 και το αποτέλεσμα να γραφτεί στον καταχωρητή $1.</w:t>
      </w:r>
    </w:p>
    <w:p w14:paraId="371A8EA5" w14:textId="55FD29A4" w:rsidR="002A5596" w:rsidRDefault="00641C4D" w:rsidP="002A5596">
      <w:pPr>
        <w:pStyle w:val="Heading2"/>
      </w:pPr>
      <w:bookmarkStart w:id="9" w:name="_Toc423617310"/>
      <w:r>
        <w:t xml:space="preserve">Τεχνική </w:t>
      </w:r>
      <w:r w:rsidR="006C2D7A">
        <w:t>Διοχέτευσης</w:t>
      </w:r>
      <w:bookmarkEnd w:id="9"/>
    </w:p>
    <w:p w14:paraId="10DF2AAF" w14:textId="1B21DA99" w:rsidR="002A5596" w:rsidRDefault="002A5596" w:rsidP="002A5596">
      <w:r>
        <w:t>Η</w:t>
      </w:r>
      <w:r w:rsidR="0060199D">
        <w:t xml:space="preserve"> </w:t>
      </w:r>
      <w:r w:rsidR="006C2D7A">
        <w:t>διοχέτευση</w:t>
      </w:r>
      <w:r>
        <w:t xml:space="preserve"> (</w:t>
      </w:r>
      <w:r>
        <w:rPr>
          <w:lang w:val="en-US"/>
        </w:rPr>
        <w:t>pipeline</w:t>
      </w:r>
      <w:r w:rsidRPr="002A5596">
        <w:t xml:space="preserve">) </w:t>
      </w:r>
      <w:r>
        <w:t xml:space="preserve">είναι τεχνική υλοποίησης στην οποία η εκτέλεση πολλών εντολών γίνεται σε επικάλυψη. Η </w:t>
      </w:r>
      <w:r w:rsidR="006C2D7A">
        <w:t>διοχέτευση</w:t>
      </w:r>
      <w:r>
        <w:t xml:space="preserve"> </w:t>
      </w:r>
      <w:r w:rsidR="00EE78C6">
        <w:t>εκμεταλλεύεται</w:t>
      </w:r>
      <w:r>
        <w:t xml:space="preserve"> τον παραλληλισμό μεταξύ διάφορων </w:t>
      </w:r>
      <w:r w:rsidR="00EE78C6">
        <w:t>ενεργειών</w:t>
      </w:r>
      <w:r>
        <w:t xml:space="preserve"> που χρειάζεται να γίνουν κατά την εκτέλ</w:t>
      </w:r>
      <w:r w:rsidR="0060199D">
        <w:t>ε</w:t>
      </w:r>
      <w:r w:rsidR="00EE78C6">
        <w:t>ση μιας εντολής. Έχει</w:t>
      </w:r>
      <w:r>
        <w:t xml:space="preserve"> σημαντικό πλεονέκτημα</w:t>
      </w:r>
      <w:r w:rsidR="00934632">
        <w:t>,</w:t>
      </w:r>
      <w:r>
        <w:t xml:space="preserve"> σε αν</w:t>
      </w:r>
      <w:r w:rsidR="0060199D">
        <w:t>τίθεση με τον προγραμματισμό ενό</w:t>
      </w:r>
      <w:r>
        <w:t>ς πολυεπεξεργαστή</w:t>
      </w:r>
      <w:r w:rsidR="00934632">
        <w:t>,</w:t>
      </w:r>
      <w:r>
        <w:t xml:space="preserve"> ότι είναι ουσιαστικά αόρατη στον προγραμματιστή.</w:t>
      </w:r>
    </w:p>
    <w:p w14:paraId="5C753B69" w14:textId="5F25159F" w:rsidR="002A5596" w:rsidRDefault="002A5596" w:rsidP="002A5596">
      <w:r>
        <w:t xml:space="preserve">Η </w:t>
      </w:r>
      <w:r w:rsidR="006C2D7A">
        <w:t>διοχέτευση</w:t>
      </w:r>
      <w:r>
        <w:t xml:space="preserve"> αποτελείται από πέντε βήματα που ονομάζονται βαθμίδες ή τμήματα </w:t>
      </w:r>
      <w:r w:rsidR="006C2D7A">
        <w:t>διοχέτευση</w:t>
      </w:r>
      <w:r w:rsidR="0060199D">
        <w:t>ς. Σε κάθε βήμα ολοκληρώνεται έ</w:t>
      </w:r>
      <w:r>
        <w:t xml:space="preserve">να κομμάτι της εντολής. Οι βαθμίδες είναι συνδεδεμένες μεταξύ τους. Παίρνουν σαν είσοδο τις εντολές τις επεξεργάζονται και </w:t>
      </w:r>
      <w:r>
        <w:lastRenderedPageBreak/>
        <w:t>δίνουν σαν έξοδο το αποτέλεσμα της επεξεργασίας, το οποίο το επεξεργάζονται οι επόμενες βαθμίδες.</w:t>
      </w:r>
    </w:p>
    <w:p w14:paraId="1875220F" w14:textId="2ADFFBA9" w:rsidR="002A5596" w:rsidRDefault="002A5596" w:rsidP="002A5596">
      <w:r>
        <w:t>Ο χρόνος μεταφοράς μιας εντολής από την μια βαθμίδα την επόμενη λέγεται κύκλος επεξεργαστή. Όπως αν</w:t>
      </w:r>
      <w:r w:rsidR="0060199D">
        <w:t>αφέραμε αυτές οι βαθμίδες υλοποιού</w:t>
      </w:r>
      <w:r>
        <w:t xml:space="preserve">νται παράλληλα και οι χρόνοι διαφέρουν, συνεπώς η πιο αργή βαθμίδα είναι αυτή που καθορίζει τον κύκλο του επεξεργαστή. Ο κύκλος επεξεργαστή είναι συνήθως ένας κύκλος ρολογιού. </w:t>
      </w:r>
      <w:r w:rsidR="00934632">
        <w:t xml:space="preserve">Σε ιδανικές συνθήκες, </w:t>
      </w:r>
      <w:r w:rsidR="002C45E8">
        <w:t>ο</w:t>
      </w:r>
      <w:r w:rsidR="00934632">
        <w:t xml:space="preserve"> </w:t>
      </w:r>
      <w:r>
        <w:t>χρόνος που χρειάζεται ο επεξεργαστής για να εκτελέσει μια εντολή είναι :</w:t>
      </w:r>
    </w:p>
    <w:p w14:paraId="60A8570A" w14:textId="07FC03E6" w:rsidR="002A5596" w:rsidRPr="003160FE" w:rsidRDefault="00222D7E" w:rsidP="002A5596">
      <w:pPr>
        <w:rPr>
          <w:rFonts w:asciiTheme="minorHAnsi" w:hAnsiTheme="minorHAnsi"/>
        </w:rPr>
      </w:pPr>
      <m:oMathPara>
        <m:oMath>
          <m:f>
            <m:fPr>
              <m:ctrlPr>
                <w:rPr>
                  <w:rFonts w:ascii="Cambria Math" w:hAnsi="Cambria Math"/>
                </w:rPr>
              </m:ctrlPr>
            </m:fPr>
            <m:num>
              <m:r>
                <m:rPr>
                  <m:sty m:val="p"/>
                </m:rPr>
                <w:rPr>
                  <w:rFonts w:ascii="Cambria Math" w:hAnsi="Cambria Math" w:cs="LMMath-Regular"/>
                </w:rPr>
                <m:t>Χρόνος ανά εντολή στον μή-ομόχειρο επεξεργαστής</m:t>
              </m:r>
            </m:num>
            <m:den>
              <m:r>
                <m:rPr>
                  <m:sty m:val="p"/>
                </m:rPr>
                <w:rPr>
                  <w:rFonts w:ascii="Cambria Math" w:hAnsi="Cambria Math" w:cs="LMMath-Regular"/>
                </w:rPr>
                <m:t>αριθμός βαθμίδων διοχέτευσης</m:t>
              </m:r>
            </m:den>
          </m:f>
        </m:oMath>
      </m:oMathPara>
    </w:p>
    <w:p w14:paraId="131E9D48" w14:textId="0E42E094" w:rsidR="00C02599" w:rsidRDefault="00C02599" w:rsidP="00C02599">
      <w:pPr>
        <w:pStyle w:val="Heading3"/>
      </w:pPr>
      <w:bookmarkStart w:id="10" w:name="_Toc423617311"/>
      <w:r>
        <w:t xml:space="preserve">Κίνδυνοι </w:t>
      </w:r>
      <w:r w:rsidR="006C2D7A">
        <w:t>Διοχέτευσης</w:t>
      </w:r>
      <w:bookmarkEnd w:id="10"/>
    </w:p>
    <w:p w14:paraId="41E455A8" w14:textId="566B74CC" w:rsidR="00C02599" w:rsidRDefault="00C02599" w:rsidP="00C02599">
      <w:r>
        <w:t xml:space="preserve">Στην τεχνική της </w:t>
      </w:r>
      <w:r w:rsidR="006C2D7A">
        <w:t>διοχέτευσης</w:t>
      </w:r>
      <w:r>
        <w:t xml:space="preserve"> υπάρχουν κάποιες </w:t>
      </w:r>
      <w:r w:rsidR="004020E6">
        <w:t>καταστάσεις</w:t>
      </w:r>
      <w:r w:rsidR="004020E6" w:rsidRPr="004020E6">
        <w:t xml:space="preserve"> </w:t>
      </w:r>
      <w:r w:rsidR="004020E6">
        <w:t>που εμποδίζουν την εκτέλεση της επόμενης εντολής στον προκαθορισμένο κύκλο ρολογιού και ονομάζονται κίνδυνοι.(</w:t>
      </w:r>
      <w:r w:rsidR="004020E6">
        <w:rPr>
          <w:lang w:val="en-US"/>
        </w:rPr>
        <w:t>hazards</w:t>
      </w:r>
      <w:r w:rsidR="004020E6" w:rsidRPr="004020E6">
        <w:t xml:space="preserve">). </w:t>
      </w:r>
      <w:r w:rsidR="00061373">
        <w:t>Ως α</w:t>
      </w:r>
      <w:r w:rsidR="004020E6">
        <w:t>πότοκο αυτών των καταστάσεων είναι να μειώνεται η απόδοση του συστήματος. Υπάρχουν τρεις κατηγορίες κινδύνων:</w:t>
      </w:r>
    </w:p>
    <w:p w14:paraId="5EC6440B" w14:textId="2B271014" w:rsidR="004020E6" w:rsidRDefault="004020E6" w:rsidP="004020E6">
      <w:pPr>
        <w:pStyle w:val="ListParagraph"/>
        <w:numPr>
          <w:ilvl w:val="0"/>
          <w:numId w:val="18"/>
        </w:numPr>
      </w:pPr>
      <w:r w:rsidRPr="005D7780">
        <w:rPr>
          <w:b/>
        </w:rPr>
        <w:t>Δομικοί κίνδυνοι</w:t>
      </w:r>
      <w:r>
        <w:t>: προκύπτουν λόγω έλλειψης πόρων, όταν το υλικό δεν επαρκεί για να καλύψει όλους τους πιθανούς συνδυασμούς εντολών ταυτόχρονα.</w:t>
      </w:r>
    </w:p>
    <w:p w14:paraId="024EFC05" w14:textId="04A33285" w:rsidR="004020E6" w:rsidRDefault="004020E6" w:rsidP="004020E6">
      <w:pPr>
        <w:pStyle w:val="ListParagraph"/>
        <w:numPr>
          <w:ilvl w:val="0"/>
          <w:numId w:val="18"/>
        </w:numPr>
      </w:pPr>
      <w:r w:rsidRPr="005D7780">
        <w:rPr>
          <w:b/>
        </w:rPr>
        <w:t>Κίνδυνοι δεδομένων</w:t>
      </w:r>
      <w:r>
        <w:t>: προκύπτουν όταν μια εντολή εξαρτάται από το αποτέλεσμα μιας προηγούμενης εντολής.</w:t>
      </w:r>
    </w:p>
    <w:p w14:paraId="1DDB644A" w14:textId="105D910E" w:rsidR="004020E6" w:rsidRPr="004020E6" w:rsidRDefault="004020E6" w:rsidP="004020E6">
      <w:pPr>
        <w:pStyle w:val="ListParagraph"/>
        <w:numPr>
          <w:ilvl w:val="0"/>
          <w:numId w:val="18"/>
        </w:numPr>
      </w:pPr>
      <w:r w:rsidRPr="005D7780">
        <w:rPr>
          <w:b/>
        </w:rPr>
        <w:t>Κίνδυνοι ελέγχου</w:t>
      </w:r>
      <w:r>
        <w:t>: προκύπτουν από την διοχέτευση των διακλαδώσεων και άλλων εντολών που τροποποιούν το μετρητή προγράμματος.</w:t>
      </w:r>
    </w:p>
    <w:p w14:paraId="35200050" w14:textId="6EA80C60" w:rsidR="002A5596" w:rsidRDefault="004020E6" w:rsidP="00E46A19">
      <w:pPr>
        <w:pStyle w:val="Heading2"/>
      </w:pPr>
      <w:r>
        <w:t xml:space="preserve"> </w:t>
      </w:r>
      <w:bookmarkStart w:id="11" w:name="_Toc423617312"/>
      <w:r w:rsidR="00641C4D">
        <w:t>Σκοπός Διπλωματικής Εργασίας</w:t>
      </w:r>
      <w:bookmarkEnd w:id="11"/>
    </w:p>
    <w:p w14:paraId="27B8C332" w14:textId="77777777" w:rsidR="002A5596" w:rsidRDefault="002A5596" w:rsidP="002A5596">
      <w:r>
        <w:t>Σκοπός της διπλωματικής εργασίας ή</w:t>
      </w:r>
      <w:r w:rsidR="0060199D">
        <w:t>ταν η υλοποίη</w:t>
      </w:r>
      <w:r>
        <w:t xml:space="preserve">ση ενός λειτουργικού ομόχειρου επεξεργαστή </w:t>
      </w:r>
      <w:r>
        <w:rPr>
          <w:lang w:val="en-US"/>
        </w:rPr>
        <w:t>MIPS</w:t>
      </w:r>
      <w:r w:rsidRPr="002A5596">
        <w:t xml:space="preserve">. </w:t>
      </w:r>
      <w:r w:rsidR="0060199D">
        <w:t>Συγκεκριμένα με την διπλω</w:t>
      </w:r>
      <w:r>
        <w:t xml:space="preserve">ματική είχαμε την ευκαιρία να έρθουμε σε επαφή με τα </w:t>
      </w:r>
      <w:r w:rsidR="00EE78C6">
        <w:t>χαρακτηριστικά</w:t>
      </w:r>
      <w:r>
        <w:t xml:space="preserve">, τις τεχνικές που χρησιμοποιούν όλοι οι </w:t>
      </w:r>
      <w:r w:rsidR="00EE78C6">
        <w:t>σύγχρονοι</w:t>
      </w:r>
      <w:r>
        <w:t xml:space="preserve"> επεξεργαστές και να τα υλοποιήσουμε ώστε να τα υποστηρίζει ο επεξεργαστής μας.</w:t>
      </w:r>
    </w:p>
    <w:p w14:paraId="76252F99" w14:textId="77777777" w:rsidR="002A5596" w:rsidRDefault="002A5596" w:rsidP="002A5596">
      <w:r>
        <w:t>Ο επεξεργαστής μας υποστηρίζει:</w:t>
      </w:r>
    </w:p>
    <w:p w14:paraId="0BA00A01" w14:textId="28C998B5" w:rsidR="00E10C32" w:rsidRDefault="00F0330A" w:rsidP="009C7B75">
      <w:pPr>
        <w:pStyle w:val="ListParagraph"/>
        <w:numPr>
          <w:ilvl w:val="0"/>
          <w:numId w:val="4"/>
        </w:numPr>
      </w:pPr>
      <w:r>
        <w:t xml:space="preserve">τεχνική </w:t>
      </w:r>
      <w:r w:rsidR="006C2D7A">
        <w:t>διοχέτευσης</w:t>
      </w:r>
      <w:r w:rsidR="002A5596">
        <w:t xml:space="preserve"> κατά την εκτέλεση εντολών</w:t>
      </w:r>
    </w:p>
    <w:p w14:paraId="15AC80F0" w14:textId="77777777" w:rsidR="00E10C32" w:rsidRDefault="002A5596" w:rsidP="009C7B75">
      <w:pPr>
        <w:pStyle w:val="ListParagraph"/>
        <w:numPr>
          <w:ilvl w:val="0"/>
          <w:numId w:val="4"/>
        </w:numPr>
      </w:pPr>
      <w:r>
        <w:t>αρχιτεκτονική Μειωμένων Συνόλων Εντολών (</w:t>
      </w:r>
      <w:r w:rsidRPr="00E10C32">
        <w:rPr>
          <w:lang w:val="en-US"/>
        </w:rPr>
        <w:t>RISC</w:t>
      </w:r>
      <w:r w:rsidRPr="002A5596">
        <w:t>).</w:t>
      </w:r>
    </w:p>
    <w:p w14:paraId="15DB2FFC" w14:textId="77777777" w:rsidR="00E10C32" w:rsidRDefault="002A5596" w:rsidP="009C7B75">
      <w:pPr>
        <w:pStyle w:val="ListParagraph"/>
        <w:numPr>
          <w:ilvl w:val="0"/>
          <w:numId w:val="4"/>
        </w:numPr>
      </w:pPr>
      <w:r>
        <w:t>τεχνική της προώθησης δεδομένων (</w:t>
      </w:r>
      <w:r w:rsidRPr="00E10C32">
        <w:rPr>
          <w:lang w:val="en-US"/>
        </w:rPr>
        <w:t>forwarding</w:t>
      </w:r>
      <w:r w:rsidRPr="002A5596">
        <w:t xml:space="preserve">) </w:t>
      </w:r>
      <w:r>
        <w:t>για την αντιμετώπιση των κίνδυνων δεδομένων.</w:t>
      </w:r>
      <w:r w:rsidRPr="002A5596">
        <w:t xml:space="preserve"> </w:t>
      </w:r>
    </w:p>
    <w:p w14:paraId="14CCA440" w14:textId="465EF8FA" w:rsidR="00E10C32" w:rsidRDefault="002A5596" w:rsidP="009C7B75">
      <w:pPr>
        <w:pStyle w:val="ListParagraph"/>
        <w:numPr>
          <w:ilvl w:val="0"/>
          <w:numId w:val="4"/>
        </w:numPr>
      </w:pPr>
      <w:r>
        <w:t xml:space="preserve">τεχνική της </w:t>
      </w:r>
      <w:r w:rsidR="006C2D7A">
        <w:t>ανάσχεσης</w:t>
      </w:r>
      <w:r>
        <w:t xml:space="preserve"> (</w:t>
      </w:r>
      <w:r w:rsidRPr="00E10C32">
        <w:rPr>
          <w:lang w:val="en-US"/>
        </w:rPr>
        <w:t>interlock</w:t>
      </w:r>
      <w:r w:rsidRPr="002A5596">
        <w:t xml:space="preserve">) </w:t>
      </w:r>
      <w:r>
        <w:t>για την ανίχνευση κινδύνων.</w:t>
      </w:r>
    </w:p>
    <w:p w14:paraId="09C5EC97" w14:textId="77777777" w:rsidR="00934632" w:rsidRPr="00934632" w:rsidRDefault="00934632" w:rsidP="00E27898">
      <w:r>
        <w:lastRenderedPageBreak/>
        <w:t xml:space="preserve">Τα «παραδοτέα» της εργασίας, εκτός από τον επεξεργαστή σε κώδικα </w:t>
      </w:r>
      <w:r>
        <w:rPr>
          <w:lang w:val="en-GB"/>
        </w:rPr>
        <w:t>Verilog</w:t>
      </w:r>
      <w:r w:rsidRPr="002C45E8">
        <w:t xml:space="preserve">, </w:t>
      </w:r>
      <w:r>
        <w:t>περιλαμβάνουν:</w:t>
      </w:r>
    </w:p>
    <w:p w14:paraId="09121F52" w14:textId="77777777" w:rsidR="00E10C32" w:rsidRDefault="002A5596" w:rsidP="009C7B75">
      <w:pPr>
        <w:pStyle w:val="ListParagraph"/>
        <w:numPr>
          <w:ilvl w:val="0"/>
          <w:numId w:val="4"/>
        </w:numPr>
      </w:pPr>
      <w:r>
        <w:t xml:space="preserve">Σετ από </w:t>
      </w:r>
      <w:r w:rsidRPr="00E10C32">
        <w:rPr>
          <w:lang w:val="en-US"/>
        </w:rPr>
        <w:t>tests</w:t>
      </w:r>
      <w:r w:rsidRPr="002A5596">
        <w:t xml:space="preserve"> </w:t>
      </w:r>
      <w:r>
        <w:t>για τον έλεγχο της ορθής λειτουργίας του κώδικα.</w:t>
      </w:r>
    </w:p>
    <w:p w14:paraId="174844B0" w14:textId="77777777" w:rsidR="002A5596" w:rsidRDefault="002A5596" w:rsidP="009C7B75">
      <w:pPr>
        <w:pStyle w:val="ListParagraph"/>
        <w:numPr>
          <w:ilvl w:val="0"/>
          <w:numId w:val="4"/>
        </w:numPr>
      </w:pPr>
      <w:r w:rsidRPr="00E10C32">
        <w:rPr>
          <w:lang w:val="en-US"/>
        </w:rPr>
        <w:t>Scripts</w:t>
      </w:r>
      <w:r w:rsidRPr="002A5596">
        <w:t xml:space="preserve"> </w:t>
      </w:r>
      <w:r>
        <w:t>που αυτοματοποιούν τον έλεγχο (</w:t>
      </w:r>
      <w:r w:rsidRPr="00E10C32">
        <w:rPr>
          <w:lang w:val="en-US"/>
        </w:rPr>
        <w:t>coverage</w:t>
      </w:r>
      <w:r w:rsidRPr="002A5596">
        <w:t>).</w:t>
      </w:r>
    </w:p>
    <w:p w14:paraId="4A7FDABF" w14:textId="77777777" w:rsidR="000C52B5" w:rsidRDefault="000C52B5">
      <w:pPr>
        <w:pStyle w:val="Heading2"/>
      </w:pPr>
      <w:bookmarkStart w:id="12" w:name="_Toc423617313"/>
      <w:r>
        <w:t>Οργάνωση του τόμου</w:t>
      </w:r>
      <w:bookmarkEnd w:id="12"/>
    </w:p>
    <w:p w14:paraId="25F79DD1" w14:textId="77777777" w:rsidR="000C52B5" w:rsidRDefault="00E07247">
      <w:r>
        <w:t xml:space="preserve">Το υπόλοιπο του παρόντος κειμένου χωρίζεται σε ενότητες οι οποίες περιλαμβάνουν την αρχιτεκτονική του επεξεργαστή </w:t>
      </w:r>
      <w:r>
        <w:rPr>
          <w:lang w:val="en-US"/>
        </w:rPr>
        <w:t>Mips</w:t>
      </w:r>
      <w:r w:rsidRPr="00E07247">
        <w:t xml:space="preserve"> </w:t>
      </w:r>
      <w:r>
        <w:t>στο Κεφάλαιο 2. Στο Κεφάλαιο 3 δίνεται η ανάλυση και η σχεδίαση του επεξεργαστή, ενώ στο Κεφάλαιο 4 παρουσιάζεται η υλοποίηση του συστήματος. Στο Κεφάλαιο 5, περιγράφεται η πειραματική μελέτη. Τέλος, στο Κεφάλαιο 6 γίνεται ο επίλογος μαζί με τις μελλοντικές επεκτάσεις.</w:t>
      </w:r>
    </w:p>
    <w:p w14:paraId="276E18E5" w14:textId="6D0A5DE3" w:rsidR="000C52B5" w:rsidRPr="00E07247" w:rsidRDefault="000C52B5">
      <w:pPr>
        <w:pStyle w:val="Heading1"/>
        <w:tabs>
          <w:tab w:val="num" w:pos="8364"/>
        </w:tabs>
      </w:pPr>
      <w:bookmarkStart w:id="13" w:name="_Toc460230411"/>
      <w:r>
        <w:lastRenderedPageBreak/>
        <w:t xml:space="preserve"> </w:t>
      </w:r>
      <w:bookmarkStart w:id="14" w:name="_Toc423617314"/>
      <w:r w:rsidR="00C0612D">
        <w:t xml:space="preserve">Αρχιτεκτονική του </w:t>
      </w:r>
      <w:r w:rsidR="00934632">
        <w:rPr>
          <w:lang w:val="en-US"/>
        </w:rPr>
        <w:t>MIPS</w:t>
      </w:r>
      <w:bookmarkEnd w:id="14"/>
    </w:p>
    <w:p w14:paraId="45BDC4FC" w14:textId="77777777" w:rsidR="00987A63" w:rsidRPr="00987A63" w:rsidRDefault="00987A63" w:rsidP="00987A63">
      <w:pPr>
        <w:pStyle w:val="Heading2"/>
      </w:pPr>
      <w:bookmarkStart w:id="15" w:name="_Toc423617315"/>
      <w:r w:rsidRPr="00987A63">
        <w:t>Εισαγωγή</w:t>
      </w:r>
      <w:bookmarkEnd w:id="15"/>
    </w:p>
    <w:p w14:paraId="1C3ACF71" w14:textId="77777777" w:rsidR="00987A63" w:rsidRDefault="00987A63" w:rsidP="00987A63">
      <w:r>
        <w:t xml:space="preserve">Στο κεφάλαιο αυτό περιγράφουμε την αρχιτεκτονική φόρτωσης-αποθήκευσης που είναι γνωστή σαν αρχιτεκτονική </w:t>
      </w:r>
      <w:r>
        <w:rPr>
          <w:lang w:val="en-US"/>
        </w:rPr>
        <w:t>MIPS</w:t>
      </w:r>
      <w:r w:rsidRPr="00987A63">
        <w:t xml:space="preserve">. </w:t>
      </w:r>
      <w:r>
        <w:t xml:space="preserve">Η </w:t>
      </w:r>
      <w:r>
        <w:rPr>
          <w:lang w:val="en-US"/>
        </w:rPr>
        <w:t>MIPS</w:t>
      </w:r>
      <w:r w:rsidRPr="00987A63">
        <w:t xml:space="preserve"> </w:t>
      </w:r>
      <w:r>
        <w:t>αποτελεί ένα από τα ιδανικά μοντέλα να μελετήσει κανείς, όχι μόνο εξαιτίας της δημοτικότητας αυτού του είδους των επεξεργαστών, αλλά, ε</w:t>
      </w:r>
      <w:r w:rsidR="0060199D">
        <w:t>πίσης εξαιτίας του γεγονότος ότι</w:t>
      </w:r>
      <w:r>
        <w:t xml:space="preserve"> αποτελεί αρχιτεκτονική την οποία μπορεί εύκολα κάποιος να κατανοήσει. Η βασικές αρχές που διέπουν την αρχιτεκτονική </w:t>
      </w:r>
      <w:r>
        <w:rPr>
          <w:lang w:val="en-US"/>
        </w:rPr>
        <w:t>RISC</w:t>
      </w:r>
      <w:r w:rsidRPr="00987A63">
        <w:t xml:space="preserve"> </w:t>
      </w:r>
      <w:r>
        <w:t xml:space="preserve">και συνεπώς και το αρχιτεκτονικό μοντέλο </w:t>
      </w:r>
      <w:r>
        <w:rPr>
          <w:lang w:val="en-US"/>
        </w:rPr>
        <w:t>MIPS</w:t>
      </w:r>
      <w:r w:rsidRPr="00987A63">
        <w:t xml:space="preserve"> </w:t>
      </w:r>
      <w:r>
        <w:t>είναι οι εξής:</w:t>
      </w:r>
    </w:p>
    <w:p w14:paraId="1734D801" w14:textId="138A3228" w:rsidR="00761635" w:rsidRDefault="00987A63" w:rsidP="009C7B75">
      <w:pPr>
        <w:pStyle w:val="ListParagraph"/>
        <w:numPr>
          <w:ilvl w:val="0"/>
          <w:numId w:val="5"/>
        </w:numPr>
      </w:pPr>
      <w:r w:rsidRPr="00761635">
        <w:rPr>
          <w:b/>
          <w:u w:val="single"/>
        </w:rPr>
        <w:t>Απλ</w:t>
      </w:r>
      <w:r w:rsidR="0060199D">
        <w:rPr>
          <w:b/>
          <w:u w:val="single"/>
        </w:rPr>
        <w:t>ό σύνολο εντολών φόρτωσης-αποθήκ</w:t>
      </w:r>
      <w:r w:rsidRPr="00761635">
        <w:rPr>
          <w:b/>
          <w:u w:val="single"/>
        </w:rPr>
        <w:t>ευσης</w:t>
      </w:r>
      <w:r w:rsidR="00761635">
        <w:rPr>
          <w:b/>
        </w:rPr>
        <w:t>:</w:t>
      </w:r>
      <w:r w:rsidR="00761635" w:rsidRPr="00761635">
        <w:t xml:space="preserve"> </w:t>
      </w:r>
      <w:r>
        <w:t xml:space="preserve">Η ομοιομορφία των εντολών συμβάλλει στην απλότητα του υλικού. Όλοι οι </w:t>
      </w:r>
      <w:r w:rsidR="00934632">
        <w:t xml:space="preserve">τελεσταίοι </w:t>
      </w:r>
      <w:r>
        <w:t>των αριθμητικών και λογικών πράξεων είναι τρεις. Μόνο οι εντολές φόρτωσης και αποθήκευσης επηρεάζουν την μνήμη, μετακινώντας δεδομένα ανάμεσα στους καταχωρητές και στη μνήμη.</w:t>
      </w:r>
    </w:p>
    <w:p w14:paraId="614F4972" w14:textId="77777777" w:rsidR="00761635" w:rsidRDefault="00987A63" w:rsidP="009C7B75">
      <w:pPr>
        <w:pStyle w:val="ListParagraph"/>
        <w:numPr>
          <w:ilvl w:val="0"/>
          <w:numId w:val="5"/>
        </w:numPr>
      </w:pPr>
      <w:r w:rsidRPr="00761635">
        <w:rPr>
          <w:b/>
          <w:u w:val="single"/>
        </w:rPr>
        <w:t>Όσο μικρότερο ένα κύκλωμα τόσο πιο αποδοτικό είναι</w:t>
      </w:r>
      <w:r w:rsidR="00761635">
        <w:rPr>
          <w:u w:val="single"/>
        </w:rPr>
        <w:t>:</w:t>
      </w:r>
      <w:r w:rsidR="00761635" w:rsidRPr="00761635">
        <w:rPr>
          <w:u w:val="single"/>
        </w:rPr>
        <w:t xml:space="preserve"> </w:t>
      </w:r>
      <w:r>
        <w:t>Όλες οι πράξεις σε δεδομένα γίνονται σε καταχωρητές και επηρεάζουν όλο το εύρος τους.</w:t>
      </w:r>
    </w:p>
    <w:p w14:paraId="39C18543" w14:textId="77777777" w:rsidR="00761635" w:rsidRDefault="00987A63" w:rsidP="009C7B75">
      <w:pPr>
        <w:pStyle w:val="ListParagraph"/>
        <w:numPr>
          <w:ilvl w:val="0"/>
          <w:numId w:val="5"/>
        </w:numPr>
      </w:pPr>
      <w:r w:rsidRPr="00761635">
        <w:rPr>
          <w:b/>
          <w:u w:val="single"/>
        </w:rPr>
        <w:t xml:space="preserve">Ότι είναι συχνό </w:t>
      </w:r>
      <w:r w:rsidR="00934632">
        <w:rPr>
          <w:b/>
          <w:u w:val="single"/>
        </w:rPr>
        <w:t xml:space="preserve">πρέπει </w:t>
      </w:r>
      <w:r w:rsidRPr="00761635">
        <w:rPr>
          <w:b/>
          <w:u w:val="single"/>
        </w:rPr>
        <w:t>να είναι και γρήγορο.</w:t>
      </w:r>
      <w:r w:rsidR="00761635" w:rsidRPr="00761635">
        <w:t xml:space="preserve"> </w:t>
      </w:r>
      <w:r w:rsidR="00934632">
        <w:t xml:space="preserve">Για παράδειγμα: </w:t>
      </w:r>
      <w:r>
        <w:t>Με την ύπαρξη τελεστή πηγής αποφεύγονται οι προσπελάσεις της μνήμης για την φόρτωση μιας σταθερής ποσότητας που απαιτείται για την πράξη.</w:t>
      </w:r>
    </w:p>
    <w:p w14:paraId="502235ED" w14:textId="34A9F50B" w:rsidR="00987A63" w:rsidRDefault="00987A63" w:rsidP="009C7B75">
      <w:pPr>
        <w:pStyle w:val="ListParagraph"/>
        <w:numPr>
          <w:ilvl w:val="0"/>
          <w:numId w:val="5"/>
        </w:numPr>
      </w:pPr>
      <w:r w:rsidRPr="00761635">
        <w:rPr>
          <w:b/>
          <w:u w:val="single"/>
        </w:rPr>
        <w:t>Απαιτούνται συμβιβασμοί.</w:t>
      </w:r>
      <w:r w:rsidR="00761635" w:rsidRPr="00761635">
        <w:t xml:space="preserve"> </w:t>
      </w:r>
      <w:r w:rsidR="00B92FB4">
        <w:t>Π</w:t>
      </w:r>
      <w:r w:rsidR="00934632">
        <w:t xml:space="preserve">.χ. </w:t>
      </w:r>
      <w:r>
        <w:t>Όλες οι εντολές έχουν το ίδιο μέγεθος.</w:t>
      </w:r>
    </w:p>
    <w:p w14:paraId="4B7BB617" w14:textId="3BE76CEC" w:rsidR="00987A63" w:rsidRDefault="00987A63" w:rsidP="00987A63">
      <w:r>
        <w:t>Ένα σημαντικό πρόβλημα που αντιμετώπιζαν οι αρχιτεκτονικές με διοχέτευση ήταν ότι κάποιες εντολές (πολλ</w:t>
      </w:r>
      <w:r w:rsidR="0060199D">
        <w:t>α</w:t>
      </w:r>
      <w:r>
        <w:t>πλασιασμός,</w:t>
      </w:r>
      <w:r w:rsidR="0060199D">
        <w:t xml:space="preserve"> διαίρεση) χρειά</w:t>
      </w:r>
      <w:r>
        <w:t xml:space="preserve">ζονταν περισσότερο </w:t>
      </w:r>
      <w:r w:rsidR="00934632">
        <w:t xml:space="preserve">χρόνο </w:t>
      </w:r>
      <w:r>
        <w:t>εκτέλεσης από τις υπόλοιπες. Με αποτέλεσμα το σύστημα να πρέπει ν</w:t>
      </w:r>
      <w:r w:rsidR="0060199D">
        <w:t>α περιμέ</w:t>
      </w:r>
      <w:r>
        <w:t xml:space="preserve">νει την εκτέλεση τους για να συνεχίσει. Μία λύση ήταν η χρήση </w:t>
      </w:r>
      <w:r>
        <w:rPr>
          <w:lang w:val="en-US"/>
        </w:rPr>
        <w:t>interlocks</w:t>
      </w:r>
      <w:r w:rsidRPr="00987A63">
        <w:t xml:space="preserve">, </w:t>
      </w:r>
      <w:r>
        <w:t xml:space="preserve">με τα οποία γινόταν </w:t>
      </w:r>
      <w:r>
        <w:lastRenderedPageBreak/>
        <w:t xml:space="preserve">η ανίχνευση προβλήματος </w:t>
      </w:r>
      <w:r w:rsidR="006C2D7A">
        <w:t>ανάσχεσης</w:t>
      </w:r>
      <w:r w:rsidR="0060199D">
        <w:t xml:space="preserve"> και “κλείδωναν” τα υ</w:t>
      </w:r>
      <w:r>
        <w:t xml:space="preserve">πόλοιπα στάδια διοχέτευσης. Παρ' όλα αυτά η τεχνική αυτή δημιούργησε προβλήματα </w:t>
      </w:r>
      <w:r w:rsidR="00DF7985">
        <w:t>καθυστέρησης</w:t>
      </w:r>
      <w:r>
        <w:t>.</w:t>
      </w:r>
    </w:p>
    <w:p w14:paraId="640566E5" w14:textId="77777777" w:rsidR="00987A63" w:rsidRDefault="00987A63" w:rsidP="00987A63">
      <w:r>
        <w:t xml:space="preserve">Αντιθέτως ο </w:t>
      </w:r>
      <w:r>
        <w:rPr>
          <w:lang w:val="en-US"/>
        </w:rPr>
        <w:t>MIPS</w:t>
      </w:r>
      <w:r w:rsidRPr="00987A63">
        <w:t xml:space="preserve"> </w:t>
      </w:r>
      <w:r>
        <w:t xml:space="preserve">είχε το πλεονέκτημα ότι δεν απαιτούσε </w:t>
      </w:r>
      <w:r>
        <w:rPr>
          <w:lang w:val="en-US"/>
        </w:rPr>
        <w:t>interlocks</w:t>
      </w:r>
      <w:r w:rsidRPr="00987A63">
        <w:t xml:space="preserve"> </w:t>
      </w:r>
      <w:r>
        <w:t>καθώς όλες οι εντολές του απαιτούσαν τον ίδιο χρόνο εκτέλεσης για κάθε στάδιο.</w:t>
      </w:r>
    </w:p>
    <w:p w14:paraId="4C2481F4" w14:textId="77777777" w:rsidR="00CE567D" w:rsidRDefault="00987A63" w:rsidP="00987A63">
      <w:r>
        <w:t xml:space="preserve">Από την πρώτη σχεδίαση </w:t>
      </w:r>
      <w:r>
        <w:rPr>
          <w:lang w:val="en-US"/>
        </w:rPr>
        <w:t>MIPS</w:t>
      </w:r>
      <w:r w:rsidRPr="00987A63">
        <w:t>-</w:t>
      </w:r>
      <w:r>
        <w:rPr>
          <w:lang w:val="en-US"/>
        </w:rPr>
        <w:t>I</w:t>
      </w:r>
      <w:r>
        <w:t xml:space="preserve"> έχουν υλοποιηθεί διάφορες εκδόσεις και για 32-</w:t>
      </w:r>
      <w:r>
        <w:rPr>
          <w:lang w:val="en-US"/>
        </w:rPr>
        <w:t>bit</w:t>
      </w:r>
      <w:r w:rsidRPr="00987A63">
        <w:t xml:space="preserve"> </w:t>
      </w:r>
      <w:r>
        <w:t>και για 64-</w:t>
      </w:r>
      <w:r>
        <w:rPr>
          <w:lang w:val="en-US"/>
        </w:rPr>
        <w:t>bit</w:t>
      </w:r>
      <w:r w:rsidRPr="00987A63">
        <w:t xml:space="preserve"> </w:t>
      </w:r>
      <w:r>
        <w:t xml:space="preserve">συστήματα. Με την πάροδο των χρόνων η αρχιτεκτονική εξελισσόταν και ήταν αναγκαίο να υπάρχει συμβατότητα με τις παλιότερες εκδόσεις. Στην σχεδίαση του </w:t>
      </w:r>
      <w:r>
        <w:rPr>
          <w:lang w:val="en-US"/>
        </w:rPr>
        <w:t>MIPS</w:t>
      </w:r>
      <w:r w:rsidRPr="00987A63">
        <w:t>-</w:t>
      </w:r>
      <w:r>
        <w:rPr>
          <w:lang w:val="en-US"/>
        </w:rPr>
        <w:t>III</w:t>
      </w:r>
      <w:r w:rsidRPr="00987A63">
        <w:t xml:space="preserve"> </w:t>
      </w:r>
      <w:r>
        <w:t>προστέθηκαν 64-</w:t>
      </w:r>
      <w:r>
        <w:rPr>
          <w:lang w:val="en-US"/>
        </w:rPr>
        <w:t>bit</w:t>
      </w:r>
      <w:r w:rsidRPr="00987A63">
        <w:t xml:space="preserve"> </w:t>
      </w:r>
      <w:r>
        <w:t>διε</w:t>
      </w:r>
      <w:r w:rsidR="0060199D">
        <w:t>υθύνσεις και σύντομα παρουσιάστη</w:t>
      </w:r>
      <w:r>
        <w:t xml:space="preserve">καν οι </w:t>
      </w:r>
      <w:r>
        <w:rPr>
          <w:lang w:val="en-US"/>
        </w:rPr>
        <w:t>MIPS</w:t>
      </w:r>
      <w:r w:rsidRPr="00987A63">
        <w:t>-</w:t>
      </w:r>
      <w:r>
        <w:rPr>
          <w:lang w:val="en-US"/>
        </w:rPr>
        <w:t>IV</w:t>
      </w:r>
      <w:r w:rsidRPr="00987A63">
        <w:t xml:space="preserve"> </w:t>
      </w:r>
      <w:r>
        <w:t xml:space="preserve">και </w:t>
      </w:r>
      <w:r>
        <w:rPr>
          <w:lang w:val="en-US"/>
        </w:rPr>
        <w:t>MIPS</w:t>
      </w:r>
      <w:r w:rsidRPr="00987A63">
        <w:t>-</w:t>
      </w:r>
      <w:r>
        <w:rPr>
          <w:lang w:val="en-US"/>
        </w:rPr>
        <w:t>V</w:t>
      </w:r>
      <w:r w:rsidRPr="00987A63">
        <w:t xml:space="preserve">. </w:t>
      </w:r>
      <w:r>
        <w:t>Οι συγκεκριμένες εκδόσεις παρείχ</w:t>
      </w:r>
      <w:r w:rsidR="0060199D">
        <w:t>αν εξελιγμένα συστήματα διαχείρι</w:t>
      </w:r>
      <w:r>
        <w:t>σης δεκαδικών και διοχέτευσης δεδομένων. Ωστόσο, βελτιώσεις δεν ήταν εύκολο να γίνονται για τις 32-</w:t>
      </w:r>
      <w:r>
        <w:rPr>
          <w:lang w:val="en-US"/>
        </w:rPr>
        <w:t>bit</w:t>
      </w:r>
      <w:r w:rsidRPr="00987A63">
        <w:t xml:space="preserve"> </w:t>
      </w:r>
      <w:r>
        <w:t xml:space="preserve">εκδόσεις </w:t>
      </w:r>
      <w:r>
        <w:rPr>
          <w:lang w:val="en-US"/>
        </w:rPr>
        <w:t>MIPS</w:t>
      </w:r>
      <w:r w:rsidRPr="00987A63">
        <w:t>-</w:t>
      </w:r>
      <w:r>
        <w:rPr>
          <w:lang w:val="en-US"/>
        </w:rPr>
        <w:t>I</w:t>
      </w:r>
      <w:r w:rsidRPr="00987A63">
        <w:t xml:space="preserve"> </w:t>
      </w:r>
      <w:r>
        <w:t xml:space="preserve">και </w:t>
      </w:r>
      <w:r>
        <w:rPr>
          <w:lang w:val="en-US"/>
        </w:rPr>
        <w:t>MIPS</w:t>
      </w:r>
      <w:r w:rsidRPr="00987A63">
        <w:t>-</w:t>
      </w:r>
      <w:r>
        <w:rPr>
          <w:lang w:val="en-US"/>
        </w:rPr>
        <w:t>II</w:t>
      </w:r>
      <w:r w:rsidRPr="00987A63">
        <w:t xml:space="preserve"> </w:t>
      </w:r>
      <w:r>
        <w:t>λόγω της ανάγκης για συμβατότητα, με αποτέλεσμα την πιο αργ</w:t>
      </w:r>
      <w:r w:rsidR="0060199D">
        <w:t>ή τους ανάπτυ</w:t>
      </w:r>
      <w:r>
        <w:t xml:space="preserve">ξη. </w:t>
      </w:r>
      <w:r w:rsidR="0060199D">
        <w:t>Το 1999 παρουσιάστη</w:t>
      </w:r>
      <w:r w:rsidR="009B693A">
        <w:t xml:space="preserve">κε ο </w:t>
      </w:r>
      <w:r w:rsidR="009B693A">
        <w:rPr>
          <w:lang w:val="en-US"/>
        </w:rPr>
        <w:t>MIPS</w:t>
      </w:r>
      <w:r w:rsidR="009B693A" w:rsidRPr="00987A63">
        <w:t xml:space="preserve"> 32, </w:t>
      </w:r>
      <w:r w:rsidR="009B693A">
        <w:t xml:space="preserve">βασισμένος στο </w:t>
      </w:r>
      <w:r w:rsidR="009B693A">
        <w:rPr>
          <w:lang w:val="en-US"/>
        </w:rPr>
        <w:t>MIPS</w:t>
      </w:r>
      <w:r w:rsidR="009B693A" w:rsidRPr="00987A63">
        <w:t xml:space="preserve"> </w:t>
      </w:r>
      <w:r w:rsidR="009B693A">
        <w:rPr>
          <w:lang w:val="en-US"/>
        </w:rPr>
        <w:t>II</w:t>
      </w:r>
      <w:r w:rsidR="009B693A" w:rsidRPr="00987A63">
        <w:t xml:space="preserve">, </w:t>
      </w:r>
      <w:r w:rsidR="009B693A">
        <w:t>αλλά και με χαρακτηριστικά από τις προηγούμενες εκδόσεις των 64-</w:t>
      </w:r>
      <w:r w:rsidR="009B693A">
        <w:rPr>
          <w:lang w:val="en-US"/>
        </w:rPr>
        <w:t>bit</w:t>
      </w:r>
      <w:r w:rsidR="009B693A" w:rsidRPr="00987A63">
        <w:t xml:space="preserve">. </w:t>
      </w:r>
      <w:r w:rsidR="009B693A">
        <w:t>Σύντομα εκδόθηκε και η νέα 64</w:t>
      </w:r>
      <w:r w:rsidR="009B693A" w:rsidRPr="00987A63">
        <w:t>-</w:t>
      </w:r>
      <w:r w:rsidR="009B693A">
        <w:rPr>
          <w:lang w:val="en-US"/>
        </w:rPr>
        <w:t>bit</w:t>
      </w:r>
      <w:r w:rsidR="009B693A" w:rsidRPr="00987A63">
        <w:t xml:space="preserve"> </w:t>
      </w:r>
      <w:r w:rsidR="009B693A">
        <w:t xml:space="preserve">έκδοση </w:t>
      </w:r>
      <w:r w:rsidR="009B693A">
        <w:rPr>
          <w:lang w:val="en-US"/>
        </w:rPr>
        <w:t>MIPS</w:t>
      </w:r>
      <w:r w:rsidR="009B693A" w:rsidRPr="00987A63">
        <w:t xml:space="preserve"> 64 </w:t>
      </w:r>
      <w:r w:rsidR="009B693A">
        <w:t xml:space="preserve">βασισμένη στον </w:t>
      </w:r>
      <w:r w:rsidR="009B693A">
        <w:rPr>
          <w:lang w:val="en-US"/>
        </w:rPr>
        <w:t>MIPS</w:t>
      </w:r>
      <w:r w:rsidR="009B693A" w:rsidRPr="00987A63">
        <w:t>-</w:t>
      </w:r>
      <w:r w:rsidR="009B693A">
        <w:rPr>
          <w:lang w:val="en-US"/>
        </w:rPr>
        <w:t>V</w:t>
      </w:r>
      <w:r w:rsidR="009B693A" w:rsidRPr="00987A63">
        <w:t xml:space="preserve">. </w:t>
      </w:r>
      <w:r w:rsidR="009B693A">
        <w:t xml:space="preserve">Αυτές οι δύο εκδόσεις μαζί με τις νεότερες του </w:t>
      </w:r>
      <w:r w:rsidR="009B693A">
        <w:rPr>
          <w:lang w:val="en-US"/>
        </w:rPr>
        <w:t>microMIPS</w:t>
      </w:r>
      <w:r w:rsidR="009B693A" w:rsidRPr="00987A63">
        <w:t xml:space="preserve">, </w:t>
      </w:r>
      <w:r w:rsidR="009B693A">
        <w:t xml:space="preserve">αποτελούν βασικές σχεδιάσεις αρχιτεκτονικής </w:t>
      </w:r>
      <w:r w:rsidR="009B693A">
        <w:rPr>
          <w:lang w:val="en-US"/>
        </w:rPr>
        <w:t>MIPS</w:t>
      </w:r>
      <w:r w:rsidR="009B693A" w:rsidRPr="00987A63">
        <w:t xml:space="preserve"> </w:t>
      </w:r>
      <w:r w:rsidR="009B693A">
        <w:t xml:space="preserve">μέχρι και σήμερα. </w:t>
      </w:r>
    </w:p>
    <w:p w14:paraId="3E495787" w14:textId="1F5732AD" w:rsidR="00987A63" w:rsidRDefault="003336D8" w:rsidP="00987A63">
      <w:r>
        <w:t xml:space="preserve">Στην διπλωματική </w:t>
      </w:r>
      <w:r w:rsidR="00C02435">
        <w:t xml:space="preserve">εργασία </w:t>
      </w:r>
      <w:r>
        <w:t xml:space="preserve">χρησιμοποιήθηκε το πρώτο σετ εντολών του </w:t>
      </w:r>
      <w:r>
        <w:rPr>
          <w:lang w:val="en-US"/>
        </w:rPr>
        <w:t>MIPS</w:t>
      </w:r>
      <w:r w:rsidRPr="003336D8">
        <w:t xml:space="preserve"> (</w:t>
      </w:r>
      <w:r>
        <w:rPr>
          <w:lang w:val="en-US"/>
        </w:rPr>
        <w:t>MIPS</w:t>
      </w:r>
      <w:r w:rsidRPr="003336D8">
        <w:t xml:space="preserve"> </w:t>
      </w:r>
      <w:r>
        <w:rPr>
          <w:lang w:val="en-US"/>
        </w:rPr>
        <w:t>I</w:t>
      </w:r>
      <w:r w:rsidRPr="003336D8">
        <w:t xml:space="preserve">). </w:t>
      </w:r>
      <w:r w:rsidR="00A8170F">
        <w:t>Στο</w:t>
      </w:r>
      <w:r>
        <w:t xml:space="preserve"> σύνολο </w:t>
      </w:r>
      <w:r>
        <w:rPr>
          <w:lang w:val="en-US"/>
        </w:rPr>
        <w:t>MIPS</w:t>
      </w:r>
      <w:r w:rsidRPr="003336D8">
        <w:t xml:space="preserve"> </w:t>
      </w:r>
      <w:r>
        <w:rPr>
          <w:lang w:val="en-US"/>
        </w:rPr>
        <w:t>I</w:t>
      </w:r>
      <w:r w:rsidRPr="003336D8">
        <w:t xml:space="preserve"> </w:t>
      </w:r>
      <w:r>
        <w:t>ανήκουν</w:t>
      </w:r>
      <w:r w:rsidR="00A05FB2">
        <w:t xml:space="preserve"> εντολές που εκτελούν φορτώσεις και αποθηκεύσεις προς και από την μνήμη</w:t>
      </w:r>
      <w:r>
        <w:t xml:space="preserve"> </w:t>
      </w:r>
      <w:r w:rsidR="00A05FB2">
        <w:t xml:space="preserve">αντίστοιχα, αριθμητικές και λογικές πράξεις, άλματα, διακλαδώσεις, εξαιρέσεις. </w:t>
      </w:r>
      <w:r w:rsidR="008E477E">
        <w:t>Στην διπλωματική εργασία ο</w:t>
      </w:r>
      <w:r w:rsidR="00A05FB2">
        <w:t>ι εξαιρέσεις δεν υλοποιήθηκαν.</w:t>
      </w:r>
      <w:r>
        <w:t xml:space="preserve"> </w:t>
      </w:r>
      <w:r w:rsidR="009B693A">
        <w:t xml:space="preserve">Στο σχήμα 1.1 φαίνεται η πορεία των εκδόσεων του </w:t>
      </w:r>
      <w:r w:rsidR="009B693A">
        <w:rPr>
          <w:lang w:val="en-US"/>
        </w:rPr>
        <w:t>MIPS</w:t>
      </w:r>
      <w:r w:rsidR="009B693A" w:rsidRPr="003336D8">
        <w:t>.</w:t>
      </w:r>
    </w:p>
    <w:p w14:paraId="1EAFA4F2" w14:textId="77777777" w:rsidR="00F24106" w:rsidRDefault="00A13207" w:rsidP="00F24106">
      <w:pPr>
        <w:pStyle w:val="NormalWeb"/>
        <w:keepNext/>
        <w:spacing w:after="0"/>
      </w:pPr>
      <w:r w:rsidRPr="00A13207">
        <w:rPr>
          <w:noProof/>
        </w:rPr>
        <w:lastRenderedPageBreak/>
        <w:drawing>
          <wp:inline distT="0" distB="0" distL="0" distR="0" wp14:anchorId="3E60BF6E" wp14:editId="209CA5C5">
            <wp:extent cx="5278755" cy="42797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8755" cy="4279777"/>
                    </a:xfrm>
                    <a:prstGeom prst="rect">
                      <a:avLst/>
                    </a:prstGeom>
                    <a:noFill/>
                    <a:ln>
                      <a:noFill/>
                    </a:ln>
                  </pic:spPr>
                </pic:pic>
              </a:graphicData>
            </a:graphic>
          </wp:inline>
        </w:drawing>
      </w:r>
    </w:p>
    <w:p w14:paraId="535795A7" w14:textId="31B2B18E" w:rsidR="00A13207" w:rsidRDefault="00F24106" w:rsidP="00F24106">
      <w:pPr>
        <w:pStyle w:val="Caption"/>
        <w:jc w:val="center"/>
      </w:pPr>
      <w:bookmarkStart w:id="16" w:name="_Toc423611545"/>
      <w:r>
        <w:t xml:space="preserve">Σχήμα </w:t>
      </w:r>
      <w:r w:rsidR="00222D7E">
        <w:fldChar w:fldCharType="begin"/>
      </w:r>
      <w:r w:rsidR="00222D7E">
        <w:instrText xml:space="preserve"> STYLEREF 1 \s </w:instrText>
      </w:r>
      <w:r w:rsidR="00222D7E">
        <w:fldChar w:fldCharType="separate"/>
      </w:r>
      <w:r w:rsidR="00855081">
        <w:rPr>
          <w:noProof/>
        </w:rPr>
        <w:t>2</w:t>
      </w:r>
      <w:r w:rsidR="00222D7E">
        <w:rPr>
          <w:noProof/>
        </w:rPr>
        <w:fldChar w:fldCharType="end"/>
      </w:r>
      <w:r w:rsidR="00855081">
        <w:t>.</w:t>
      </w:r>
      <w:r w:rsidR="00222D7E">
        <w:fldChar w:fldCharType="begin"/>
      </w:r>
      <w:r w:rsidR="00222D7E">
        <w:instrText xml:space="preserve"> SEQ Σχήμα \* ARABIC \s 1 </w:instrText>
      </w:r>
      <w:r w:rsidR="00222D7E">
        <w:fldChar w:fldCharType="separate"/>
      </w:r>
      <w:r w:rsidR="00855081">
        <w:rPr>
          <w:noProof/>
        </w:rPr>
        <w:t>1</w:t>
      </w:r>
      <w:r w:rsidR="00222D7E">
        <w:rPr>
          <w:noProof/>
        </w:rPr>
        <w:fldChar w:fldCharType="end"/>
      </w:r>
      <w:r w:rsidRPr="00F24106">
        <w:t xml:space="preserve"> </w:t>
      </w:r>
      <w:r>
        <w:t xml:space="preserve">Εκδόσεις των αρχιτεκτονικών </w:t>
      </w:r>
      <w:r>
        <w:rPr>
          <w:lang w:val="en-US"/>
        </w:rPr>
        <w:t>MIPS</w:t>
      </w:r>
      <w:bookmarkEnd w:id="16"/>
    </w:p>
    <w:p w14:paraId="62151B48" w14:textId="77777777" w:rsidR="00987A63" w:rsidRDefault="003B1718" w:rsidP="0042349F">
      <w:pPr>
        <w:pStyle w:val="Heading2"/>
      </w:pPr>
      <w:bookmarkStart w:id="17" w:name="_Toc423617316"/>
      <w:r>
        <w:t>Περιγραφή Αρχιτεκτονικής</w:t>
      </w:r>
      <w:bookmarkEnd w:id="17"/>
    </w:p>
    <w:p w14:paraId="5EC47D69" w14:textId="77777777" w:rsidR="00987A63" w:rsidRPr="00987A63" w:rsidRDefault="00987A63" w:rsidP="00E10088">
      <w:r>
        <w:t xml:space="preserve">Όπως κάθε επεξεργαστής </w:t>
      </w:r>
      <w:r>
        <w:rPr>
          <w:lang w:val="en-US"/>
        </w:rPr>
        <w:t>RISC</w:t>
      </w:r>
      <w:r w:rsidRPr="00987A63">
        <w:t xml:space="preserve">, </w:t>
      </w:r>
      <w:r>
        <w:t xml:space="preserve">έτσι και ο </w:t>
      </w:r>
      <w:r>
        <w:rPr>
          <w:lang w:val="en-US"/>
        </w:rPr>
        <w:t>MIPS</w:t>
      </w:r>
      <w:r w:rsidRPr="00987A63">
        <w:t xml:space="preserve"> </w:t>
      </w:r>
      <w:r>
        <w:t>είναι βασισμένος στην αρχιτεκτονική τύπου φόρτωση-αποθήκευση (</w:t>
      </w:r>
      <w:r>
        <w:rPr>
          <w:lang w:val="en-US"/>
        </w:rPr>
        <w:t>load</w:t>
      </w:r>
      <w:r w:rsidRPr="00987A63">
        <w:t>-</w:t>
      </w:r>
      <w:r>
        <w:rPr>
          <w:lang w:val="en-US"/>
        </w:rPr>
        <w:t>store</w:t>
      </w:r>
      <w:r w:rsidRPr="00987A63">
        <w:t>).</w:t>
      </w:r>
      <w:r w:rsidR="00B227BA" w:rsidRPr="00716B06">
        <w:t xml:space="preserve"> </w:t>
      </w:r>
      <w:r>
        <w:t>Δηλαδή οι εντολές χρησιμο</w:t>
      </w:r>
      <w:r w:rsidR="0060199D">
        <w:t>ποιούν σαν τελεστές δεδομένα από το αρχείο καταχωρη</w:t>
      </w:r>
      <w:r>
        <w:t>τών και τα αποτελέσματα αποθηκεύονται πίσω σε αυτό. Οπότε είναι απαραίτητες οι εντολές μεταφοράς δεδομένων μεταξύ καταχωρητών και μνήμης. Στη συνέχεια</w:t>
      </w:r>
      <w:r w:rsidR="00EE78C6">
        <w:t>,</w:t>
      </w:r>
      <w:r>
        <w:t xml:space="preserve"> θα περιγράψουμε το αρχείο καταχωρητών, τη μνήμη, τρόπους διευθυνσιοδότησης και διαφορετικούς τύπους εντολών.</w:t>
      </w:r>
    </w:p>
    <w:p w14:paraId="330C0055" w14:textId="6350A53F" w:rsidR="00E10088" w:rsidRDefault="00E10088" w:rsidP="00716B06">
      <w:pPr>
        <w:pStyle w:val="Heading2"/>
      </w:pPr>
      <w:bookmarkStart w:id="18" w:name="_Toc423617317"/>
      <w:r>
        <w:t xml:space="preserve">Καταχωρητές του </w:t>
      </w:r>
      <w:r w:rsidR="00934632">
        <w:rPr>
          <w:lang w:val="en-US"/>
        </w:rPr>
        <w:t>MIPS</w:t>
      </w:r>
      <w:bookmarkEnd w:id="18"/>
    </w:p>
    <w:p w14:paraId="30773EC4" w14:textId="1E1E8FB4" w:rsidR="00987A63" w:rsidRDefault="00987A63" w:rsidP="00E10088">
      <w:r>
        <w:t xml:space="preserve">Οι καταχωρητές του </w:t>
      </w:r>
      <w:r>
        <w:rPr>
          <w:lang w:val="en-US"/>
        </w:rPr>
        <w:t>MIPS</w:t>
      </w:r>
      <w:r w:rsidRPr="00987A63">
        <w:t xml:space="preserve"> </w:t>
      </w:r>
      <w:r>
        <w:t xml:space="preserve">διαθέτει 32 καταχωρητές γενικού </w:t>
      </w:r>
      <w:r w:rsidRPr="00987A63">
        <w:t>σκοπού (</w:t>
      </w:r>
      <w:r>
        <w:rPr>
          <w:lang w:val="en-US"/>
        </w:rPr>
        <w:t>general</w:t>
      </w:r>
      <w:r w:rsidRPr="00987A63">
        <w:t>-</w:t>
      </w:r>
      <w:r>
        <w:rPr>
          <w:lang w:val="en-US"/>
        </w:rPr>
        <w:t>purpose</w:t>
      </w:r>
      <w:r w:rsidRPr="00987A63">
        <w:t xml:space="preserve"> </w:t>
      </w:r>
      <w:r>
        <w:rPr>
          <w:lang w:val="en-US"/>
        </w:rPr>
        <w:t>registers</w:t>
      </w:r>
      <w:r w:rsidRPr="00987A63">
        <w:t>,</w:t>
      </w:r>
      <w:r w:rsidR="00954D2A" w:rsidRPr="00954D2A">
        <w:t xml:space="preserve"> </w:t>
      </w:r>
      <w:r>
        <w:rPr>
          <w:lang w:val="en-US"/>
        </w:rPr>
        <w:t>GPRs</w:t>
      </w:r>
      <w:r w:rsidRPr="00987A63">
        <w:t>),</w:t>
      </w:r>
      <w:r>
        <w:t xml:space="preserve"> οι οποίοι έχουν τις ονομασίες </w:t>
      </w:r>
      <w:r>
        <w:rPr>
          <w:lang w:val="en-US"/>
        </w:rPr>
        <w:t>R</w:t>
      </w:r>
      <w:r w:rsidRPr="00987A63">
        <w:t>0,</w:t>
      </w:r>
      <w:r>
        <w:rPr>
          <w:lang w:val="en-US"/>
        </w:rPr>
        <w:t>R</w:t>
      </w:r>
      <w:r w:rsidRPr="00987A63">
        <w:t>1,...,</w:t>
      </w:r>
      <w:r>
        <w:rPr>
          <w:lang w:val="en-US"/>
        </w:rPr>
        <w:t>R</w:t>
      </w:r>
      <w:r w:rsidRPr="00987A63">
        <w:t xml:space="preserve">31. </w:t>
      </w:r>
      <w:r>
        <w:rPr>
          <w:lang w:val="en-US"/>
        </w:rPr>
        <w:t>O</w:t>
      </w:r>
      <w:r w:rsidRPr="00987A63">
        <w:t xml:space="preserve"> </w:t>
      </w:r>
      <w:r>
        <w:rPr>
          <w:lang w:val="en-US"/>
        </w:rPr>
        <w:t>R</w:t>
      </w:r>
      <w:r>
        <w:t xml:space="preserve">0 έχει πάντα την τιμή 0 και είναι μόνο για ανάγνωση. Ο </w:t>
      </w:r>
      <w:r>
        <w:rPr>
          <w:lang w:val="en-US"/>
        </w:rPr>
        <w:t>R</w:t>
      </w:r>
      <w:r w:rsidRPr="00987A63">
        <w:t xml:space="preserve">31 </w:t>
      </w:r>
      <w:r>
        <w:t xml:space="preserve">χρησιμοποιείται και ως καταχωρητής φόρτωσης από την εντολή </w:t>
      </w:r>
      <w:r>
        <w:rPr>
          <w:lang w:val="en-US"/>
        </w:rPr>
        <w:t>jump</w:t>
      </w:r>
      <w:r w:rsidRPr="00987A63">
        <w:t xml:space="preserve"> </w:t>
      </w:r>
      <w:r>
        <w:rPr>
          <w:lang w:val="en-US"/>
        </w:rPr>
        <w:t>and</w:t>
      </w:r>
      <w:r w:rsidRPr="00987A63">
        <w:t xml:space="preserve"> </w:t>
      </w:r>
      <w:r>
        <w:rPr>
          <w:lang w:val="en-US"/>
        </w:rPr>
        <w:t>link</w:t>
      </w:r>
      <w:r w:rsidRPr="00987A63">
        <w:t xml:space="preserve"> </w:t>
      </w:r>
      <w:r>
        <w:t>(</w:t>
      </w:r>
      <w:r>
        <w:rPr>
          <w:lang w:val="en-US"/>
        </w:rPr>
        <w:t>jal</w:t>
      </w:r>
      <w:r w:rsidRPr="00987A63">
        <w:t xml:space="preserve">), </w:t>
      </w:r>
      <w:r>
        <w:t>η οποία χρησιμοποιείται όταν υπάρχει μια διαδικασία προς εκτέλεση, για την αποθήκευση της διεύθυνσης επιστροφής από την υπορουτίνα.</w:t>
      </w:r>
    </w:p>
    <w:p w14:paraId="69AFBA3F" w14:textId="3EE2EE0D" w:rsidR="00987A63" w:rsidRDefault="00987A63" w:rsidP="00987A63">
      <w:r>
        <w:lastRenderedPageBreak/>
        <w:t xml:space="preserve">Επίσης υπάρχουν και </w:t>
      </w:r>
      <w:r w:rsidR="002D160E">
        <w:t xml:space="preserve">καταχωρητές ειδικής χρήσης. Αυτός που </w:t>
      </w:r>
      <w:r w:rsidR="00460FFD">
        <w:t>χρησιμοποιείται</w:t>
      </w:r>
      <w:r w:rsidR="002D160E">
        <w:t xml:space="preserve"> περισσ</w:t>
      </w:r>
      <w:r w:rsidR="00460FFD">
        <w:t>ότερο</w:t>
      </w:r>
      <w:r w:rsidR="002D160E">
        <w:t xml:space="preserve"> </w:t>
      </w:r>
      <w:r w:rsidR="00EE78C6">
        <w:t>είναι</w:t>
      </w:r>
      <w:r>
        <w:t xml:space="preserve"> ο μετρητής προγράμματος (</w:t>
      </w:r>
      <w:r>
        <w:rPr>
          <w:lang w:val="en-US"/>
        </w:rPr>
        <w:t>PC</w:t>
      </w:r>
      <w:r w:rsidRPr="00987A63">
        <w:t xml:space="preserve">) </w:t>
      </w:r>
      <w:r>
        <w:t xml:space="preserve">μεγέθους 32 </w:t>
      </w:r>
      <w:r>
        <w:rPr>
          <w:lang w:val="en-US"/>
        </w:rPr>
        <w:t>bits</w:t>
      </w:r>
      <w:r w:rsidRPr="00987A63">
        <w:t xml:space="preserve">, </w:t>
      </w:r>
      <w:r>
        <w:t>ο οποίος δείχνει τη διεύθυνση μνήμης που βρίσκεται η εκάστοτε εντολή προς εκτέλεση.</w:t>
      </w:r>
      <w:r w:rsidR="00E10088" w:rsidRPr="00E10088">
        <w:t xml:space="preserve"> </w:t>
      </w:r>
      <w:r>
        <w:t>Αν και δεν υπά</w:t>
      </w:r>
      <w:r w:rsidR="0060199D">
        <w:t>ρ</w:t>
      </w:r>
      <w:r>
        <w:t>χει κάποιος περιορισμός προς την σχεδίαση ή το υλικό,</w:t>
      </w:r>
      <w:r w:rsidR="00E10088" w:rsidRPr="00E10088">
        <w:t xml:space="preserve"> </w:t>
      </w:r>
      <w:r>
        <w:t>υπάρχει μια σύμβαση ειδικής χρήσης κάθε καταχωρητή,</w:t>
      </w:r>
      <w:r w:rsidR="0060199D">
        <w:t xml:space="preserve"> η οποία</w:t>
      </w:r>
      <w:r>
        <w:t xml:space="preserve"> χρησιμοποιείται στην υλοποίηση του </w:t>
      </w:r>
      <w:r>
        <w:rPr>
          <w:lang w:val="en-US"/>
        </w:rPr>
        <w:t>compiler</w:t>
      </w:r>
      <w:r w:rsidRPr="00987A63">
        <w:t xml:space="preserve">, </w:t>
      </w:r>
      <w:r>
        <w:t>ώστε να αξιοποιείται κάθε φορά ο κατάλληλος καταχωρητής.</w:t>
      </w:r>
    </w:p>
    <w:tbl>
      <w:tblPr>
        <w:tblStyle w:val="GridTable4-Accent11"/>
        <w:tblW w:w="0" w:type="auto"/>
        <w:tblLook w:val="04A0" w:firstRow="1" w:lastRow="0" w:firstColumn="1" w:lastColumn="0" w:noHBand="0" w:noVBand="1"/>
      </w:tblPr>
      <w:tblGrid>
        <w:gridCol w:w="1668"/>
        <w:gridCol w:w="1842"/>
        <w:gridCol w:w="5019"/>
      </w:tblGrid>
      <w:tr w:rsidR="00120212" w14:paraId="6556DC1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588E2F3" w14:textId="0E1783E1" w:rsidR="00120212" w:rsidRPr="00895034" w:rsidRDefault="00895034" w:rsidP="003F2238">
            <w:pPr>
              <w:jc w:val="center"/>
              <w:rPr>
                <w:b w:val="0"/>
              </w:rPr>
            </w:pPr>
            <w:r>
              <w:rPr>
                <w:b w:val="0"/>
              </w:rPr>
              <w:t>Καταχωρητής</w:t>
            </w:r>
          </w:p>
        </w:tc>
        <w:tc>
          <w:tcPr>
            <w:tcW w:w="1842" w:type="dxa"/>
          </w:tcPr>
          <w:p w14:paraId="3F773282" w14:textId="293AECF0" w:rsidR="00120212" w:rsidRPr="00895034" w:rsidRDefault="00895034" w:rsidP="00895034">
            <w:pPr>
              <w:jc w:val="center"/>
              <w:cnfStyle w:val="100000000000" w:firstRow="1" w:lastRow="0" w:firstColumn="0" w:lastColumn="0" w:oddVBand="0" w:evenVBand="0" w:oddHBand="0" w:evenHBand="0" w:firstRowFirstColumn="0" w:firstRowLastColumn="0" w:lastRowFirstColumn="0" w:lastRowLastColumn="0"/>
              <w:rPr>
                <w:b w:val="0"/>
              </w:rPr>
            </w:pPr>
            <w:r>
              <w:rPr>
                <w:b w:val="0"/>
              </w:rPr>
              <w:t>Συμβολικό Όνομα</w:t>
            </w:r>
          </w:p>
        </w:tc>
        <w:tc>
          <w:tcPr>
            <w:tcW w:w="5019" w:type="dxa"/>
          </w:tcPr>
          <w:p w14:paraId="5AD981D6" w14:textId="3E097BC1" w:rsidR="00120212" w:rsidRPr="00895034" w:rsidRDefault="00895034" w:rsidP="003F2238">
            <w:pPr>
              <w:jc w:val="center"/>
              <w:cnfStyle w:val="100000000000" w:firstRow="1" w:lastRow="0" w:firstColumn="0" w:lastColumn="0" w:oddVBand="0" w:evenVBand="0" w:oddHBand="0" w:evenHBand="0" w:firstRowFirstColumn="0" w:firstRowLastColumn="0" w:lastRowFirstColumn="0" w:lastRowLastColumn="0"/>
              <w:rPr>
                <w:b w:val="0"/>
              </w:rPr>
            </w:pPr>
            <w:r>
              <w:t>Περιγραφή</w:t>
            </w:r>
          </w:p>
        </w:tc>
      </w:tr>
      <w:tr w:rsidR="00120212" w:rsidRPr="00300216" w14:paraId="575CBF4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0452C2D" w14:textId="77777777" w:rsidR="00120212" w:rsidRPr="00120212" w:rsidRDefault="00120212" w:rsidP="003F2238">
            <w:pPr>
              <w:jc w:val="center"/>
              <w:rPr>
                <w:lang w:val="en-US"/>
              </w:rPr>
            </w:pPr>
            <w:r>
              <w:rPr>
                <w:lang w:val="en-US"/>
              </w:rPr>
              <w:t>$0</w:t>
            </w:r>
          </w:p>
        </w:tc>
        <w:tc>
          <w:tcPr>
            <w:tcW w:w="1842" w:type="dxa"/>
          </w:tcPr>
          <w:p w14:paraId="08BC9670" w14:textId="77777777" w:rsidR="00120212" w:rsidRPr="00F20AC2" w:rsidRDefault="00F20AC2" w:rsidP="003F223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ZERO</w:t>
            </w:r>
          </w:p>
        </w:tc>
        <w:tc>
          <w:tcPr>
            <w:tcW w:w="5019" w:type="dxa"/>
          </w:tcPr>
          <w:p w14:paraId="45E4033B" w14:textId="5D3B5B26" w:rsidR="00120212" w:rsidRPr="004F445F" w:rsidRDefault="007A465D" w:rsidP="007A465D">
            <w:pPr>
              <w:jc w:val="center"/>
              <w:cnfStyle w:val="000000100000" w:firstRow="0" w:lastRow="0" w:firstColumn="0" w:lastColumn="0" w:oddVBand="0" w:evenVBand="0" w:oddHBand="1" w:evenHBand="0" w:firstRowFirstColumn="0" w:firstRowLastColumn="0" w:lastRowFirstColumn="0" w:lastRowLastColumn="0"/>
              <w:rPr>
                <w:lang w:val="en-US"/>
              </w:rPr>
            </w:pPr>
            <w:r>
              <w:t>Πάντα</w:t>
            </w:r>
            <w:r w:rsidRPr="007A465D">
              <w:rPr>
                <w:lang w:val="en-US"/>
              </w:rPr>
              <w:t xml:space="preserve"> </w:t>
            </w:r>
            <w:r>
              <w:t>μηδέν</w:t>
            </w:r>
            <w:r w:rsidR="004F445F">
              <w:rPr>
                <w:lang w:val="en-US"/>
              </w:rPr>
              <w:t>,</w:t>
            </w:r>
          </w:p>
        </w:tc>
      </w:tr>
      <w:tr w:rsidR="00120212" w14:paraId="68030591" w14:textId="77777777">
        <w:tc>
          <w:tcPr>
            <w:cnfStyle w:val="001000000000" w:firstRow="0" w:lastRow="0" w:firstColumn="1" w:lastColumn="0" w:oddVBand="0" w:evenVBand="0" w:oddHBand="0" w:evenHBand="0" w:firstRowFirstColumn="0" w:firstRowLastColumn="0" w:lastRowFirstColumn="0" w:lastRowLastColumn="0"/>
            <w:tcW w:w="1668" w:type="dxa"/>
          </w:tcPr>
          <w:p w14:paraId="1C2306A0" w14:textId="77777777" w:rsidR="00120212" w:rsidRPr="00120212" w:rsidRDefault="00120212" w:rsidP="003F2238">
            <w:pPr>
              <w:jc w:val="center"/>
              <w:rPr>
                <w:lang w:val="en-US"/>
              </w:rPr>
            </w:pPr>
            <w:r>
              <w:rPr>
                <w:lang w:val="en-US"/>
              </w:rPr>
              <w:t>$1</w:t>
            </w:r>
          </w:p>
        </w:tc>
        <w:tc>
          <w:tcPr>
            <w:tcW w:w="1842" w:type="dxa"/>
          </w:tcPr>
          <w:p w14:paraId="06C1D6F6" w14:textId="77777777" w:rsidR="00120212" w:rsidRPr="00F20AC2" w:rsidRDefault="00F20AC2" w:rsidP="003F22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AT</w:t>
            </w:r>
          </w:p>
        </w:tc>
        <w:tc>
          <w:tcPr>
            <w:tcW w:w="5019" w:type="dxa"/>
          </w:tcPr>
          <w:p w14:paraId="55603CA2" w14:textId="3C2BD6F8" w:rsidR="00120212" w:rsidRPr="00A05FB2" w:rsidRDefault="00AA40C4" w:rsidP="003F2238">
            <w:pPr>
              <w:jc w:val="center"/>
              <w:cnfStyle w:val="000000000000" w:firstRow="0" w:lastRow="0" w:firstColumn="0" w:lastColumn="0" w:oddVBand="0" w:evenVBand="0" w:oddHBand="0" w:evenHBand="0" w:firstRowFirstColumn="0" w:firstRowLastColumn="0" w:lastRowFirstColumn="0" w:lastRowLastColumn="0"/>
            </w:pPr>
            <w:r>
              <w:t>Δεσμευμένο</w:t>
            </w:r>
            <w:r w:rsidR="00A05FB2">
              <w:t xml:space="preserve"> για</w:t>
            </w:r>
            <w:r w:rsidR="00D76AC1">
              <w:t xml:space="preserve"> </w:t>
            </w:r>
            <w:r>
              <w:t xml:space="preserve">τον </w:t>
            </w:r>
            <w:r w:rsidR="00D76AC1">
              <w:t>συμβολομεταφραστή</w:t>
            </w:r>
          </w:p>
        </w:tc>
      </w:tr>
      <w:tr w:rsidR="00120212" w:rsidRPr="00300216" w14:paraId="572A10B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6F96909" w14:textId="77777777" w:rsidR="00120212" w:rsidRPr="00120212" w:rsidRDefault="00120212" w:rsidP="003F2238">
            <w:pPr>
              <w:jc w:val="center"/>
              <w:rPr>
                <w:lang w:val="en-US"/>
              </w:rPr>
            </w:pPr>
            <w:r>
              <w:rPr>
                <w:lang w:val="en-US"/>
              </w:rPr>
              <w:t>$2</w:t>
            </w:r>
          </w:p>
        </w:tc>
        <w:tc>
          <w:tcPr>
            <w:tcW w:w="1842" w:type="dxa"/>
          </w:tcPr>
          <w:p w14:paraId="393F648C" w14:textId="77777777" w:rsidR="00120212" w:rsidRPr="00F20AC2" w:rsidRDefault="00F20AC2" w:rsidP="003F223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V0</w:t>
            </w:r>
          </w:p>
        </w:tc>
        <w:tc>
          <w:tcPr>
            <w:tcW w:w="5019" w:type="dxa"/>
          </w:tcPr>
          <w:p w14:paraId="50012660" w14:textId="5AEC2FC6" w:rsidR="00120212" w:rsidRPr="00D76AC1" w:rsidRDefault="00D76AC1" w:rsidP="003F2238">
            <w:pPr>
              <w:jc w:val="center"/>
              <w:cnfStyle w:val="000000100000" w:firstRow="0" w:lastRow="0" w:firstColumn="0" w:lastColumn="0" w:oddVBand="0" w:evenVBand="0" w:oddHBand="1" w:evenHBand="0" w:firstRowFirstColumn="0" w:firstRowLastColumn="0" w:lastRowFirstColumn="0" w:lastRowLastColumn="0"/>
            </w:pPr>
            <w:r>
              <w:t>Αποθήκευση αποτελεσμάτων</w:t>
            </w:r>
          </w:p>
        </w:tc>
      </w:tr>
      <w:tr w:rsidR="00120212" w:rsidRPr="004F445F" w14:paraId="2099FC9F" w14:textId="77777777">
        <w:tc>
          <w:tcPr>
            <w:cnfStyle w:val="001000000000" w:firstRow="0" w:lastRow="0" w:firstColumn="1" w:lastColumn="0" w:oddVBand="0" w:evenVBand="0" w:oddHBand="0" w:evenHBand="0" w:firstRowFirstColumn="0" w:firstRowLastColumn="0" w:lastRowFirstColumn="0" w:lastRowLastColumn="0"/>
            <w:tcW w:w="1668" w:type="dxa"/>
          </w:tcPr>
          <w:p w14:paraId="03CFD5CF" w14:textId="77777777" w:rsidR="00120212" w:rsidRPr="00120212" w:rsidRDefault="00120212" w:rsidP="003F2238">
            <w:pPr>
              <w:jc w:val="center"/>
              <w:rPr>
                <w:lang w:val="en-US"/>
              </w:rPr>
            </w:pPr>
            <w:r>
              <w:rPr>
                <w:lang w:val="en-US"/>
              </w:rPr>
              <w:t>$3</w:t>
            </w:r>
          </w:p>
        </w:tc>
        <w:tc>
          <w:tcPr>
            <w:tcW w:w="1842" w:type="dxa"/>
          </w:tcPr>
          <w:p w14:paraId="574A28CF" w14:textId="77777777" w:rsidR="00120212" w:rsidRPr="00F20AC2" w:rsidRDefault="00F20AC2" w:rsidP="003F22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V1</w:t>
            </w:r>
          </w:p>
        </w:tc>
        <w:tc>
          <w:tcPr>
            <w:tcW w:w="5019" w:type="dxa"/>
          </w:tcPr>
          <w:p w14:paraId="530C7965" w14:textId="754525A3" w:rsidR="00120212" w:rsidRPr="004F445F" w:rsidRDefault="00D76AC1" w:rsidP="003F2238">
            <w:pPr>
              <w:jc w:val="center"/>
              <w:cnfStyle w:val="000000000000" w:firstRow="0" w:lastRow="0" w:firstColumn="0" w:lastColumn="0" w:oddVBand="0" w:evenVBand="0" w:oddHBand="0" w:evenHBand="0" w:firstRowFirstColumn="0" w:firstRowLastColumn="0" w:lastRowFirstColumn="0" w:lastRowLastColumn="0"/>
              <w:rPr>
                <w:lang w:val="en-US"/>
              </w:rPr>
            </w:pPr>
            <w:r>
              <w:t>Αποθήκευση αποτελεσμάτων</w:t>
            </w:r>
          </w:p>
        </w:tc>
      </w:tr>
      <w:tr w:rsidR="00120212" w:rsidRPr="00300216" w14:paraId="382CB95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E7D2CF0" w14:textId="77777777" w:rsidR="00120212" w:rsidRPr="00120212" w:rsidRDefault="00120212" w:rsidP="003F2238">
            <w:pPr>
              <w:jc w:val="center"/>
              <w:rPr>
                <w:lang w:val="en-US"/>
              </w:rPr>
            </w:pPr>
            <w:r>
              <w:rPr>
                <w:lang w:val="en-US"/>
              </w:rPr>
              <w:t>$4</w:t>
            </w:r>
          </w:p>
        </w:tc>
        <w:tc>
          <w:tcPr>
            <w:tcW w:w="1842" w:type="dxa"/>
          </w:tcPr>
          <w:p w14:paraId="3331D079" w14:textId="77777777" w:rsidR="00120212" w:rsidRPr="00F20AC2" w:rsidRDefault="00F20AC2" w:rsidP="003F223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A0</w:t>
            </w:r>
          </w:p>
        </w:tc>
        <w:tc>
          <w:tcPr>
            <w:tcW w:w="5019" w:type="dxa"/>
          </w:tcPr>
          <w:p w14:paraId="19179145" w14:textId="6043A474" w:rsidR="00120212" w:rsidRPr="00D76AC1" w:rsidRDefault="00D76AC1" w:rsidP="003F2238">
            <w:pPr>
              <w:jc w:val="center"/>
              <w:cnfStyle w:val="000000100000" w:firstRow="0" w:lastRow="0" w:firstColumn="0" w:lastColumn="0" w:oddVBand="0" w:evenVBand="0" w:oddHBand="1" w:evenHBand="0" w:firstRowFirstColumn="0" w:firstRowLastColumn="0" w:lastRowFirstColumn="0" w:lastRowLastColumn="0"/>
            </w:pPr>
            <w:r>
              <w:t>Αποθήκευση παραμέτρων</w:t>
            </w:r>
          </w:p>
        </w:tc>
      </w:tr>
      <w:tr w:rsidR="00120212" w:rsidRPr="00300216" w14:paraId="58A34508" w14:textId="77777777">
        <w:tc>
          <w:tcPr>
            <w:cnfStyle w:val="001000000000" w:firstRow="0" w:lastRow="0" w:firstColumn="1" w:lastColumn="0" w:oddVBand="0" w:evenVBand="0" w:oddHBand="0" w:evenHBand="0" w:firstRowFirstColumn="0" w:firstRowLastColumn="0" w:lastRowFirstColumn="0" w:lastRowLastColumn="0"/>
            <w:tcW w:w="1668" w:type="dxa"/>
          </w:tcPr>
          <w:p w14:paraId="26CF1E11" w14:textId="77777777" w:rsidR="00120212" w:rsidRPr="00120212" w:rsidRDefault="00120212" w:rsidP="003F2238">
            <w:pPr>
              <w:jc w:val="center"/>
              <w:rPr>
                <w:lang w:val="en-US"/>
              </w:rPr>
            </w:pPr>
            <w:r>
              <w:rPr>
                <w:lang w:val="en-US"/>
              </w:rPr>
              <w:t>$5</w:t>
            </w:r>
          </w:p>
        </w:tc>
        <w:tc>
          <w:tcPr>
            <w:tcW w:w="1842" w:type="dxa"/>
          </w:tcPr>
          <w:p w14:paraId="72C13562" w14:textId="77777777" w:rsidR="00120212" w:rsidRPr="00F20AC2" w:rsidRDefault="00F20AC2" w:rsidP="003F22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A1</w:t>
            </w:r>
          </w:p>
        </w:tc>
        <w:tc>
          <w:tcPr>
            <w:tcW w:w="5019" w:type="dxa"/>
          </w:tcPr>
          <w:p w14:paraId="7929EE2E" w14:textId="63FD708D" w:rsidR="00120212" w:rsidRPr="004F445F" w:rsidRDefault="00D76AC1" w:rsidP="003F2238">
            <w:pPr>
              <w:jc w:val="center"/>
              <w:cnfStyle w:val="000000000000" w:firstRow="0" w:lastRow="0" w:firstColumn="0" w:lastColumn="0" w:oddVBand="0" w:evenVBand="0" w:oddHBand="0" w:evenHBand="0" w:firstRowFirstColumn="0" w:firstRowLastColumn="0" w:lastRowFirstColumn="0" w:lastRowLastColumn="0"/>
              <w:rPr>
                <w:lang w:val="en-US"/>
              </w:rPr>
            </w:pPr>
            <w:r>
              <w:t>Αποθήκευση παραμέτρων</w:t>
            </w:r>
          </w:p>
        </w:tc>
      </w:tr>
      <w:tr w:rsidR="00120212" w:rsidRPr="00300216" w14:paraId="6D5C563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A9C3A85" w14:textId="77777777" w:rsidR="00120212" w:rsidRPr="00120212" w:rsidRDefault="00120212" w:rsidP="003F2238">
            <w:pPr>
              <w:jc w:val="center"/>
              <w:rPr>
                <w:lang w:val="en-US"/>
              </w:rPr>
            </w:pPr>
            <w:r>
              <w:rPr>
                <w:lang w:val="en-US"/>
              </w:rPr>
              <w:t>$6</w:t>
            </w:r>
          </w:p>
        </w:tc>
        <w:tc>
          <w:tcPr>
            <w:tcW w:w="1842" w:type="dxa"/>
          </w:tcPr>
          <w:p w14:paraId="267DC866" w14:textId="77777777" w:rsidR="00120212" w:rsidRPr="00F20AC2" w:rsidRDefault="00F20AC2" w:rsidP="003F223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A2</w:t>
            </w:r>
          </w:p>
        </w:tc>
        <w:tc>
          <w:tcPr>
            <w:tcW w:w="5019" w:type="dxa"/>
          </w:tcPr>
          <w:p w14:paraId="427DC0DA" w14:textId="33A624D3" w:rsidR="00120212" w:rsidRPr="004F445F" w:rsidRDefault="00D76AC1" w:rsidP="003F2238">
            <w:pPr>
              <w:jc w:val="center"/>
              <w:cnfStyle w:val="000000100000" w:firstRow="0" w:lastRow="0" w:firstColumn="0" w:lastColumn="0" w:oddVBand="0" w:evenVBand="0" w:oddHBand="1" w:evenHBand="0" w:firstRowFirstColumn="0" w:firstRowLastColumn="0" w:lastRowFirstColumn="0" w:lastRowLastColumn="0"/>
              <w:rPr>
                <w:lang w:val="en-US"/>
              </w:rPr>
            </w:pPr>
            <w:r>
              <w:t>Αποθήκευση παραμέτρων</w:t>
            </w:r>
          </w:p>
        </w:tc>
      </w:tr>
      <w:tr w:rsidR="00120212" w:rsidRPr="00300216" w14:paraId="62365B6F" w14:textId="77777777">
        <w:tc>
          <w:tcPr>
            <w:cnfStyle w:val="001000000000" w:firstRow="0" w:lastRow="0" w:firstColumn="1" w:lastColumn="0" w:oddVBand="0" w:evenVBand="0" w:oddHBand="0" w:evenHBand="0" w:firstRowFirstColumn="0" w:firstRowLastColumn="0" w:lastRowFirstColumn="0" w:lastRowLastColumn="0"/>
            <w:tcW w:w="1668" w:type="dxa"/>
          </w:tcPr>
          <w:p w14:paraId="0A637E54" w14:textId="77777777" w:rsidR="00120212" w:rsidRPr="00120212" w:rsidRDefault="00120212" w:rsidP="003F2238">
            <w:pPr>
              <w:jc w:val="center"/>
              <w:rPr>
                <w:lang w:val="en-US"/>
              </w:rPr>
            </w:pPr>
            <w:r>
              <w:rPr>
                <w:lang w:val="en-US"/>
              </w:rPr>
              <w:t>$7</w:t>
            </w:r>
          </w:p>
        </w:tc>
        <w:tc>
          <w:tcPr>
            <w:tcW w:w="1842" w:type="dxa"/>
          </w:tcPr>
          <w:p w14:paraId="25F21EFB" w14:textId="77777777" w:rsidR="00120212" w:rsidRPr="00F20AC2" w:rsidRDefault="00F20AC2" w:rsidP="003F22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A3</w:t>
            </w:r>
          </w:p>
        </w:tc>
        <w:tc>
          <w:tcPr>
            <w:tcW w:w="5019" w:type="dxa"/>
          </w:tcPr>
          <w:p w14:paraId="549B3B14" w14:textId="249C60C7" w:rsidR="00120212" w:rsidRPr="004F445F" w:rsidRDefault="00D76AC1" w:rsidP="003F2238">
            <w:pPr>
              <w:jc w:val="center"/>
              <w:cnfStyle w:val="000000000000" w:firstRow="0" w:lastRow="0" w:firstColumn="0" w:lastColumn="0" w:oddVBand="0" w:evenVBand="0" w:oddHBand="0" w:evenHBand="0" w:firstRowFirstColumn="0" w:firstRowLastColumn="0" w:lastRowFirstColumn="0" w:lastRowLastColumn="0"/>
              <w:rPr>
                <w:lang w:val="en-US"/>
              </w:rPr>
            </w:pPr>
            <w:r>
              <w:t>Αποθήκευση παραμέτρων</w:t>
            </w:r>
          </w:p>
        </w:tc>
      </w:tr>
      <w:tr w:rsidR="00120212" w:rsidRPr="004F445F" w14:paraId="6CA1171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A5EA41D" w14:textId="77777777" w:rsidR="00120212" w:rsidRPr="00120212" w:rsidRDefault="00120212" w:rsidP="003F2238">
            <w:pPr>
              <w:jc w:val="center"/>
              <w:rPr>
                <w:lang w:val="en-US"/>
              </w:rPr>
            </w:pPr>
            <w:r>
              <w:rPr>
                <w:lang w:val="en-US"/>
              </w:rPr>
              <w:t>$8</w:t>
            </w:r>
          </w:p>
        </w:tc>
        <w:tc>
          <w:tcPr>
            <w:tcW w:w="1842" w:type="dxa"/>
          </w:tcPr>
          <w:p w14:paraId="7BCAD0DC" w14:textId="77777777" w:rsidR="00120212" w:rsidRPr="00F20AC2" w:rsidRDefault="00F20AC2" w:rsidP="003F223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T0</w:t>
            </w:r>
          </w:p>
        </w:tc>
        <w:tc>
          <w:tcPr>
            <w:tcW w:w="5019" w:type="dxa"/>
          </w:tcPr>
          <w:p w14:paraId="2EBB9071" w14:textId="38BD73C0" w:rsidR="00120212" w:rsidRPr="008D2C32" w:rsidRDefault="008D2C32" w:rsidP="003F2238">
            <w:pPr>
              <w:jc w:val="center"/>
              <w:cnfStyle w:val="000000100000" w:firstRow="0" w:lastRow="0" w:firstColumn="0" w:lastColumn="0" w:oddVBand="0" w:evenVBand="0" w:oddHBand="1" w:evenHBand="0" w:firstRowFirstColumn="0" w:firstRowLastColumn="0" w:lastRowFirstColumn="0" w:lastRowLastColumn="0"/>
            </w:pPr>
            <w:r>
              <w:t>Καταχωρητές γενικού σκοπού</w:t>
            </w:r>
            <w:r w:rsidR="00CD5482">
              <w:t xml:space="preserve"> (προσωρινοί)</w:t>
            </w:r>
          </w:p>
        </w:tc>
      </w:tr>
      <w:tr w:rsidR="00CD5482" w:rsidRPr="004F445F" w14:paraId="4CD8DFA2" w14:textId="77777777">
        <w:tc>
          <w:tcPr>
            <w:cnfStyle w:val="001000000000" w:firstRow="0" w:lastRow="0" w:firstColumn="1" w:lastColumn="0" w:oddVBand="0" w:evenVBand="0" w:oddHBand="0" w:evenHBand="0" w:firstRowFirstColumn="0" w:firstRowLastColumn="0" w:lastRowFirstColumn="0" w:lastRowLastColumn="0"/>
            <w:tcW w:w="1668" w:type="dxa"/>
          </w:tcPr>
          <w:p w14:paraId="7AFFB79A" w14:textId="77777777" w:rsidR="00CD5482" w:rsidRPr="00120212" w:rsidRDefault="00CD5482" w:rsidP="00CD5482">
            <w:pPr>
              <w:jc w:val="center"/>
              <w:rPr>
                <w:lang w:val="en-US"/>
              </w:rPr>
            </w:pPr>
            <w:r>
              <w:rPr>
                <w:lang w:val="en-US"/>
              </w:rPr>
              <w:t>$9</w:t>
            </w:r>
          </w:p>
        </w:tc>
        <w:tc>
          <w:tcPr>
            <w:tcW w:w="1842" w:type="dxa"/>
          </w:tcPr>
          <w:p w14:paraId="3F337EAA" w14:textId="77777777" w:rsidR="00CD5482" w:rsidRPr="00F20AC2" w:rsidRDefault="00CD5482" w:rsidP="00CD548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T1</w:t>
            </w:r>
          </w:p>
        </w:tc>
        <w:tc>
          <w:tcPr>
            <w:tcW w:w="5019" w:type="dxa"/>
          </w:tcPr>
          <w:p w14:paraId="358F1301" w14:textId="2582A388" w:rsidR="00CD5482" w:rsidRPr="004F445F" w:rsidRDefault="00CD5482" w:rsidP="00CD5482">
            <w:pPr>
              <w:jc w:val="center"/>
              <w:cnfStyle w:val="000000000000" w:firstRow="0" w:lastRow="0" w:firstColumn="0" w:lastColumn="0" w:oddVBand="0" w:evenVBand="0" w:oddHBand="0" w:evenHBand="0" w:firstRowFirstColumn="0" w:firstRowLastColumn="0" w:lastRowFirstColumn="0" w:lastRowLastColumn="0"/>
              <w:rPr>
                <w:lang w:val="en-US"/>
              </w:rPr>
            </w:pPr>
            <w:r w:rsidRPr="00E1068A">
              <w:t>Καταχωρητές γενικού σκοπού (προσωρινοί)</w:t>
            </w:r>
          </w:p>
        </w:tc>
      </w:tr>
      <w:tr w:rsidR="00CD5482" w:rsidRPr="004F445F" w14:paraId="657A03E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370834A0" w14:textId="77777777" w:rsidR="00CD5482" w:rsidRPr="00120212" w:rsidRDefault="00CD5482" w:rsidP="00CD5482">
            <w:pPr>
              <w:jc w:val="center"/>
              <w:rPr>
                <w:lang w:val="en-US"/>
              </w:rPr>
            </w:pPr>
            <w:r>
              <w:rPr>
                <w:lang w:val="en-US"/>
              </w:rPr>
              <w:t>$10</w:t>
            </w:r>
          </w:p>
        </w:tc>
        <w:tc>
          <w:tcPr>
            <w:tcW w:w="1842" w:type="dxa"/>
          </w:tcPr>
          <w:p w14:paraId="50D7B1BF" w14:textId="77777777" w:rsidR="00CD5482" w:rsidRPr="00F20AC2" w:rsidRDefault="00CD5482" w:rsidP="00CD5482">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T2</w:t>
            </w:r>
          </w:p>
        </w:tc>
        <w:tc>
          <w:tcPr>
            <w:tcW w:w="5019" w:type="dxa"/>
          </w:tcPr>
          <w:p w14:paraId="7DCABB22" w14:textId="6455B4C7" w:rsidR="00CD5482" w:rsidRPr="004F445F" w:rsidRDefault="00CD5482" w:rsidP="00CD5482">
            <w:pPr>
              <w:jc w:val="center"/>
              <w:cnfStyle w:val="000000100000" w:firstRow="0" w:lastRow="0" w:firstColumn="0" w:lastColumn="0" w:oddVBand="0" w:evenVBand="0" w:oddHBand="1" w:evenHBand="0" w:firstRowFirstColumn="0" w:firstRowLastColumn="0" w:lastRowFirstColumn="0" w:lastRowLastColumn="0"/>
              <w:rPr>
                <w:lang w:val="en-US"/>
              </w:rPr>
            </w:pPr>
            <w:r w:rsidRPr="00E1068A">
              <w:t>Καταχωρητές γενικού σκοπού (προσωρινοί)</w:t>
            </w:r>
          </w:p>
        </w:tc>
      </w:tr>
      <w:tr w:rsidR="00CD5482" w:rsidRPr="004F445F" w14:paraId="5C8E02F3" w14:textId="77777777">
        <w:tc>
          <w:tcPr>
            <w:cnfStyle w:val="001000000000" w:firstRow="0" w:lastRow="0" w:firstColumn="1" w:lastColumn="0" w:oddVBand="0" w:evenVBand="0" w:oddHBand="0" w:evenHBand="0" w:firstRowFirstColumn="0" w:firstRowLastColumn="0" w:lastRowFirstColumn="0" w:lastRowLastColumn="0"/>
            <w:tcW w:w="1668" w:type="dxa"/>
          </w:tcPr>
          <w:p w14:paraId="14F3CABF" w14:textId="77777777" w:rsidR="00CD5482" w:rsidRPr="00120212" w:rsidRDefault="00CD5482" w:rsidP="00CD5482">
            <w:pPr>
              <w:jc w:val="center"/>
              <w:rPr>
                <w:lang w:val="en-US"/>
              </w:rPr>
            </w:pPr>
            <w:r>
              <w:rPr>
                <w:lang w:val="en-US"/>
              </w:rPr>
              <w:t>$11</w:t>
            </w:r>
          </w:p>
        </w:tc>
        <w:tc>
          <w:tcPr>
            <w:tcW w:w="1842" w:type="dxa"/>
          </w:tcPr>
          <w:p w14:paraId="67B5CC76" w14:textId="77777777" w:rsidR="00CD5482" w:rsidRPr="00F20AC2" w:rsidRDefault="00CD5482" w:rsidP="00CD548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T3</w:t>
            </w:r>
          </w:p>
        </w:tc>
        <w:tc>
          <w:tcPr>
            <w:tcW w:w="5019" w:type="dxa"/>
          </w:tcPr>
          <w:p w14:paraId="4471CB38" w14:textId="2A903FC6" w:rsidR="00CD5482" w:rsidRPr="004F445F" w:rsidRDefault="00CD5482" w:rsidP="00CD5482">
            <w:pPr>
              <w:jc w:val="center"/>
              <w:cnfStyle w:val="000000000000" w:firstRow="0" w:lastRow="0" w:firstColumn="0" w:lastColumn="0" w:oddVBand="0" w:evenVBand="0" w:oddHBand="0" w:evenHBand="0" w:firstRowFirstColumn="0" w:firstRowLastColumn="0" w:lastRowFirstColumn="0" w:lastRowLastColumn="0"/>
              <w:rPr>
                <w:lang w:val="en-US"/>
              </w:rPr>
            </w:pPr>
            <w:r w:rsidRPr="00E1068A">
              <w:t>Καταχωρητές γενικού σκοπού (προσωρινοί)</w:t>
            </w:r>
          </w:p>
        </w:tc>
      </w:tr>
      <w:tr w:rsidR="00CD5482" w:rsidRPr="004F445F" w14:paraId="74DEB27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F141BCA" w14:textId="77777777" w:rsidR="00CD5482" w:rsidRPr="00120212" w:rsidRDefault="00CD5482" w:rsidP="00CD5482">
            <w:pPr>
              <w:jc w:val="center"/>
              <w:rPr>
                <w:lang w:val="en-US"/>
              </w:rPr>
            </w:pPr>
            <w:r>
              <w:rPr>
                <w:lang w:val="en-US"/>
              </w:rPr>
              <w:t>$12</w:t>
            </w:r>
          </w:p>
        </w:tc>
        <w:tc>
          <w:tcPr>
            <w:tcW w:w="1842" w:type="dxa"/>
          </w:tcPr>
          <w:p w14:paraId="517AE35B" w14:textId="77777777" w:rsidR="00CD5482" w:rsidRPr="00F20AC2" w:rsidRDefault="00CD5482" w:rsidP="00CD5482">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T4</w:t>
            </w:r>
          </w:p>
        </w:tc>
        <w:tc>
          <w:tcPr>
            <w:tcW w:w="5019" w:type="dxa"/>
          </w:tcPr>
          <w:p w14:paraId="72710521" w14:textId="2F6AB56D" w:rsidR="00CD5482" w:rsidRPr="004F445F" w:rsidRDefault="00CD5482" w:rsidP="00CD5482">
            <w:pPr>
              <w:jc w:val="center"/>
              <w:cnfStyle w:val="000000100000" w:firstRow="0" w:lastRow="0" w:firstColumn="0" w:lastColumn="0" w:oddVBand="0" w:evenVBand="0" w:oddHBand="1" w:evenHBand="0" w:firstRowFirstColumn="0" w:firstRowLastColumn="0" w:lastRowFirstColumn="0" w:lastRowLastColumn="0"/>
              <w:rPr>
                <w:lang w:val="en-US"/>
              </w:rPr>
            </w:pPr>
            <w:r w:rsidRPr="00E1068A">
              <w:t>Καταχωρητές γενικού σκοπού (προσωρινοί)</w:t>
            </w:r>
          </w:p>
        </w:tc>
      </w:tr>
      <w:tr w:rsidR="00CD5482" w:rsidRPr="004F445F" w14:paraId="69852F4E" w14:textId="77777777">
        <w:tc>
          <w:tcPr>
            <w:cnfStyle w:val="001000000000" w:firstRow="0" w:lastRow="0" w:firstColumn="1" w:lastColumn="0" w:oddVBand="0" w:evenVBand="0" w:oddHBand="0" w:evenHBand="0" w:firstRowFirstColumn="0" w:firstRowLastColumn="0" w:lastRowFirstColumn="0" w:lastRowLastColumn="0"/>
            <w:tcW w:w="1668" w:type="dxa"/>
          </w:tcPr>
          <w:p w14:paraId="1E71FD51" w14:textId="77777777" w:rsidR="00CD5482" w:rsidRPr="00120212" w:rsidRDefault="00CD5482" w:rsidP="00CD5482">
            <w:pPr>
              <w:jc w:val="center"/>
              <w:rPr>
                <w:lang w:val="en-US"/>
              </w:rPr>
            </w:pPr>
            <w:r>
              <w:rPr>
                <w:lang w:val="en-US"/>
              </w:rPr>
              <w:t>$13</w:t>
            </w:r>
          </w:p>
        </w:tc>
        <w:tc>
          <w:tcPr>
            <w:tcW w:w="1842" w:type="dxa"/>
          </w:tcPr>
          <w:p w14:paraId="160FBDCE" w14:textId="77777777" w:rsidR="00CD5482" w:rsidRPr="00F20AC2" w:rsidRDefault="00CD5482" w:rsidP="00CD548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T5</w:t>
            </w:r>
          </w:p>
        </w:tc>
        <w:tc>
          <w:tcPr>
            <w:tcW w:w="5019" w:type="dxa"/>
          </w:tcPr>
          <w:p w14:paraId="74F15635" w14:textId="571ACA5C" w:rsidR="00CD5482" w:rsidRPr="004F445F" w:rsidRDefault="00CD5482" w:rsidP="00CD5482">
            <w:pPr>
              <w:jc w:val="center"/>
              <w:cnfStyle w:val="000000000000" w:firstRow="0" w:lastRow="0" w:firstColumn="0" w:lastColumn="0" w:oddVBand="0" w:evenVBand="0" w:oddHBand="0" w:evenHBand="0" w:firstRowFirstColumn="0" w:firstRowLastColumn="0" w:lastRowFirstColumn="0" w:lastRowLastColumn="0"/>
              <w:rPr>
                <w:lang w:val="en-US"/>
              </w:rPr>
            </w:pPr>
            <w:r w:rsidRPr="00E1068A">
              <w:t>Καταχωρητές γενικού σκοπού (προσωρινοί)</w:t>
            </w:r>
          </w:p>
        </w:tc>
      </w:tr>
      <w:tr w:rsidR="00CD5482" w:rsidRPr="004F445F" w14:paraId="7352C1A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3574AD83" w14:textId="77777777" w:rsidR="00CD5482" w:rsidRPr="00120212" w:rsidRDefault="00CD5482" w:rsidP="00CD5482">
            <w:pPr>
              <w:jc w:val="center"/>
              <w:rPr>
                <w:lang w:val="en-US"/>
              </w:rPr>
            </w:pPr>
            <w:r>
              <w:rPr>
                <w:lang w:val="en-US"/>
              </w:rPr>
              <w:t>$14</w:t>
            </w:r>
          </w:p>
        </w:tc>
        <w:tc>
          <w:tcPr>
            <w:tcW w:w="1842" w:type="dxa"/>
          </w:tcPr>
          <w:p w14:paraId="58313CD3" w14:textId="77777777" w:rsidR="00CD5482" w:rsidRPr="00F20AC2" w:rsidRDefault="00CD5482" w:rsidP="00CD5482">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T6</w:t>
            </w:r>
          </w:p>
        </w:tc>
        <w:tc>
          <w:tcPr>
            <w:tcW w:w="5019" w:type="dxa"/>
          </w:tcPr>
          <w:p w14:paraId="73F75A5E" w14:textId="490F6DCA" w:rsidR="00CD5482" w:rsidRPr="004F445F" w:rsidRDefault="00CD5482" w:rsidP="00CD5482">
            <w:pPr>
              <w:jc w:val="center"/>
              <w:cnfStyle w:val="000000100000" w:firstRow="0" w:lastRow="0" w:firstColumn="0" w:lastColumn="0" w:oddVBand="0" w:evenVBand="0" w:oddHBand="1" w:evenHBand="0" w:firstRowFirstColumn="0" w:firstRowLastColumn="0" w:lastRowFirstColumn="0" w:lastRowLastColumn="0"/>
              <w:rPr>
                <w:lang w:val="en-US"/>
              </w:rPr>
            </w:pPr>
            <w:r w:rsidRPr="00E1068A">
              <w:t>Καταχωρητές γενικού σκοπού (προσωρινοί)</w:t>
            </w:r>
          </w:p>
        </w:tc>
      </w:tr>
      <w:tr w:rsidR="00CD5482" w:rsidRPr="004F445F" w14:paraId="64BA40A1" w14:textId="77777777">
        <w:tc>
          <w:tcPr>
            <w:cnfStyle w:val="001000000000" w:firstRow="0" w:lastRow="0" w:firstColumn="1" w:lastColumn="0" w:oddVBand="0" w:evenVBand="0" w:oddHBand="0" w:evenHBand="0" w:firstRowFirstColumn="0" w:firstRowLastColumn="0" w:lastRowFirstColumn="0" w:lastRowLastColumn="0"/>
            <w:tcW w:w="1668" w:type="dxa"/>
          </w:tcPr>
          <w:p w14:paraId="48DD2207" w14:textId="77777777" w:rsidR="00CD5482" w:rsidRPr="004F445F" w:rsidRDefault="00CD5482" w:rsidP="00CD5482">
            <w:pPr>
              <w:jc w:val="center"/>
              <w:rPr>
                <w:lang w:val="en-US"/>
              </w:rPr>
            </w:pPr>
            <w:r w:rsidRPr="004F445F">
              <w:rPr>
                <w:lang w:val="en-US"/>
              </w:rPr>
              <w:t>$15</w:t>
            </w:r>
          </w:p>
        </w:tc>
        <w:tc>
          <w:tcPr>
            <w:tcW w:w="1842" w:type="dxa"/>
          </w:tcPr>
          <w:p w14:paraId="666F3D15" w14:textId="77777777" w:rsidR="00CD5482" w:rsidRPr="00F20AC2" w:rsidRDefault="00CD5482" w:rsidP="00CD548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T7</w:t>
            </w:r>
          </w:p>
        </w:tc>
        <w:tc>
          <w:tcPr>
            <w:tcW w:w="5019" w:type="dxa"/>
          </w:tcPr>
          <w:p w14:paraId="548746F6" w14:textId="71D2CCB0" w:rsidR="00CD5482" w:rsidRPr="004F445F" w:rsidRDefault="00CD5482" w:rsidP="00CD5482">
            <w:pPr>
              <w:jc w:val="center"/>
              <w:cnfStyle w:val="000000000000" w:firstRow="0" w:lastRow="0" w:firstColumn="0" w:lastColumn="0" w:oddVBand="0" w:evenVBand="0" w:oddHBand="0" w:evenHBand="0" w:firstRowFirstColumn="0" w:firstRowLastColumn="0" w:lastRowFirstColumn="0" w:lastRowLastColumn="0"/>
              <w:rPr>
                <w:lang w:val="en-US"/>
              </w:rPr>
            </w:pPr>
            <w:r w:rsidRPr="00E1068A">
              <w:t>Καταχωρητές γενικού σκοπού (προσωρινοί)</w:t>
            </w:r>
          </w:p>
        </w:tc>
      </w:tr>
      <w:tr w:rsidR="008D2C32" w:rsidRPr="004F445F" w14:paraId="7458EB0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84E4497" w14:textId="77777777" w:rsidR="008D2C32" w:rsidRPr="00120212" w:rsidRDefault="008D2C32" w:rsidP="008D2C32">
            <w:pPr>
              <w:jc w:val="center"/>
              <w:rPr>
                <w:lang w:val="en-US"/>
              </w:rPr>
            </w:pPr>
            <w:r>
              <w:rPr>
                <w:lang w:val="en-US"/>
              </w:rPr>
              <w:t>$16</w:t>
            </w:r>
          </w:p>
        </w:tc>
        <w:tc>
          <w:tcPr>
            <w:tcW w:w="1842" w:type="dxa"/>
          </w:tcPr>
          <w:p w14:paraId="4DAA4878" w14:textId="77777777" w:rsidR="008D2C32" w:rsidRPr="00F20AC2" w:rsidRDefault="008D2C32" w:rsidP="008D2C32">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S0</w:t>
            </w:r>
          </w:p>
        </w:tc>
        <w:tc>
          <w:tcPr>
            <w:tcW w:w="5019" w:type="dxa"/>
          </w:tcPr>
          <w:p w14:paraId="18AB07DA" w14:textId="756F9FC8" w:rsidR="008D2C32" w:rsidRPr="004F445F" w:rsidRDefault="008D2C32" w:rsidP="008D2C32">
            <w:pPr>
              <w:jc w:val="center"/>
              <w:cnfStyle w:val="000000100000" w:firstRow="0" w:lastRow="0" w:firstColumn="0" w:lastColumn="0" w:oddVBand="0" w:evenVBand="0" w:oddHBand="1" w:evenHBand="0" w:firstRowFirstColumn="0" w:firstRowLastColumn="0" w:lastRowFirstColumn="0" w:lastRowLastColumn="0"/>
              <w:rPr>
                <w:lang w:val="en-US"/>
              </w:rPr>
            </w:pPr>
            <w:r w:rsidRPr="00B82C36">
              <w:t>Καταχωρητές γενικού σκοπού</w:t>
            </w:r>
            <w:r w:rsidR="00CD5482">
              <w:t xml:space="preserve"> (αποθηκευμένοι)</w:t>
            </w:r>
          </w:p>
        </w:tc>
      </w:tr>
      <w:tr w:rsidR="00CD5482" w:rsidRPr="004F445F" w14:paraId="05BE6CC4" w14:textId="77777777">
        <w:tc>
          <w:tcPr>
            <w:cnfStyle w:val="001000000000" w:firstRow="0" w:lastRow="0" w:firstColumn="1" w:lastColumn="0" w:oddVBand="0" w:evenVBand="0" w:oddHBand="0" w:evenHBand="0" w:firstRowFirstColumn="0" w:firstRowLastColumn="0" w:lastRowFirstColumn="0" w:lastRowLastColumn="0"/>
            <w:tcW w:w="1668" w:type="dxa"/>
          </w:tcPr>
          <w:p w14:paraId="123CFAD5" w14:textId="77777777" w:rsidR="00CD5482" w:rsidRPr="00120212" w:rsidRDefault="00CD5482" w:rsidP="00CD5482">
            <w:pPr>
              <w:jc w:val="center"/>
              <w:rPr>
                <w:lang w:val="en-US"/>
              </w:rPr>
            </w:pPr>
            <w:r>
              <w:rPr>
                <w:lang w:val="en-US"/>
              </w:rPr>
              <w:t>$17</w:t>
            </w:r>
          </w:p>
        </w:tc>
        <w:tc>
          <w:tcPr>
            <w:tcW w:w="1842" w:type="dxa"/>
          </w:tcPr>
          <w:p w14:paraId="486F72F4" w14:textId="77777777" w:rsidR="00CD5482" w:rsidRPr="00F20AC2" w:rsidRDefault="00CD5482" w:rsidP="00CD548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S1</w:t>
            </w:r>
          </w:p>
        </w:tc>
        <w:tc>
          <w:tcPr>
            <w:tcW w:w="5019" w:type="dxa"/>
          </w:tcPr>
          <w:p w14:paraId="7699CF9B" w14:textId="04DC4228" w:rsidR="00CD5482" w:rsidRPr="004F445F" w:rsidRDefault="00CD5482" w:rsidP="00CD5482">
            <w:pPr>
              <w:jc w:val="center"/>
              <w:cnfStyle w:val="000000000000" w:firstRow="0" w:lastRow="0" w:firstColumn="0" w:lastColumn="0" w:oddVBand="0" w:evenVBand="0" w:oddHBand="0" w:evenHBand="0" w:firstRowFirstColumn="0" w:firstRowLastColumn="0" w:lastRowFirstColumn="0" w:lastRowLastColumn="0"/>
              <w:rPr>
                <w:lang w:val="en-US"/>
              </w:rPr>
            </w:pPr>
            <w:r w:rsidRPr="0004228E">
              <w:t>Καταχωρητές γενικού σκοπού (αποθηκευμένοι)</w:t>
            </w:r>
          </w:p>
        </w:tc>
      </w:tr>
      <w:tr w:rsidR="00CD5482" w:rsidRPr="004F445F" w14:paraId="69BF522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755F4DA0" w14:textId="77777777" w:rsidR="00CD5482" w:rsidRPr="00120212" w:rsidRDefault="00CD5482" w:rsidP="00CD5482">
            <w:pPr>
              <w:jc w:val="center"/>
              <w:rPr>
                <w:lang w:val="en-US"/>
              </w:rPr>
            </w:pPr>
            <w:r>
              <w:rPr>
                <w:lang w:val="en-US"/>
              </w:rPr>
              <w:t>$18</w:t>
            </w:r>
          </w:p>
        </w:tc>
        <w:tc>
          <w:tcPr>
            <w:tcW w:w="1842" w:type="dxa"/>
          </w:tcPr>
          <w:p w14:paraId="6431FCB1" w14:textId="77777777" w:rsidR="00CD5482" w:rsidRPr="00F20AC2" w:rsidRDefault="00CD5482" w:rsidP="00CD5482">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S2</w:t>
            </w:r>
          </w:p>
        </w:tc>
        <w:tc>
          <w:tcPr>
            <w:tcW w:w="5019" w:type="dxa"/>
          </w:tcPr>
          <w:p w14:paraId="6CB7FF05" w14:textId="61528CE4" w:rsidR="00CD5482" w:rsidRPr="004F445F" w:rsidRDefault="00CD5482" w:rsidP="00CD5482">
            <w:pPr>
              <w:jc w:val="center"/>
              <w:cnfStyle w:val="000000100000" w:firstRow="0" w:lastRow="0" w:firstColumn="0" w:lastColumn="0" w:oddVBand="0" w:evenVBand="0" w:oddHBand="1" w:evenHBand="0" w:firstRowFirstColumn="0" w:firstRowLastColumn="0" w:lastRowFirstColumn="0" w:lastRowLastColumn="0"/>
              <w:rPr>
                <w:lang w:val="en-US"/>
              </w:rPr>
            </w:pPr>
            <w:r w:rsidRPr="0004228E">
              <w:t>Καταχωρητές γενικού σκοπού (αποθηκευμένοι)</w:t>
            </w:r>
          </w:p>
        </w:tc>
      </w:tr>
      <w:tr w:rsidR="00CD5482" w14:paraId="04CC3EE8" w14:textId="77777777">
        <w:tc>
          <w:tcPr>
            <w:cnfStyle w:val="001000000000" w:firstRow="0" w:lastRow="0" w:firstColumn="1" w:lastColumn="0" w:oddVBand="0" w:evenVBand="0" w:oddHBand="0" w:evenHBand="0" w:firstRowFirstColumn="0" w:firstRowLastColumn="0" w:lastRowFirstColumn="0" w:lastRowLastColumn="0"/>
            <w:tcW w:w="1668" w:type="dxa"/>
          </w:tcPr>
          <w:p w14:paraId="6BBFC5BC" w14:textId="77777777" w:rsidR="00CD5482" w:rsidRPr="00120212" w:rsidRDefault="00CD5482" w:rsidP="00CD5482">
            <w:pPr>
              <w:jc w:val="center"/>
              <w:rPr>
                <w:lang w:val="en-US"/>
              </w:rPr>
            </w:pPr>
            <w:r>
              <w:rPr>
                <w:lang w:val="en-US"/>
              </w:rPr>
              <w:t>$19</w:t>
            </w:r>
          </w:p>
        </w:tc>
        <w:tc>
          <w:tcPr>
            <w:tcW w:w="1842" w:type="dxa"/>
          </w:tcPr>
          <w:p w14:paraId="3711AB25" w14:textId="77777777" w:rsidR="00CD5482" w:rsidRPr="00F20AC2" w:rsidRDefault="00CD5482" w:rsidP="00CD548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S3</w:t>
            </w:r>
          </w:p>
        </w:tc>
        <w:tc>
          <w:tcPr>
            <w:tcW w:w="5019" w:type="dxa"/>
          </w:tcPr>
          <w:p w14:paraId="3BDF6902" w14:textId="47015AA5" w:rsidR="00CD5482" w:rsidRDefault="00CD5482" w:rsidP="00CD5482">
            <w:pPr>
              <w:jc w:val="center"/>
              <w:cnfStyle w:val="000000000000" w:firstRow="0" w:lastRow="0" w:firstColumn="0" w:lastColumn="0" w:oddVBand="0" w:evenVBand="0" w:oddHBand="0" w:evenHBand="0" w:firstRowFirstColumn="0" w:firstRowLastColumn="0" w:lastRowFirstColumn="0" w:lastRowLastColumn="0"/>
            </w:pPr>
            <w:r w:rsidRPr="0004228E">
              <w:t>Καταχωρητές γενικού σκοπού (αποθηκευμένοι)</w:t>
            </w:r>
          </w:p>
        </w:tc>
      </w:tr>
      <w:tr w:rsidR="00CD5482" w14:paraId="2FF729B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A960135" w14:textId="77777777" w:rsidR="00CD5482" w:rsidRPr="00120212" w:rsidRDefault="00CD5482" w:rsidP="00CD5482">
            <w:pPr>
              <w:jc w:val="center"/>
              <w:rPr>
                <w:lang w:val="en-US"/>
              </w:rPr>
            </w:pPr>
            <w:r>
              <w:rPr>
                <w:lang w:val="en-US"/>
              </w:rPr>
              <w:t>$20</w:t>
            </w:r>
          </w:p>
        </w:tc>
        <w:tc>
          <w:tcPr>
            <w:tcW w:w="1842" w:type="dxa"/>
          </w:tcPr>
          <w:p w14:paraId="57B90733" w14:textId="77777777" w:rsidR="00CD5482" w:rsidRPr="00F20AC2" w:rsidRDefault="00CD5482" w:rsidP="00CD5482">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S4</w:t>
            </w:r>
          </w:p>
        </w:tc>
        <w:tc>
          <w:tcPr>
            <w:tcW w:w="5019" w:type="dxa"/>
          </w:tcPr>
          <w:p w14:paraId="70560B29" w14:textId="6FC34B3C" w:rsidR="00CD5482" w:rsidRDefault="00CD5482" w:rsidP="00CD5482">
            <w:pPr>
              <w:jc w:val="center"/>
              <w:cnfStyle w:val="000000100000" w:firstRow="0" w:lastRow="0" w:firstColumn="0" w:lastColumn="0" w:oddVBand="0" w:evenVBand="0" w:oddHBand="1" w:evenHBand="0" w:firstRowFirstColumn="0" w:firstRowLastColumn="0" w:lastRowFirstColumn="0" w:lastRowLastColumn="0"/>
            </w:pPr>
            <w:r w:rsidRPr="0004228E">
              <w:t>Καταχωρητές γενικού σκοπού (αποθηκευμένοι)</w:t>
            </w:r>
          </w:p>
        </w:tc>
      </w:tr>
      <w:tr w:rsidR="00CD5482" w14:paraId="17F68F31" w14:textId="77777777">
        <w:tc>
          <w:tcPr>
            <w:cnfStyle w:val="001000000000" w:firstRow="0" w:lastRow="0" w:firstColumn="1" w:lastColumn="0" w:oddVBand="0" w:evenVBand="0" w:oddHBand="0" w:evenHBand="0" w:firstRowFirstColumn="0" w:firstRowLastColumn="0" w:lastRowFirstColumn="0" w:lastRowLastColumn="0"/>
            <w:tcW w:w="1668" w:type="dxa"/>
          </w:tcPr>
          <w:p w14:paraId="38083B35" w14:textId="77777777" w:rsidR="00CD5482" w:rsidRPr="00120212" w:rsidRDefault="00CD5482" w:rsidP="00CD5482">
            <w:pPr>
              <w:jc w:val="center"/>
              <w:rPr>
                <w:lang w:val="en-US"/>
              </w:rPr>
            </w:pPr>
            <w:r>
              <w:rPr>
                <w:lang w:val="en-US"/>
              </w:rPr>
              <w:t>$21</w:t>
            </w:r>
          </w:p>
        </w:tc>
        <w:tc>
          <w:tcPr>
            <w:tcW w:w="1842" w:type="dxa"/>
          </w:tcPr>
          <w:p w14:paraId="2ED41F0C" w14:textId="77777777" w:rsidR="00CD5482" w:rsidRPr="00F20AC2" w:rsidRDefault="00CD5482" w:rsidP="00CD548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S5</w:t>
            </w:r>
          </w:p>
        </w:tc>
        <w:tc>
          <w:tcPr>
            <w:tcW w:w="5019" w:type="dxa"/>
          </w:tcPr>
          <w:p w14:paraId="1AB7CB14" w14:textId="14DB4FB8" w:rsidR="00CD5482" w:rsidRDefault="00CD5482" w:rsidP="00CD5482">
            <w:pPr>
              <w:jc w:val="center"/>
              <w:cnfStyle w:val="000000000000" w:firstRow="0" w:lastRow="0" w:firstColumn="0" w:lastColumn="0" w:oddVBand="0" w:evenVBand="0" w:oddHBand="0" w:evenHBand="0" w:firstRowFirstColumn="0" w:firstRowLastColumn="0" w:lastRowFirstColumn="0" w:lastRowLastColumn="0"/>
            </w:pPr>
            <w:r w:rsidRPr="0004228E">
              <w:t>Καταχωρητές γενικού σκοπού (αποθηκευμένοι)</w:t>
            </w:r>
          </w:p>
        </w:tc>
      </w:tr>
      <w:tr w:rsidR="00CD5482" w14:paraId="6BF53CE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8E004DE" w14:textId="77777777" w:rsidR="00CD5482" w:rsidRPr="00120212" w:rsidRDefault="00CD5482" w:rsidP="00CD5482">
            <w:pPr>
              <w:jc w:val="center"/>
              <w:rPr>
                <w:lang w:val="en-US"/>
              </w:rPr>
            </w:pPr>
            <w:r>
              <w:rPr>
                <w:lang w:val="en-US"/>
              </w:rPr>
              <w:t>$22</w:t>
            </w:r>
          </w:p>
        </w:tc>
        <w:tc>
          <w:tcPr>
            <w:tcW w:w="1842" w:type="dxa"/>
          </w:tcPr>
          <w:p w14:paraId="7527B015" w14:textId="77777777" w:rsidR="00CD5482" w:rsidRPr="00F20AC2" w:rsidRDefault="00CD5482" w:rsidP="00CD5482">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S6</w:t>
            </w:r>
          </w:p>
        </w:tc>
        <w:tc>
          <w:tcPr>
            <w:tcW w:w="5019" w:type="dxa"/>
          </w:tcPr>
          <w:p w14:paraId="0E9B0400" w14:textId="2F491D74" w:rsidR="00CD5482" w:rsidRDefault="00CD5482" w:rsidP="00CD5482">
            <w:pPr>
              <w:jc w:val="center"/>
              <w:cnfStyle w:val="000000100000" w:firstRow="0" w:lastRow="0" w:firstColumn="0" w:lastColumn="0" w:oddVBand="0" w:evenVBand="0" w:oddHBand="1" w:evenHBand="0" w:firstRowFirstColumn="0" w:firstRowLastColumn="0" w:lastRowFirstColumn="0" w:lastRowLastColumn="0"/>
            </w:pPr>
            <w:r w:rsidRPr="0004228E">
              <w:t>Καταχωρητές γενικού σκοπού (αποθηκευμένοι)</w:t>
            </w:r>
          </w:p>
        </w:tc>
      </w:tr>
      <w:tr w:rsidR="008D2C32" w14:paraId="6A4C3AD4" w14:textId="77777777">
        <w:tc>
          <w:tcPr>
            <w:cnfStyle w:val="001000000000" w:firstRow="0" w:lastRow="0" w:firstColumn="1" w:lastColumn="0" w:oddVBand="0" w:evenVBand="0" w:oddHBand="0" w:evenHBand="0" w:firstRowFirstColumn="0" w:firstRowLastColumn="0" w:lastRowFirstColumn="0" w:lastRowLastColumn="0"/>
            <w:tcW w:w="1668" w:type="dxa"/>
          </w:tcPr>
          <w:p w14:paraId="3A2E6001" w14:textId="77777777" w:rsidR="008D2C32" w:rsidRPr="00120212" w:rsidRDefault="008D2C32" w:rsidP="008D2C32">
            <w:pPr>
              <w:jc w:val="center"/>
              <w:rPr>
                <w:lang w:val="en-US"/>
              </w:rPr>
            </w:pPr>
            <w:r>
              <w:rPr>
                <w:lang w:val="en-US"/>
              </w:rPr>
              <w:lastRenderedPageBreak/>
              <w:t>$23</w:t>
            </w:r>
          </w:p>
        </w:tc>
        <w:tc>
          <w:tcPr>
            <w:tcW w:w="1842" w:type="dxa"/>
          </w:tcPr>
          <w:p w14:paraId="2025EA65" w14:textId="77777777" w:rsidR="008D2C32" w:rsidRPr="00F20AC2" w:rsidRDefault="008D2C32" w:rsidP="008D2C3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S7</w:t>
            </w:r>
          </w:p>
        </w:tc>
        <w:tc>
          <w:tcPr>
            <w:tcW w:w="5019" w:type="dxa"/>
          </w:tcPr>
          <w:p w14:paraId="699DEAF9" w14:textId="2B233803" w:rsidR="008D2C32" w:rsidRDefault="00CD5482" w:rsidP="008D2C32">
            <w:pPr>
              <w:jc w:val="center"/>
              <w:cnfStyle w:val="000000000000" w:firstRow="0" w:lastRow="0" w:firstColumn="0" w:lastColumn="0" w:oddVBand="0" w:evenVBand="0" w:oddHBand="0" w:evenHBand="0" w:firstRowFirstColumn="0" w:firstRowLastColumn="0" w:lastRowFirstColumn="0" w:lastRowLastColumn="0"/>
            </w:pPr>
            <w:r w:rsidRPr="00B82C36">
              <w:t>Καταχωρητές γενικού σκοπού</w:t>
            </w:r>
            <w:r>
              <w:t xml:space="preserve"> (αποθηκευμένοι)</w:t>
            </w:r>
          </w:p>
        </w:tc>
      </w:tr>
      <w:tr w:rsidR="008D2C32" w14:paraId="63BA425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979D832" w14:textId="77777777" w:rsidR="008D2C32" w:rsidRPr="00120212" w:rsidRDefault="008D2C32" w:rsidP="008D2C32">
            <w:pPr>
              <w:jc w:val="center"/>
              <w:rPr>
                <w:lang w:val="en-US"/>
              </w:rPr>
            </w:pPr>
            <w:r>
              <w:rPr>
                <w:lang w:val="en-US"/>
              </w:rPr>
              <w:t>$24</w:t>
            </w:r>
          </w:p>
        </w:tc>
        <w:tc>
          <w:tcPr>
            <w:tcW w:w="1842" w:type="dxa"/>
          </w:tcPr>
          <w:p w14:paraId="2267AF56" w14:textId="77777777" w:rsidR="008D2C32" w:rsidRPr="00F20AC2" w:rsidRDefault="008D2C32" w:rsidP="008D2C32">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T8</w:t>
            </w:r>
          </w:p>
        </w:tc>
        <w:tc>
          <w:tcPr>
            <w:tcW w:w="5019" w:type="dxa"/>
          </w:tcPr>
          <w:p w14:paraId="7EBE406B" w14:textId="7BD3E47B" w:rsidR="008D2C32" w:rsidRPr="00FB14DA" w:rsidRDefault="008D2C32" w:rsidP="008D2C32">
            <w:pPr>
              <w:jc w:val="center"/>
              <w:cnfStyle w:val="000000100000" w:firstRow="0" w:lastRow="0" w:firstColumn="0" w:lastColumn="0" w:oddVBand="0" w:evenVBand="0" w:oddHBand="1" w:evenHBand="0" w:firstRowFirstColumn="0" w:firstRowLastColumn="0" w:lastRowFirstColumn="0" w:lastRowLastColumn="0"/>
              <w:rPr>
                <w:lang w:val="en-US"/>
              </w:rPr>
            </w:pPr>
            <w:r w:rsidRPr="00687D7C">
              <w:t>Καταχωρητές γενικού σκοπού</w:t>
            </w:r>
            <w:r w:rsidR="00CD5482">
              <w:t xml:space="preserve"> (προσωρινοί)</w:t>
            </w:r>
          </w:p>
        </w:tc>
      </w:tr>
      <w:tr w:rsidR="008D2C32" w:rsidRPr="00DC6640" w14:paraId="21713534" w14:textId="77777777">
        <w:tc>
          <w:tcPr>
            <w:cnfStyle w:val="001000000000" w:firstRow="0" w:lastRow="0" w:firstColumn="1" w:lastColumn="0" w:oddVBand="0" w:evenVBand="0" w:oddHBand="0" w:evenHBand="0" w:firstRowFirstColumn="0" w:firstRowLastColumn="0" w:lastRowFirstColumn="0" w:lastRowLastColumn="0"/>
            <w:tcW w:w="1668" w:type="dxa"/>
          </w:tcPr>
          <w:p w14:paraId="7B8F7B49" w14:textId="77777777" w:rsidR="008D2C32" w:rsidRPr="00120212" w:rsidRDefault="008D2C32" w:rsidP="008D2C32">
            <w:pPr>
              <w:jc w:val="center"/>
              <w:rPr>
                <w:lang w:val="en-US"/>
              </w:rPr>
            </w:pPr>
            <w:r>
              <w:rPr>
                <w:lang w:val="en-US"/>
              </w:rPr>
              <w:t>$25</w:t>
            </w:r>
          </w:p>
        </w:tc>
        <w:tc>
          <w:tcPr>
            <w:tcW w:w="1842" w:type="dxa"/>
          </w:tcPr>
          <w:p w14:paraId="4A799981" w14:textId="77777777" w:rsidR="008D2C32" w:rsidRPr="00F20AC2" w:rsidRDefault="008D2C32" w:rsidP="008D2C32">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T9</w:t>
            </w:r>
          </w:p>
        </w:tc>
        <w:tc>
          <w:tcPr>
            <w:tcW w:w="5019" w:type="dxa"/>
          </w:tcPr>
          <w:p w14:paraId="3602B89D" w14:textId="1B858B4E" w:rsidR="008D2C32" w:rsidRPr="00FB14DA" w:rsidRDefault="00CD5482" w:rsidP="008D2C32">
            <w:pPr>
              <w:jc w:val="center"/>
              <w:cnfStyle w:val="000000000000" w:firstRow="0" w:lastRow="0" w:firstColumn="0" w:lastColumn="0" w:oddVBand="0" w:evenVBand="0" w:oddHBand="0" w:evenHBand="0" w:firstRowFirstColumn="0" w:firstRowLastColumn="0" w:lastRowFirstColumn="0" w:lastRowLastColumn="0"/>
              <w:rPr>
                <w:lang w:val="en-US"/>
              </w:rPr>
            </w:pPr>
            <w:r w:rsidRPr="00687D7C">
              <w:t>Καταχωρητές γενικού σκοπού</w:t>
            </w:r>
            <w:r>
              <w:t xml:space="preserve"> (προσωρινοί)</w:t>
            </w:r>
          </w:p>
        </w:tc>
      </w:tr>
      <w:tr w:rsidR="00120212" w14:paraId="42DCA47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F12E163" w14:textId="77777777" w:rsidR="00120212" w:rsidRPr="00120212" w:rsidRDefault="00120212" w:rsidP="003F2238">
            <w:pPr>
              <w:jc w:val="center"/>
              <w:rPr>
                <w:lang w:val="en-US"/>
              </w:rPr>
            </w:pPr>
            <w:r>
              <w:rPr>
                <w:lang w:val="en-US"/>
              </w:rPr>
              <w:t>$26</w:t>
            </w:r>
          </w:p>
        </w:tc>
        <w:tc>
          <w:tcPr>
            <w:tcW w:w="1842" w:type="dxa"/>
          </w:tcPr>
          <w:p w14:paraId="625D501B" w14:textId="77777777" w:rsidR="00120212" w:rsidRPr="00F20AC2" w:rsidRDefault="00F20AC2" w:rsidP="003F223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K0</w:t>
            </w:r>
          </w:p>
        </w:tc>
        <w:tc>
          <w:tcPr>
            <w:tcW w:w="5019" w:type="dxa"/>
          </w:tcPr>
          <w:p w14:paraId="30D6FE0A" w14:textId="133024BE" w:rsidR="00120212" w:rsidRPr="00CD5482" w:rsidRDefault="00CD5482" w:rsidP="003F2238">
            <w:pPr>
              <w:jc w:val="center"/>
              <w:cnfStyle w:val="000000100000" w:firstRow="0" w:lastRow="0" w:firstColumn="0" w:lastColumn="0" w:oddVBand="0" w:evenVBand="0" w:oddHBand="1" w:evenHBand="0" w:firstRowFirstColumn="0" w:firstRowLastColumn="0" w:lastRowFirstColumn="0" w:lastRowLastColumn="0"/>
            </w:pPr>
            <w:r>
              <w:t>Κατοχυρωμένος από το λειτουργικό σύστημα</w:t>
            </w:r>
          </w:p>
        </w:tc>
      </w:tr>
      <w:tr w:rsidR="00120212" w14:paraId="3A548D48" w14:textId="77777777">
        <w:tc>
          <w:tcPr>
            <w:cnfStyle w:val="001000000000" w:firstRow="0" w:lastRow="0" w:firstColumn="1" w:lastColumn="0" w:oddVBand="0" w:evenVBand="0" w:oddHBand="0" w:evenHBand="0" w:firstRowFirstColumn="0" w:firstRowLastColumn="0" w:lastRowFirstColumn="0" w:lastRowLastColumn="0"/>
            <w:tcW w:w="1668" w:type="dxa"/>
          </w:tcPr>
          <w:p w14:paraId="259F4DF7" w14:textId="77777777" w:rsidR="00120212" w:rsidRPr="00120212" w:rsidRDefault="00120212" w:rsidP="003F2238">
            <w:pPr>
              <w:jc w:val="center"/>
              <w:rPr>
                <w:lang w:val="en-US"/>
              </w:rPr>
            </w:pPr>
            <w:r>
              <w:rPr>
                <w:lang w:val="en-US"/>
              </w:rPr>
              <w:t>$27</w:t>
            </w:r>
          </w:p>
        </w:tc>
        <w:tc>
          <w:tcPr>
            <w:tcW w:w="1842" w:type="dxa"/>
          </w:tcPr>
          <w:p w14:paraId="6B7ECE8D" w14:textId="77777777" w:rsidR="00120212" w:rsidRPr="00F20AC2" w:rsidRDefault="00F20AC2" w:rsidP="003F22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K1</w:t>
            </w:r>
          </w:p>
        </w:tc>
        <w:tc>
          <w:tcPr>
            <w:tcW w:w="5019" w:type="dxa"/>
          </w:tcPr>
          <w:p w14:paraId="7AC6DE8C" w14:textId="7719D18B" w:rsidR="00120212" w:rsidRDefault="00CD5482" w:rsidP="003F2238">
            <w:pPr>
              <w:jc w:val="center"/>
              <w:cnfStyle w:val="000000000000" w:firstRow="0" w:lastRow="0" w:firstColumn="0" w:lastColumn="0" w:oddVBand="0" w:evenVBand="0" w:oddHBand="0" w:evenHBand="0" w:firstRowFirstColumn="0" w:firstRowLastColumn="0" w:lastRowFirstColumn="0" w:lastRowLastColumn="0"/>
            </w:pPr>
            <w:r>
              <w:t>Κατοχυρωμένος από το λειτουργικό σύστημα</w:t>
            </w:r>
          </w:p>
        </w:tc>
      </w:tr>
      <w:tr w:rsidR="00120212" w:rsidRPr="00CD5482" w14:paraId="23A7738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8BCD6B3" w14:textId="77777777" w:rsidR="00120212" w:rsidRPr="00120212" w:rsidRDefault="00120212" w:rsidP="003F2238">
            <w:pPr>
              <w:jc w:val="center"/>
              <w:rPr>
                <w:lang w:val="en-US"/>
              </w:rPr>
            </w:pPr>
            <w:r>
              <w:rPr>
                <w:lang w:val="en-US"/>
              </w:rPr>
              <w:t>$28</w:t>
            </w:r>
          </w:p>
        </w:tc>
        <w:tc>
          <w:tcPr>
            <w:tcW w:w="1842" w:type="dxa"/>
          </w:tcPr>
          <w:p w14:paraId="5F857F2C" w14:textId="77777777" w:rsidR="00120212" w:rsidRPr="00F20AC2" w:rsidRDefault="00F20AC2" w:rsidP="003F223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Gp</w:t>
            </w:r>
          </w:p>
        </w:tc>
        <w:tc>
          <w:tcPr>
            <w:tcW w:w="5019" w:type="dxa"/>
          </w:tcPr>
          <w:p w14:paraId="1F6C9546" w14:textId="73EA0497" w:rsidR="00120212" w:rsidRPr="00CD5482" w:rsidRDefault="00CD5482" w:rsidP="003F2238">
            <w:pPr>
              <w:jc w:val="center"/>
              <w:cnfStyle w:val="000000100000" w:firstRow="0" w:lastRow="0" w:firstColumn="0" w:lastColumn="0" w:oddVBand="0" w:evenVBand="0" w:oddHBand="1" w:evenHBand="0" w:firstRowFirstColumn="0" w:firstRowLastColumn="0" w:lastRowFirstColumn="0" w:lastRowLastColumn="0"/>
            </w:pPr>
            <w:r>
              <w:t>Καθολικός δείκτης για στατικά δεδομένα</w:t>
            </w:r>
          </w:p>
        </w:tc>
      </w:tr>
      <w:tr w:rsidR="00120212" w14:paraId="1EFC41C9" w14:textId="77777777">
        <w:tc>
          <w:tcPr>
            <w:cnfStyle w:val="001000000000" w:firstRow="0" w:lastRow="0" w:firstColumn="1" w:lastColumn="0" w:oddVBand="0" w:evenVBand="0" w:oddHBand="0" w:evenHBand="0" w:firstRowFirstColumn="0" w:firstRowLastColumn="0" w:lastRowFirstColumn="0" w:lastRowLastColumn="0"/>
            <w:tcW w:w="1668" w:type="dxa"/>
          </w:tcPr>
          <w:p w14:paraId="6A08A8E2" w14:textId="77777777" w:rsidR="00120212" w:rsidRPr="00245F2D" w:rsidRDefault="00120212" w:rsidP="003F2238">
            <w:pPr>
              <w:jc w:val="center"/>
            </w:pPr>
            <w:r w:rsidRPr="00245F2D">
              <w:t>$29</w:t>
            </w:r>
          </w:p>
        </w:tc>
        <w:tc>
          <w:tcPr>
            <w:tcW w:w="1842" w:type="dxa"/>
          </w:tcPr>
          <w:p w14:paraId="6943DCF0" w14:textId="77777777" w:rsidR="00120212" w:rsidRPr="00245F2D" w:rsidRDefault="00F20AC2" w:rsidP="003F2238">
            <w:pPr>
              <w:jc w:val="center"/>
              <w:cnfStyle w:val="000000000000" w:firstRow="0" w:lastRow="0" w:firstColumn="0" w:lastColumn="0" w:oddVBand="0" w:evenVBand="0" w:oddHBand="0" w:evenHBand="0" w:firstRowFirstColumn="0" w:firstRowLastColumn="0" w:lastRowFirstColumn="0" w:lastRowLastColumn="0"/>
            </w:pPr>
            <w:r>
              <w:rPr>
                <w:lang w:val="en-US"/>
              </w:rPr>
              <w:t>Sp</w:t>
            </w:r>
          </w:p>
        </w:tc>
        <w:tc>
          <w:tcPr>
            <w:tcW w:w="5019" w:type="dxa"/>
          </w:tcPr>
          <w:p w14:paraId="6B7FC02C" w14:textId="5F02A6A7" w:rsidR="00120212" w:rsidRPr="00CD5482" w:rsidRDefault="00CD5482" w:rsidP="003F2238">
            <w:pPr>
              <w:jc w:val="center"/>
              <w:cnfStyle w:val="000000000000" w:firstRow="0" w:lastRow="0" w:firstColumn="0" w:lastColumn="0" w:oddVBand="0" w:evenVBand="0" w:oddHBand="0" w:evenHBand="0" w:firstRowFirstColumn="0" w:firstRowLastColumn="0" w:lastRowFirstColumn="0" w:lastRowLastColumn="0"/>
            </w:pPr>
            <w:r>
              <w:t>Δείκτης στοίβας</w:t>
            </w:r>
          </w:p>
        </w:tc>
      </w:tr>
      <w:tr w:rsidR="00120212" w:rsidRPr="00072D3A" w14:paraId="53F8128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E7481C7" w14:textId="77777777" w:rsidR="00120212" w:rsidRPr="00245F2D" w:rsidRDefault="00120212" w:rsidP="003F2238">
            <w:pPr>
              <w:jc w:val="center"/>
            </w:pPr>
            <w:r w:rsidRPr="00245F2D">
              <w:t>$30</w:t>
            </w:r>
          </w:p>
        </w:tc>
        <w:tc>
          <w:tcPr>
            <w:tcW w:w="1842" w:type="dxa"/>
          </w:tcPr>
          <w:p w14:paraId="66A38D40" w14:textId="77777777" w:rsidR="00120212" w:rsidRPr="00245F2D" w:rsidRDefault="00F20AC2" w:rsidP="003F2238">
            <w:pPr>
              <w:jc w:val="center"/>
              <w:cnfStyle w:val="000000100000" w:firstRow="0" w:lastRow="0" w:firstColumn="0" w:lastColumn="0" w:oddVBand="0" w:evenVBand="0" w:oddHBand="1" w:evenHBand="0" w:firstRowFirstColumn="0" w:firstRowLastColumn="0" w:lastRowFirstColumn="0" w:lastRowLastColumn="0"/>
            </w:pPr>
            <w:r>
              <w:rPr>
                <w:lang w:val="en-US"/>
              </w:rPr>
              <w:t>S</w:t>
            </w:r>
            <w:r w:rsidRPr="00245F2D">
              <w:t>8</w:t>
            </w:r>
          </w:p>
        </w:tc>
        <w:tc>
          <w:tcPr>
            <w:tcW w:w="5019" w:type="dxa"/>
          </w:tcPr>
          <w:p w14:paraId="2B6EC7E9" w14:textId="13EB637E" w:rsidR="00120212" w:rsidRPr="00072D3A" w:rsidRDefault="00072D3A" w:rsidP="00072D3A">
            <w:pPr>
              <w:jc w:val="center"/>
              <w:cnfStyle w:val="000000100000" w:firstRow="0" w:lastRow="0" w:firstColumn="0" w:lastColumn="0" w:oddVBand="0" w:evenVBand="0" w:oddHBand="1" w:evenHBand="0" w:firstRowFirstColumn="0" w:firstRowLastColumn="0" w:lastRowFirstColumn="0" w:lastRowLastColumn="0"/>
            </w:pPr>
            <w:r>
              <w:t>Αποθηκεύει τον καταχωρητή #8 συμβατικά, αλλά όχι πάντα</w:t>
            </w:r>
            <w:r w:rsidR="00245F2D" w:rsidRPr="00072D3A">
              <w:t xml:space="preserve">, </w:t>
            </w:r>
            <w:r>
              <w:t>δείκτης πλαισίου</w:t>
            </w:r>
          </w:p>
        </w:tc>
      </w:tr>
      <w:tr w:rsidR="00120212" w14:paraId="595C14CD" w14:textId="77777777">
        <w:tc>
          <w:tcPr>
            <w:cnfStyle w:val="001000000000" w:firstRow="0" w:lastRow="0" w:firstColumn="1" w:lastColumn="0" w:oddVBand="0" w:evenVBand="0" w:oddHBand="0" w:evenHBand="0" w:firstRowFirstColumn="0" w:firstRowLastColumn="0" w:lastRowFirstColumn="0" w:lastRowLastColumn="0"/>
            <w:tcW w:w="1668" w:type="dxa"/>
          </w:tcPr>
          <w:p w14:paraId="6EECB46A" w14:textId="77777777" w:rsidR="00120212" w:rsidRPr="00245F2D" w:rsidRDefault="00120212" w:rsidP="003F2238">
            <w:pPr>
              <w:jc w:val="center"/>
            </w:pPr>
            <w:r w:rsidRPr="00245F2D">
              <w:t>$31</w:t>
            </w:r>
          </w:p>
        </w:tc>
        <w:tc>
          <w:tcPr>
            <w:tcW w:w="1842" w:type="dxa"/>
          </w:tcPr>
          <w:p w14:paraId="09D236C1" w14:textId="77777777" w:rsidR="00120212" w:rsidRPr="00245F2D" w:rsidRDefault="00F20AC2" w:rsidP="003F2238">
            <w:pPr>
              <w:jc w:val="center"/>
              <w:cnfStyle w:val="000000000000" w:firstRow="0" w:lastRow="0" w:firstColumn="0" w:lastColumn="0" w:oddVBand="0" w:evenVBand="0" w:oddHBand="0" w:evenHBand="0" w:firstRowFirstColumn="0" w:firstRowLastColumn="0" w:lastRowFirstColumn="0" w:lastRowLastColumn="0"/>
            </w:pPr>
            <w:r>
              <w:rPr>
                <w:lang w:val="en-US"/>
              </w:rPr>
              <w:t>ra</w:t>
            </w:r>
          </w:p>
        </w:tc>
        <w:tc>
          <w:tcPr>
            <w:tcW w:w="5019" w:type="dxa"/>
          </w:tcPr>
          <w:p w14:paraId="608B417C" w14:textId="02178BB4" w:rsidR="00120212" w:rsidRPr="00CD5482" w:rsidRDefault="00CD5482" w:rsidP="00195100">
            <w:pPr>
              <w:keepNext/>
              <w:jc w:val="center"/>
              <w:cnfStyle w:val="000000000000" w:firstRow="0" w:lastRow="0" w:firstColumn="0" w:lastColumn="0" w:oddVBand="0" w:evenVBand="0" w:oddHBand="0" w:evenHBand="0" w:firstRowFirstColumn="0" w:firstRowLastColumn="0" w:lastRowFirstColumn="0" w:lastRowLastColumn="0"/>
            </w:pPr>
            <w:r>
              <w:t>Διεύθυνση επιστροφής</w:t>
            </w:r>
          </w:p>
        </w:tc>
      </w:tr>
    </w:tbl>
    <w:p w14:paraId="3C96E5BF" w14:textId="4894F752" w:rsidR="008634EE" w:rsidRDefault="00195100" w:rsidP="00195100">
      <w:pPr>
        <w:pStyle w:val="Caption"/>
        <w:jc w:val="center"/>
      </w:pPr>
      <w:bookmarkStart w:id="19" w:name="_Toc423611567"/>
      <w:r>
        <w:t xml:space="preserve">Πίνακας </w:t>
      </w:r>
      <w:r w:rsidR="00222D7E">
        <w:fldChar w:fldCharType="begin"/>
      </w:r>
      <w:r w:rsidR="00222D7E">
        <w:instrText xml:space="preserve"> STYLEREF 1 \s </w:instrText>
      </w:r>
      <w:r w:rsidR="00222D7E">
        <w:fldChar w:fldCharType="separate"/>
      </w:r>
      <w:r w:rsidR="00D42F00">
        <w:rPr>
          <w:noProof/>
        </w:rPr>
        <w:t>2</w:t>
      </w:r>
      <w:r w:rsidR="00222D7E">
        <w:rPr>
          <w:noProof/>
        </w:rPr>
        <w:fldChar w:fldCharType="end"/>
      </w:r>
      <w:r w:rsidR="00D42F00">
        <w:t>.</w:t>
      </w:r>
      <w:r w:rsidR="00222D7E">
        <w:fldChar w:fldCharType="begin"/>
      </w:r>
      <w:r w:rsidR="00222D7E">
        <w:instrText xml:space="preserve"> SEQ Πίνακας \* ARABIC \s 1 </w:instrText>
      </w:r>
      <w:r w:rsidR="00222D7E">
        <w:fldChar w:fldCharType="separate"/>
      </w:r>
      <w:r w:rsidR="00D42F00">
        <w:rPr>
          <w:noProof/>
        </w:rPr>
        <w:t>1</w:t>
      </w:r>
      <w:r w:rsidR="00222D7E">
        <w:rPr>
          <w:noProof/>
        </w:rPr>
        <w:fldChar w:fldCharType="end"/>
      </w:r>
      <w:r w:rsidR="00253A58">
        <w:rPr>
          <w:noProof/>
        </w:rPr>
        <w:t>-Καταχωρητές γενικού σκοπού</w:t>
      </w:r>
      <w:bookmarkEnd w:id="19"/>
    </w:p>
    <w:tbl>
      <w:tblPr>
        <w:tblStyle w:val="GridTable4-Accent11"/>
        <w:tblW w:w="0" w:type="auto"/>
        <w:tblLook w:val="04A0" w:firstRow="1" w:lastRow="0" w:firstColumn="1" w:lastColumn="0" w:noHBand="0" w:noVBand="1"/>
      </w:tblPr>
      <w:tblGrid>
        <w:gridCol w:w="3510"/>
        <w:gridCol w:w="5019"/>
      </w:tblGrid>
      <w:tr w:rsidR="00A13207" w14:paraId="67E674E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03F8B219" w14:textId="4A6AA630" w:rsidR="00A13207" w:rsidRPr="00C433FE" w:rsidRDefault="00C433FE" w:rsidP="00C82D29">
            <w:pPr>
              <w:jc w:val="center"/>
              <w:rPr>
                <w:b w:val="0"/>
              </w:rPr>
            </w:pPr>
            <w:r>
              <w:rPr>
                <w:b w:val="0"/>
              </w:rPr>
              <w:t>Καταχωρ</w:t>
            </w:r>
            <w:r w:rsidR="009F6A23">
              <w:rPr>
                <w:b w:val="0"/>
              </w:rPr>
              <w:t>η</w:t>
            </w:r>
            <w:r>
              <w:rPr>
                <w:b w:val="0"/>
              </w:rPr>
              <w:t>τ</w:t>
            </w:r>
            <w:r w:rsidR="009F6A23">
              <w:rPr>
                <w:b w:val="0"/>
              </w:rPr>
              <w:t>ή</w:t>
            </w:r>
            <w:r>
              <w:rPr>
                <w:b w:val="0"/>
              </w:rPr>
              <w:t>ς</w:t>
            </w:r>
          </w:p>
        </w:tc>
        <w:tc>
          <w:tcPr>
            <w:tcW w:w="5019" w:type="dxa"/>
          </w:tcPr>
          <w:p w14:paraId="76D51729" w14:textId="17B18C1F" w:rsidR="00A13207" w:rsidRPr="00C433FE" w:rsidRDefault="00C433FE" w:rsidP="00C82D29">
            <w:pPr>
              <w:jc w:val="center"/>
              <w:cnfStyle w:val="100000000000" w:firstRow="1" w:lastRow="0" w:firstColumn="0" w:lastColumn="0" w:oddVBand="0" w:evenVBand="0" w:oddHBand="0" w:evenHBand="0" w:firstRowFirstColumn="0" w:firstRowLastColumn="0" w:lastRowFirstColumn="0" w:lastRowLastColumn="0"/>
              <w:rPr>
                <w:b w:val="0"/>
              </w:rPr>
            </w:pPr>
            <w:r>
              <w:t>Περιγραφή</w:t>
            </w:r>
          </w:p>
        </w:tc>
      </w:tr>
      <w:tr w:rsidR="00A13207" w14:paraId="04C4844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5836916D" w14:textId="77777777" w:rsidR="00A13207" w:rsidRPr="00696AC9" w:rsidRDefault="00696AC9" w:rsidP="00C82D29">
            <w:pPr>
              <w:jc w:val="center"/>
              <w:rPr>
                <w:lang w:val="en-US"/>
              </w:rPr>
            </w:pPr>
            <w:r>
              <w:rPr>
                <w:lang w:val="en-US"/>
              </w:rPr>
              <w:t>PC</w:t>
            </w:r>
          </w:p>
        </w:tc>
        <w:tc>
          <w:tcPr>
            <w:tcW w:w="5019" w:type="dxa"/>
          </w:tcPr>
          <w:p w14:paraId="4075DDA3" w14:textId="77629278" w:rsidR="00A13207" w:rsidRPr="00CC6084" w:rsidRDefault="00CC6084" w:rsidP="00195100">
            <w:pPr>
              <w:keepNext/>
              <w:jc w:val="center"/>
              <w:cnfStyle w:val="000000100000" w:firstRow="0" w:lastRow="0" w:firstColumn="0" w:lastColumn="0" w:oddVBand="0" w:evenVBand="0" w:oddHBand="1" w:evenHBand="0" w:firstRowFirstColumn="0" w:firstRowLastColumn="0" w:lastRowFirstColumn="0" w:lastRowLastColumn="0"/>
            </w:pPr>
            <w:r>
              <w:t>Μετρητής Προγράμματος</w:t>
            </w:r>
          </w:p>
        </w:tc>
      </w:tr>
    </w:tbl>
    <w:p w14:paraId="0213EF11" w14:textId="5FA4051A" w:rsidR="00A13207" w:rsidRPr="009B57B9" w:rsidRDefault="00195100" w:rsidP="00195100">
      <w:pPr>
        <w:pStyle w:val="Caption"/>
        <w:jc w:val="center"/>
      </w:pPr>
      <w:bookmarkStart w:id="20" w:name="_Toc423611568"/>
      <w:r>
        <w:t xml:space="preserve">Πίνακας </w:t>
      </w:r>
      <w:r w:rsidR="00222D7E">
        <w:fldChar w:fldCharType="begin"/>
      </w:r>
      <w:r w:rsidR="00222D7E">
        <w:instrText xml:space="preserve"> STYLEREF 1 \s </w:instrText>
      </w:r>
      <w:r w:rsidR="00222D7E">
        <w:fldChar w:fldCharType="separate"/>
      </w:r>
      <w:r w:rsidR="00D42F00">
        <w:rPr>
          <w:noProof/>
        </w:rPr>
        <w:t>2</w:t>
      </w:r>
      <w:r w:rsidR="00222D7E">
        <w:rPr>
          <w:noProof/>
        </w:rPr>
        <w:fldChar w:fldCharType="end"/>
      </w:r>
      <w:r w:rsidR="00D42F00">
        <w:t>.</w:t>
      </w:r>
      <w:r w:rsidR="00222D7E">
        <w:fldChar w:fldCharType="begin"/>
      </w:r>
      <w:r w:rsidR="00222D7E">
        <w:instrText xml:space="preserve"> SEQ Πίνακας \* ARABIC \s 1 </w:instrText>
      </w:r>
      <w:r w:rsidR="00222D7E">
        <w:fldChar w:fldCharType="separate"/>
      </w:r>
      <w:r w:rsidR="00D42F00">
        <w:rPr>
          <w:noProof/>
        </w:rPr>
        <w:t>2</w:t>
      </w:r>
      <w:r w:rsidR="00222D7E">
        <w:rPr>
          <w:noProof/>
        </w:rPr>
        <w:fldChar w:fldCharType="end"/>
      </w:r>
      <w:r w:rsidR="00ED4EE8">
        <w:rPr>
          <w:noProof/>
        </w:rPr>
        <w:t xml:space="preserve"> Ειδικοί καταχωρητές</w:t>
      </w:r>
      <w:bookmarkEnd w:id="20"/>
    </w:p>
    <w:p w14:paraId="51C70D08" w14:textId="3DD8ACE4" w:rsidR="00716B06" w:rsidRPr="00120212" w:rsidRDefault="00716B06" w:rsidP="00716B06">
      <w:pPr>
        <w:pStyle w:val="Heading2"/>
      </w:pPr>
      <w:bookmarkStart w:id="21" w:name="_Toc423617318"/>
      <w:r>
        <w:t xml:space="preserve">Μνήμη του </w:t>
      </w:r>
      <w:r w:rsidR="00CD4F9A">
        <w:rPr>
          <w:lang w:val="en-US"/>
        </w:rPr>
        <w:t>MIPS</w:t>
      </w:r>
      <w:bookmarkEnd w:id="21"/>
    </w:p>
    <w:p w14:paraId="5C4BCC0A" w14:textId="77777777" w:rsidR="00716B06" w:rsidRDefault="00716B06" w:rsidP="00716B06">
      <w:pPr>
        <w:pStyle w:val="Heading3"/>
        <w:rPr>
          <w:lang w:eastAsia="el-GR"/>
        </w:rPr>
      </w:pPr>
      <w:bookmarkStart w:id="22" w:name="_Toc423617319"/>
      <w:r w:rsidRPr="00120212">
        <w:rPr>
          <w:lang w:eastAsia="el-GR"/>
        </w:rPr>
        <w:t>Χαρακτηριστικ</w:t>
      </w:r>
      <w:r>
        <w:rPr>
          <w:lang w:eastAsia="el-GR"/>
        </w:rPr>
        <w:t>ά μνήμης</w:t>
      </w:r>
      <w:bookmarkEnd w:id="22"/>
    </w:p>
    <w:p w14:paraId="62DF8E32" w14:textId="77777777" w:rsidR="009C5C8F" w:rsidRDefault="00716B06" w:rsidP="009C5C8F">
      <w:r>
        <w:t>Η μνήμη είναι οργανωμένη σε λέξεις των 32-</w:t>
      </w:r>
      <w:r w:rsidRPr="00716B06">
        <w:rPr>
          <w:lang w:val="en-US"/>
        </w:rPr>
        <w:t>bits</w:t>
      </w:r>
      <w:r w:rsidRPr="00716B06">
        <w:t xml:space="preserve">. </w:t>
      </w:r>
      <w:r>
        <w:t xml:space="preserve">Η διευθύνσεις μνήμης είναι διευθύνσεις </w:t>
      </w:r>
      <w:r w:rsidRPr="00716B06">
        <w:rPr>
          <w:lang w:val="en-US"/>
        </w:rPr>
        <w:t>bytes</w:t>
      </w:r>
      <w:r w:rsidRPr="00716B06">
        <w:t xml:space="preserve"> </w:t>
      </w:r>
      <w:r>
        <w:t xml:space="preserve">(8 </w:t>
      </w:r>
      <w:r w:rsidRPr="00716B06">
        <w:rPr>
          <w:lang w:val="en-US"/>
        </w:rPr>
        <w:t>bit</w:t>
      </w:r>
      <w:r w:rsidRPr="00716B06">
        <w:t xml:space="preserve">). </w:t>
      </w:r>
      <w:r>
        <w:t xml:space="preserve">Η προσβάσεις στην μνήμη είναι ευθυγραμμισμένες, μία λέξη καταλαμβάνει τις εξής διευθύνσεις των 4 </w:t>
      </w:r>
      <w:r w:rsidRPr="00716B06">
        <w:rPr>
          <w:lang w:val="en-US"/>
        </w:rPr>
        <w:t>bytes</w:t>
      </w:r>
      <w:r w:rsidRPr="00716B06">
        <w:t xml:space="preserve"> </w:t>
      </w:r>
      <w:r>
        <w:t>Α0, Α0+1, Α0+2, Α0+3</w:t>
      </w:r>
      <w:r w:rsidRPr="00716B06">
        <w:rPr>
          <w:b/>
          <w:bCs/>
        </w:rPr>
        <w:t xml:space="preserve"> </w:t>
      </w:r>
      <w:r>
        <w:t>, όπου Α0 ακέραιο πολλαπλάσιο του 4. Συνεπώς, η πρώτη λέξη έχει διεύθυνση 0, η δεύτερη 4 κ.ο.κ</w:t>
      </w:r>
    </w:p>
    <w:p w14:paraId="355F09F4" w14:textId="77777777" w:rsidR="009C5C8F" w:rsidRDefault="00A13207" w:rsidP="00C816F8">
      <w:pPr>
        <w:keepNext/>
        <w:jc w:val="center"/>
      </w:pPr>
      <w:r w:rsidRPr="00A13207">
        <w:rPr>
          <w:noProof/>
          <w:lang w:eastAsia="el-GR"/>
        </w:rPr>
        <w:lastRenderedPageBreak/>
        <w:drawing>
          <wp:inline distT="0" distB="0" distL="0" distR="0" wp14:anchorId="349042FF" wp14:editId="1D66EE9B">
            <wp:extent cx="3190875" cy="3686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0875" cy="3686175"/>
                    </a:xfrm>
                    <a:prstGeom prst="rect">
                      <a:avLst/>
                    </a:prstGeom>
                    <a:noFill/>
                    <a:ln>
                      <a:noFill/>
                    </a:ln>
                  </pic:spPr>
                </pic:pic>
              </a:graphicData>
            </a:graphic>
          </wp:inline>
        </w:drawing>
      </w:r>
    </w:p>
    <w:p w14:paraId="1A0D9DCD" w14:textId="7A948C98" w:rsidR="00A13207" w:rsidRDefault="009C5C8F" w:rsidP="00C816F8">
      <w:pPr>
        <w:pStyle w:val="Caption"/>
        <w:jc w:val="center"/>
      </w:pPr>
      <w:bookmarkStart w:id="23" w:name="_Toc423611569"/>
      <w:r>
        <w:t xml:space="preserve">Πίνακας </w:t>
      </w:r>
      <w:r w:rsidR="00222D7E">
        <w:fldChar w:fldCharType="begin"/>
      </w:r>
      <w:r w:rsidR="00222D7E">
        <w:instrText xml:space="preserve"> STYLEREF 1 \s </w:instrText>
      </w:r>
      <w:r w:rsidR="00222D7E">
        <w:fldChar w:fldCharType="separate"/>
      </w:r>
      <w:r w:rsidR="00D42F00">
        <w:rPr>
          <w:noProof/>
        </w:rPr>
        <w:t>2</w:t>
      </w:r>
      <w:r w:rsidR="00222D7E">
        <w:rPr>
          <w:noProof/>
        </w:rPr>
        <w:fldChar w:fldCharType="end"/>
      </w:r>
      <w:r w:rsidR="00D42F00">
        <w:t>.</w:t>
      </w:r>
      <w:r w:rsidR="00222D7E">
        <w:fldChar w:fldCharType="begin"/>
      </w:r>
      <w:r w:rsidR="00222D7E">
        <w:instrText xml:space="preserve"> SEQ </w:instrText>
      </w:r>
      <w:r w:rsidR="00222D7E">
        <w:instrText xml:space="preserve">Πίνακας \* ARABIC \s 1 </w:instrText>
      </w:r>
      <w:r w:rsidR="00222D7E">
        <w:fldChar w:fldCharType="separate"/>
      </w:r>
      <w:r w:rsidR="00D42F00">
        <w:rPr>
          <w:noProof/>
        </w:rPr>
        <w:t>3</w:t>
      </w:r>
      <w:r w:rsidR="00222D7E">
        <w:rPr>
          <w:noProof/>
        </w:rPr>
        <w:fldChar w:fldCharType="end"/>
      </w:r>
      <w:r w:rsidRPr="00BE258E">
        <w:t xml:space="preserve">- </w:t>
      </w:r>
      <w:r>
        <w:t xml:space="preserve">Μνήμη του </w:t>
      </w:r>
      <w:r>
        <w:rPr>
          <w:lang w:val="en-US"/>
        </w:rPr>
        <w:t>MIPS</w:t>
      </w:r>
      <w:bookmarkEnd w:id="23"/>
    </w:p>
    <w:p w14:paraId="176B71E1" w14:textId="77777777" w:rsidR="00A13207" w:rsidRDefault="00A13207" w:rsidP="008F2072">
      <w:r>
        <w:t xml:space="preserve">Οι μόνες εντολές που επηρεάζουν την μνήμη είναι οι εντολές φόρτωσης και αποθήκευσης, μεταφέροντας δεδομένα από τους καταχωρητές στην μνήμη και το αντίστροφο. Οι εντολές φορτώνουν ένα μέρος του καταχωρητή των 16 ή 32 </w:t>
      </w:r>
      <w:r>
        <w:rPr>
          <w:lang w:val="en-US"/>
        </w:rPr>
        <w:t>bits</w:t>
      </w:r>
      <w:r w:rsidRPr="00A13207">
        <w:t>.</w:t>
      </w:r>
    </w:p>
    <w:p w14:paraId="0FFC8541" w14:textId="7F9890A2" w:rsidR="00A13207" w:rsidRDefault="00A13207" w:rsidP="008F2072">
      <w:r>
        <w:t xml:space="preserve">Η μνήμη του </w:t>
      </w:r>
      <w:r>
        <w:rPr>
          <w:lang w:val="en-US"/>
        </w:rPr>
        <w:t>MIPS</w:t>
      </w:r>
      <w:r w:rsidRPr="00A13207">
        <w:t xml:space="preserve"> </w:t>
      </w:r>
      <w:r w:rsidR="0060199D">
        <w:t>αποτελείται από τρί</w:t>
      </w:r>
      <w:r>
        <w:t>α βασικά τμήματα, τμήμα δεδομένων, τμήμα προγράμματος και την στοίβα. Το τμήμα προγράμματος ξεκινάει από την δ</w:t>
      </w:r>
      <w:r w:rsidR="0060199D">
        <w:t>ι</w:t>
      </w:r>
      <w:r>
        <w:t>εύθυνση 0</w:t>
      </w:r>
      <w:r>
        <w:rPr>
          <w:lang w:val="en-US"/>
        </w:rPr>
        <w:t>x</w:t>
      </w:r>
      <w:r>
        <w:t>004</w:t>
      </w:r>
      <w:r w:rsidR="00CD4F9A">
        <w:t>0</w:t>
      </w:r>
      <w:r>
        <w:t>0000. Το τμήμα δεδομένων ξεκινάει από την διεύθυνση 0</w:t>
      </w:r>
      <w:r>
        <w:rPr>
          <w:lang w:val="en-US"/>
        </w:rPr>
        <w:t>x</w:t>
      </w:r>
      <w:r>
        <w:t>10000000 και χωρίζεται σε στατική και δυναμική περιοχή. Η στοίβα από την διεύθυνση 0</w:t>
      </w:r>
      <w:r>
        <w:rPr>
          <w:lang w:val="en-US"/>
        </w:rPr>
        <w:t>x</w:t>
      </w:r>
      <w:r>
        <w:t>7</w:t>
      </w:r>
      <w:r>
        <w:rPr>
          <w:lang w:val="en-US"/>
        </w:rPr>
        <w:t>FFFFFFF</w:t>
      </w:r>
      <w:r w:rsidRPr="00A13207">
        <w:t xml:space="preserve">. </w:t>
      </w:r>
      <w:r>
        <w:t>Τα παραπάνω φαίνονται στον παρακάτω πίνακα.</w:t>
      </w:r>
    </w:p>
    <w:p w14:paraId="6590D126" w14:textId="77777777" w:rsidR="009C5C8F" w:rsidRDefault="00A13207" w:rsidP="00B13612">
      <w:pPr>
        <w:keepNext/>
        <w:jc w:val="center"/>
      </w:pPr>
      <w:r w:rsidRPr="00A13207">
        <w:rPr>
          <w:noProof/>
          <w:lang w:eastAsia="el-GR"/>
        </w:rPr>
        <w:lastRenderedPageBreak/>
        <w:drawing>
          <wp:inline distT="0" distB="0" distL="0" distR="0" wp14:anchorId="10DC6C1B" wp14:editId="732BF955">
            <wp:extent cx="3343275" cy="4848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3275" cy="4848225"/>
                    </a:xfrm>
                    <a:prstGeom prst="rect">
                      <a:avLst/>
                    </a:prstGeom>
                    <a:noFill/>
                    <a:ln>
                      <a:noFill/>
                    </a:ln>
                  </pic:spPr>
                </pic:pic>
              </a:graphicData>
            </a:graphic>
          </wp:inline>
        </w:drawing>
      </w:r>
    </w:p>
    <w:p w14:paraId="7FB48407" w14:textId="188C7A8F" w:rsidR="00A13207" w:rsidRDefault="009C5C8F" w:rsidP="00B13612">
      <w:pPr>
        <w:pStyle w:val="Caption"/>
        <w:ind w:left="720"/>
        <w:jc w:val="center"/>
      </w:pPr>
      <w:bookmarkStart w:id="24" w:name="_Toc423611570"/>
      <w:r>
        <w:t xml:space="preserve">Πίνακας </w:t>
      </w:r>
      <w:r w:rsidR="00222D7E">
        <w:fldChar w:fldCharType="begin"/>
      </w:r>
      <w:r w:rsidR="00222D7E">
        <w:instrText xml:space="preserve"> STYLEREF 1 \s </w:instrText>
      </w:r>
      <w:r w:rsidR="00222D7E">
        <w:fldChar w:fldCharType="separate"/>
      </w:r>
      <w:r w:rsidR="00D42F00">
        <w:rPr>
          <w:noProof/>
        </w:rPr>
        <w:t>2</w:t>
      </w:r>
      <w:r w:rsidR="00222D7E">
        <w:rPr>
          <w:noProof/>
        </w:rPr>
        <w:fldChar w:fldCharType="end"/>
      </w:r>
      <w:r w:rsidR="00D42F00">
        <w:t>.</w:t>
      </w:r>
      <w:r w:rsidR="00222D7E">
        <w:fldChar w:fldCharType="begin"/>
      </w:r>
      <w:r w:rsidR="00222D7E">
        <w:instrText xml:space="preserve"> SEQ Πίνακας \* ARABIC \s 1 </w:instrText>
      </w:r>
      <w:r w:rsidR="00222D7E">
        <w:fldChar w:fldCharType="separate"/>
      </w:r>
      <w:r w:rsidR="00D42F00">
        <w:rPr>
          <w:noProof/>
        </w:rPr>
        <w:t>4</w:t>
      </w:r>
      <w:r w:rsidR="00222D7E">
        <w:rPr>
          <w:noProof/>
        </w:rPr>
        <w:fldChar w:fldCharType="end"/>
      </w:r>
      <w:r w:rsidR="006839A6">
        <w:t>.</w:t>
      </w:r>
      <w:r w:rsidRPr="009C5C8F">
        <w:t xml:space="preserve">- </w:t>
      </w:r>
      <w:r>
        <w:t xml:space="preserve">Χάρτης της μνήμης του </w:t>
      </w:r>
      <w:r>
        <w:rPr>
          <w:lang w:val="en-US"/>
        </w:rPr>
        <w:t>MIPS</w:t>
      </w:r>
      <w:bookmarkEnd w:id="24"/>
    </w:p>
    <w:p w14:paraId="4B3A0FF5" w14:textId="77777777" w:rsidR="00666277" w:rsidRDefault="00671C72" w:rsidP="00666277">
      <w:pPr>
        <w:pStyle w:val="Heading3"/>
      </w:pPr>
      <w:bookmarkStart w:id="25" w:name="_Toc423617320"/>
      <w:r>
        <w:t>Τρόποι διευθυνσιοδότησης της μνήμης</w:t>
      </w:r>
      <w:bookmarkEnd w:id="25"/>
    </w:p>
    <w:p w14:paraId="0D82F6F5" w14:textId="224C41D1" w:rsidR="006D640F" w:rsidRPr="006D640F" w:rsidRDefault="006D640F" w:rsidP="008F2072">
      <w:r>
        <w:t xml:space="preserve">Όπως αναφέραμε από το σύνολο εντολών του </w:t>
      </w:r>
      <w:r>
        <w:rPr>
          <w:lang w:val="en-US"/>
        </w:rPr>
        <w:t>MIPS</w:t>
      </w:r>
      <w:r w:rsidRPr="006D640F">
        <w:t xml:space="preserve">, </w:t>
      </w:r>
      <w:r w:rsidR="0060199D">
        <w:t>μόνο οι εντ</w:t>
      </w:r>
      <w:r>
        <w:t>ολές φόρτωσης-αποθήκευσης (</w:t>
      </w:r>
      <w:r>
        <w:rPr>
          <w:lang w:val="en-US"/>
        </w:rPr>
        <w:t>load</w:t>
      </w:r>
      <w:r w:rsidRPr="006D640F">
        <w:t>-</w:t>
      </w:r>
      <w:r>
        <w:rPr>
          <w:lang w:val="en-US"/>
        </w:rPr>
        <w:t>store</w:t>
      </w:r>
      <w:r w:rsidRPr="006D640F">
        <w:t xml:space="preserve">) </w:t>
      </w:r>
      <w:r w:rsidR="0060199D">
        <w:t>έχουν πρόσβαση στην μνήμη. Οι</w:t>
      </w:r>
      <w:r>
        <w:t xml:space="preserve"> εντολές </w:t>
      </w:r>
      <w:r w:rsidR="00156C82">
        <w:t>αυτές χρησιμοποιούν</w:t>
      </w:r>
      <w:r>
        <w:t xml:space="preserve"> για τ</w:t>
      </w:r>
      <w:r w:rsidR="0060199D">
        <w:t>ο</w:t>
      </w:r>
      <w:r>
        <w:t xml:space="preserve">ν υπολογισμό της διεύθυνσης τον καταχωρητή </w:t>
      </w:r>
      <w:r w:rsidR="007A512F">
        <w:rPr>
          <w:lang w:val="en-US"/>
        </w:rPr>
        <w:t>r</w:t>
      </w:r>
      <w:r>
        <w:rPr>
          <w:lang w:val="en-US"/>
        </w:rPr>
        <w:t>s</w:t>
      </w:r>
      <w:r w:rsidRPr="006D640F">
        <w:t xml:space="preserve"> </w:t>
      </w:r>
      <w:r>
        <w:t>και τον 16-</w:t>
      </w:r>
      <w:r>
        <w:rPr>
          <w:lang w:val="en-US"/>
        </w:rPr>
        <w:t>bit</w:t>
      </w:r>
      <w:r w:rsidRPr="006D640F">
        <w:t xml:space="preserve"> </w:t>
      </w:r>
      <w:r>
        <w:t>ακέραιο (</w:t>
      </w:r>
      <w:r>
        <w:rPr>
          <w:lang w:val="en-US"/>
        </w:rPr>
        <w:t>offset</w:t>
      </w:r>
      <w:r w:rsidRPr="006D640F">
        <w:t xml:space="preserve">), </w:t>
      </w:r>
      <w:r>
        <w:t xml:space="preserve">του πεδίου </w:t>
      </w:r>
      <w:r>
        <w:rPr>
          <w:lang w:val="en-US"/>
        </w:rPr>
        <w:t>immediate</w:t>
      </w:r>
      <w:r w:rsidRPr="006D640F">
        <w:t xml:space="preserve">, </w:t>
      </w:r>
      <w:r>
        <w:t xml:space="preserve">τα οποία θα τα παρουσιάσουμε με λεπτομέρεια στην συνέχεια. Άρα η διεύθυνση της μνήμης θα έχει το περιεχόμενο του καταχωρητή </w:t>
      </w:r>
      <w:r w:rsidR="007A512F">
        <w:rPr>
          <w:lang w:val="en-US"/>
        </w:rPr>
        <w:t>r</w:t>
      </w:r>
      <w:r>
        <w:rPr>
          <w:lang w:val="en-US"/>
        </w:rPr>
        <w:t>s</w:t>
      </w:r>
      <w:r w:rsidRPr="006D640F">
        <w:t xml:space="preserve"> </w:t>
      </w:r>
      <w:r>
        <w:t>μετατοπισμένο κατά τον 16-</w:t>
      </w:r>
      <w:r>
        <w:rPr>
          <w:lang w:val="en-US"/>
        </w:rPr>
        <w:t>bit</w:t>
      </w:r>
      <w:r w:rsidRPr="006D640F">
        <w:t xml:space="preserve"> </w:t>
      </w:r>
      <w:r>
        <w:t>ακέραιο, στον οποί</w:t>
      </w:r>
      <w:r w:rsidR="00EE78C6">
        <w:t>ο έχει εφαρμοστεί επέκταση προσήμου</w:t>
      </w:r>
      <w:r>
        <w:t xml:space="preserve"> των 16-</w:t>
      </w:r>
      <w:r>
        <w:rPr>
          <w:lang w:val="en-US"/>
        </w:rPr>
        <w:t>bit</w:t>
      </w:r>
      <w:r w:rsidRPr="006D640F">
        <w:t xml:space="preserve">. </w:t>
      </w:r>
    </w:p>
    <w:p w14:paraId="7448DD62" w14:textId="436C8C34" w:rsidR="006D640F" w:rsidRDefault="0060199D" w:rsidP="008F2072">
      <w:r>
        <w:t>Ο</w:t>
      </w:r>
      <w:r w:rsidR="006D640F">
        <w:t>ι τρόποι που υφίστανται είναι η άμεση διευθυνσ</w:t>
      </w:r>
      <w:r w:rsidR="00EE78C6">
        <w:t>ιοδότηση και η έμμεση ή διευθυνσ</w:t>
      </w:r>
      <w:r w:rsidR="006D640F">
        <w:t>ιοδότηση μετατόπισης.</w:t>
      </w:r>
      <w:r>
        <w:t xml:space="preserve"> </w:t>
      </w:r>
      <w:r w:rsidR="006D640F">
        <w:t xml:space="preserve">Και </w:t>
      </w:r>
      <w:r w:rsidR="00C06569">
        <w:t xml:space="preserve">οι </w:t>
      </w:r>
      <w:r w:rsidR="006D640F">
        <w:t>δύο χρησιμοποιούν 16μπιτα πεδία.</w:t>
      </w:r>
      <w:r w:rsidR="00EE78C6">
        <w:t xml:space="preserve"> </w:t>
      </w:r>
      <w:r w:rsidR="006D640F">
        <w:t>Η έμμεση διευθυνσιοδότηση καταχωρητή πραγματοποιείται μέσω της τοποθέτησης του 0 στο 16μπιτο πεδίο μετατόπισης, ενώ η άμεση χρησιμοποιώντας τον κατ</w:t>
      </w:r>
      <w:r>
        <w:t>α</w:t>
      </w:r>
      <w:r w:rsidR="006D640F">
        <w:t>χωρητή 0 (</w:t>
      </w:r>
      <w:r w:rsidR="006D640F">
        <w:rPr>
          <w:lang w:val="en-US"/>
        </w:rPr>
        <w:t>R</w:t>
      </w:r>
      <w:r w:rsidR="006D640F" w:rsidRPr="006D640F">
        <w:t xml:space="preserve">0) </w:t>
      </w:r>
      <w:r w:rsidR="006D640F">
        <w:t>ως καταχωρητή βάσης.</w:t>
      </w:r>
    </w:p>
    <w:p w14:paraId="2A61E446" w14:textId="43B7FF88" w:rsidR="003E198D" w:rsidRDefault="006D640F" w:rsidP="00BE1255">
      <w:r>
        <w:lastRenderedPageBreak/>
        <w:t xml:space="preserve">Η μνήμη του </w:t>
      </w:r>
      <w:r>
        <w:rPr>
          <w:lang w:val="en-US"/>
        </w:rPr>
        <w:t>MIPS</w:t>
      </w:r>
      <w:r w:rsidRPr="006D640F">
        <w:t xml:space="preserve"> </w:t>
      </w:r>
      <w:r>
        <w:t xml:space="preserve">διευθυνσιοδοτείται κατά </w:t>
      </w:r>
      <w:r>
        <w:rPr>
          <w:lang w:val="en-US"/>
        </w:rPr>
        <w:t>byte</w:t>
      </w:r>
      <w:r w:rsidRPr="006D640F">
        <w:t xml:space="preserve"> </w:t>
      </w:r>
      <w:r>
        <w:t xml:space="preserve">μέσω </w:t>
      </w:r>
      <w:r w:rsidR="005D44B3">
        <w:t>32</w:t>
      </w:r>
      <w:r w:rsidR="0056502F">
        <w:t>μπιτών</w:t>
      </w:r>
      <w:r>
        <w:t xml:space="preserve"> διευθύνσεων. Διαθέτει ένα </w:t>
      </w:r>
      <w:r>
        <w:rPr>
          <w:lang w:val="en-US"/>
        </w:rPr>
        <w:t>bit</w:t>
      </w:r>
      <w:r w:rsidRPr="006D640F">
        <w:t xml:space="preserve"> </w:t>
      </w:r>
      <w:r>
        <w:t xml:space="preserve">κατάστασης μέσω του </w:t>
      </w:r>
      <w:r w:rsidR="00C06569">
        <w:t xml:space="preserve">οποίου </w:t>
      </w:r>
      <w:r>
        <w:t xml:space="preserve">επιτρέπει το λογισμικό επιλέξει είτε τη διάταξη Μεγάλου Άκρου δηλαδή από το σημαντικότερο </w:t>
      </w:r>
      <w:r>
        <w:rPr>
          <w:lang w:val="en-US"/>
        </w:rPr>
        <w:t>byte</w:t>
      </w:r>
      <w:r w:rsidRPr="006D640F">
        <w:t xml:space="preserve"> </w:t>
      </w:r>
      <w:r>
        <w:t>(</w:t>
      </w:r>
      <w:r>
        <w:rPr>
          <w:lang w:val="en-US"/>
        </w:rPr>
        <w:t>MSB</w:t>
      </w:r>
      <w:r w:rsidRPr="006D640F">
        <w:t xml:space="preserve">) </w:t>
      </w:r>
      <w:r>
        <w:t xml:space="preserve">είτε τη διάταξη του Μικρού Άκρου </w:t>
      </w:r>
      <w:r w:rsidRPr="006D640F">
        <w:t>(</w:t>
      </w:r>
      <w:r>
        <w:rPr>
          <w:lang w:val="en-US"/>
        </w:rPr>
        <w:t>LSB</w:t>
      </w:r>
      <w:r w:rsidRPr="006D640F">
        <w:t xml:space="preserve">). </w:t>
      </w:r>
      <w:r>
        <w:t xml:space="preserve">Στην </w:t>
      </w:r>
      <w:r w:rsidR="00C06569">
        <w:rPr>
          <w:lang w:val="en-GB"/>
        </w:rPr>
        <w:t>Big</w:t>
      </w:r>
      <w:r w:rsidR="00C06569" w:rsidRPr="00480A2A">
        <w:t xml:space="preserve"> </w:t>
      </w:r>
      <w:r w:rsidR="00C06569">
        <w:rPr>
          <w:lang w:val="en-GB"/>
        </w:rPr>
        <w:t>Endian</w:t>
      </w:r>
      <w:r w:rsidRPr="006D640F">
        <w:t xml:space="preserve"> </w:t>
      </w:r>
      <w:r>
        <w:t xml:space="preserve">το περισσότερο σημαντικό </w:t>
      </w:r>
      <w:r>
        <w:rPr>
          <w:lang w:val="en-US"/>
        </w:rPr>
        <w:t>byte</w:t>
      </w:r>
      <w:r w:rsidRPr="006D640F">
        <w:t xml:space="preserve"> </w:t>
      </w:r>
      <w:r>
        <w:t xml:space="preserve">έχει την μικρότερη διεύθυνση, και οι διευθύνσεις των </w:t>
      </w:r>
      <w:r>
        <w:rPr>
          <w:lang w:val="en-US"/>
        </w:rPr>
        <w:t>bytes</w:t>
      </w:r>
      <w:r w:rsidRPr="006D640F">
        <w:t xml:space="preserve"> </w:t>
      </w:r>
      <w:r>
        <w:t xml:space="preserve">αυξάνουν καθώς προχωράμε προς το λιγότερο σημαντικό </w:t>
      </w:r>
      <w:r>
        <w:rPr>
          <w:lang w:val="en-US"/>
        </w:rPr>
        <w:t>byte</w:t>
      </w:r>
      <w:r w:rsidRPr="006D640F">
        <w:t xml:space="preserve"> </w:t>
      </w:r>
      <w:r>
        <w:t>του (LSB).</w:t>
      </w:r>
      <w:r w:rsidRPr="006D640F">
        <w:t xml:space="preserve"> </w:t>
      </w:r>
      <w:r>
        <w:t xml:space="preserve">Αντιθέτως στην </w:t>
      </w:r>
      <w:r w:rsidR="00C06569">
        <w:t>Little Endian</w:t>
      </w:r>
      <w:r w:rsidRPr="006D640F">
        <w:t xml:space="preserve"> </w:t>
      </w:r>
      <w:r>
        <w:t xml:space="preserve">τεχνική η αρίθμηση των </w:t>
      </w:r>
      <w:r>
        <w:rPr>
          <w:lang w:val="en-US"/>
        </w:rPr>
        <w:t>bytes</w:t>
      </w:r>
      <w:r w:rsidRPr="006D640F">
        <w:t xml:space="preserve"> </w:t>
      </w:r>
      <w:r>
        <w:t xml:space="preserve">ξεκινά από το λιγότερο σημαντικό </w:t>
      </w:r>
      <w:r>
        <w:rPr>
          <w:lang w:val="en-US"/>
        </w:rPr>
        <w:t>byte</w:t>
      </w:r>
      <w:r w:rsidRPr="006D640F">
        <w:t xml:space="preserve">. </w:t>
      </w:r>
      <w:r>
        <w:rPr>
          <w:lang w:val="en-US"/>
        </w:rPr>
        <w:t>To</w:t>
      </w:r>
      <w:r w:rsidRPr="006D640F">
        <w:t xml:space="preserve"> </w:t>
      </w:r>
      <w:r>
        <w:t xml:space="preserve">λιγότερο σημαντικό </w:t>
      </w:r>
      <w:r>
        <w:rPr>
          <w:lang w:val="en-US"/>
        </w:rPr>
        <w:t>byte</w:t>
      </w:r>
      <w:r w:rsidRPr="006D640F">
        <w:t xml:space="preserve"> </w:t>
      </w:r>
      <w:r w:rsidR="0060199D">
        <w:t>έχει τη μικρό</w:t>
      </w:r>
      <w:r>
        <w:t>τερη</w:t>
      </w:r>
      <w:r>
        <w:rPr>
          <w:sz w:val="30"/>
          <w:szCs w:val="30"/>
        </w:rPr>
        <w:t xml:space="preserve"> </w:t>
      </w:r>
      <w:r>
        <w:t xml:space="preserve">διεύθυνση, και οι διευθύνσεις των </w:t>
      </w:r>
      <w:r>
        <w:rPr>
          <w:lang w:val="en-US"/>
        </w:rPr>
        <w:t>bytes</w:t>
      </w:r>
      <w:r w:rsidRPr="006D640F">
        <w:t xml:space="preserve"> </w:t>
      </w:r>
      <w:r>
        <w:t xml:space="preserve">αυξάνουν καθώς προχωράμε προς το περισσότερο σημαντικό </w:t>
      </w:r>
      <w:r>
        <w:rPr>
          <w:lang w:val="en-US"/>
        </w:rPr>
        <w:t>byte</w:t>
      </w:r>
      <w:r w:rsidRPr="006D640F">
        <w:t xml:space="preserve"> </w:t>
      </w:r>
      <w:r>
        <w:t>του (</w:t>
      </w:r>
      <w:r>
        <w:rPr>
          <w:lang w:val="en-US"/>
        </w:rPr>
        <w:t>MSB</w:t>
      </w:r>
      <w:r w:rsidRPr="006D640F">
        <w:t xml:space="preserve">). </w:t>
      </w:r>
      <w:r w:rsidR="0060199D">
        <w:t xml:space="preserve">Στην δική </w:t>
      </w:r>
      <w:r w:rsidR="00BB3779">
        <w:t>μας υλοποίηση, οι εντολές φόρτωσης δεδομένων φέρνουν από την μνήμη σε λέξεις</w:t>
      </w:r>
      <w:r>
        <w:t>.</w:t>
      </w:r>
      <w:r w:rsidR="00BB3779">
        <w:t xml:space="preserve"> Για το λόγο αυτό δεν ακολουθείτε ούτε η μία τεχνική ούτε η άλλη και η υλοποίηση είναι ουδέτερη.</w:t>
      </w:r>
    </w:p>
    <w:tbl>
      <w:tblPr>
        <w:tblStyle w:val="GridTable4-Accent11"/>
        <w:tblW w:w="0" w:type="auto"/>
        <w:tblLook w:val="04A0" w:firstRow="1" w:lastRow="0" w:firstColumn="1" w:lastColumn="0" w:noHBand="0" w:noVBand="1"/>
      </w:tblPr>
      <w:tblGrid>
        <w:gridCol w:w="4264"/>
        <w:gridCol w:w="1066"/>
        <w:gridCol w:w="1066"/>
        <w:gridCol w:w="1066"/>
        <w:gridCol w:w="1067"/>
      </w:tblGrid>
      <w:tr w:rsidR="009C5C8F" w14:paraId="54DA99F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4" w:type="dxa"/>
          </w:tcPr>
          <w:p w14:paraId="087F2C06" w14:textId="77777777" w:rsidR="009C5C8F" w:rsidRPr="009C5C8F" w:rsidRDefault="009C5C8F" w:rsidP="009C5C8F">
            <w:pPr>
              <w:jc w:val="center"/>
              <w:rPr>
                <w:b w:val="0"/>
              </w:rPr>
            </w:pPr>
            <w:r w:rsidRPr="009C5C8F">
              <w:t>Διεύθυνση</w:t>
            </w:r>
          </w:p>
        </w:tc>
        <w:tc>
          <w:tcPr>
            <w:tcW w:w="4265" w:type="dxa"/>
            <w:gridSpan w:val="4"/>
          </w:tcPr>
          <w:p w14:paraId="11C88673" w14:textId="77777777" w:rsidR="009C5C8F" w:rsidRPr="009C5C8F" w:rsidRDefault="009C5C8F" w:rsidP="009C5C8F">
            <w:pPr>
              <w:jc w:val="center"/>
              <w:cnfStyle w:val="100000000000" w:firstRow="1" w:lastRow="0" w:firstColumn="0" w:lastColumn="0" w:oddVBand="0" w:evenVBand="0" w:oddHBand="0" w:evenHBand="0" w:firstRowFirstColumn="0" w:firstRowLastColumn="0" w:lastRowFirstColumn="0" w:lastRowLastColumn="0"/>
              <w:rPr>
                <w:b w:val="0"/>
              </w:rPr>
            </w:pPr>
            <w:r w:rsidRPr="009C5C8F">
              <w:t xml:space="preserve">Δεδομένα </w:t>
            </w:r>
          </w:p>
        </w:tc>
      </w:tr>
      <w:tr w:rsidR="009C5C8F" w14:paraId="6C252CC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4" w:type="dxa"/>
          </w:tcPr>
          <w:p w14:paraId="61511DF9" w14:textId="77777777" w:rsidR="009C5C8F" w:rsidRDefault="009C5C8F" w:rsidP="009C5C8F">
            <w:pPr>
              <w:jc w:val="center"/>
            </w:pPr>
          </w:p>
        </w:tc>
        <w:tc>
          <w:tcPr>
            <w:tcW w:w="1066" w:type="dxa"/>
          </w:tcPr>
          <w:p w14:paraId="7FF7CEB7" w14:textId="77777777" w:rsidR="009C5C8F" w:rsidRPr="003E198D" w:rsidRDefault="009C5C8F" w:rsidP="009C5C8F">
            <w:pPr>
              <w:jc w:val="center"/>
              <w:cnfStyle w:val="000000100000" w:firstRow="0" w:lastRow="0" w:firstColumn="0" w:lastColumn="0" w:oddVBand="0" w:evenVBand="0" w:oddHBand="1" w:evenHBand="0" w:firstRowFirstColumn="0" w:firstRowLastColumn="0" w:lastRowFirstColumn="0" w:lastRowLastColumn="0"/>
              <w:rPr>
                <w:b/>
                <w:lang w:val="en-US"/>
              </w:rPr>
            </w:pPr>
            <w:r w:rsidRPr="003E198D">
              <w:rPr>
                <w:b/>
                <w:lang w:val="en-US"/>
              </w:rPr>
              <w:t>MS</w:t>
            </w:r>
          </w:p>
        </w:tc>
        <w:tc>
          <w:tcPr>
            <w:tcW w:w="1066" w:type="dxa"/>
          </w:tcPr>
          <w:p w14:paraId="60C24CF2" w14:textId="77777777" w:rsidR="009C5C8F" w:rsidRDefault="009C5C8F" w:rsidP="009C5C8F">
            <w:pPr>
              <w:jc w:val="center"/>
              <w:cnfStyle w:val="000000100000" w:firstRow="0" w:lastRow="0" w:firstColumn="0" w:lastColumn="0" w:oddVBand="0" w:evenVBand="0" w:oddHBand="1" w:evenHBand="0" w:firstRowFirstColumn="0" w:firstRowLastColumn="0" w:lastRowFirstColumn="0" w:lastRowLastColumn="0"/>
            </w:pPr>
          </w:p>
        </w:tc>
        <w:tc>
          <w:tcPr>
            <w:tcW w:w="1066" w:type="dxa"/>
          </w:tcPr>
          <w:p w14:paraId="190ED388" w14:textId="77777777" w:rsidR="009C5C8F" w:rsidRDefault="009C5C8F" w:rsidP="009C5C8F">
            <w:pPr>
              <w:jc w:val="center"/>
              <w:cnfStyle w:val="000000100000" w:firstRow="0" w:lastRow="0" w:firstColumn="0" w:lastColumn="0" w:oddVBand="0" w:evenVBand="0" w:oddHBand="1" w:evenHBand="0" w:firstRowFirstColumn="0" w:firstRowLastColumn="0" w:lastRowFirstColumn="0" w:lastRowLastColumn="0"/>
            </w:pPr>
          </w:p>
        </w:tc>
        <w:tc>
          <w:tcPr>
            <w:tcW w:w="1067" w:type="dxa"/>
          </w:tcPr>
          <w:p w14:paraId="68D5C64B" w14:textId="77777777" w:rsidR="009C5C8F" w:rsidRPr="003E198D" w:rsidRDefault="009C5C8F" w:rsidP="009C5C8F">
            <w:pPr>
              <w:jc w:val="center"/>
              <w:cnfStyle w:val="000000100000" w:firstRow="0" w:lastRow="0" w:firstColumn="0" w:lastColumn="0" w:oddVBand="0" w:evenVBand="0" w:oddHBand="1" w:evenHBand="0" w:firstRowFirstColumn="0" w:firstRowLastColumn="0" w:lastRowFirstColumn="0" w:lastRowLastColumn="0"/>
              <w:rPr>
                <w:b/>
                <w:lang w:val="en-US"/>
              </w:rPr>
            </w:pPr>
            <w:r w:rsidRPr="003E198D">
              <w:rPr>
                <w:b/>
                <w:lang w:val="en-US"/>
              </w:rPr>
              <w:t>LS</w:t>
            </w:r>
          </w:p>
        </w:tc>
      </w:tr>
      <w:tr w:rsidR="009C5C8F" w14:paraId="4CF91920" w14:textId="77777777">
        <w:tc>
          <w:tcPr>
            <w:cnfStyle w:val="001000000000" w:firstRow="0" w:lastRow="0" w:firstColumn="1" w:lastColumn="0" w:oddVBand="0" w:evenVBand="0" w:oddHBand="0" w:evenHBand="0" w:firstRowFirstColumn="0" w:firstRowLastColumn="0" w:lastRowFirstColumn="0" w:lastRowLastColumn="0"/>
            <w:tcW w:w="4264" w:type="dxa"/>
          </w:tcPr>
          <w:p w14:paraId="69346A1E" w14:textId="77777777" w:rsidR="009C5C8F" w:rsidRDefault="009C5C8F" w:rsidP="009C5C8F">
            <w:pPr>
              <w:jc w:val="center"/>
            </w:pPr>
            <w:r>
              <w:t>0</w:t>
            </w:r>
          </w:p>
        </w:tc>
        <w:tc>
          <w:tcPr>
            <w:tcW w:w="1066" w:type="dxa"/>
          </w:tcPr>
          <w:p w14:paraId="1AD80334" w14:textId="77777777" w:rsidR="009C5C8F" w:rsidRPr="009C5C8F" w:rsidRDefault="009C5C8F" w:rsidP="009C5C8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w:t>
            </w:r>
          </w:p>
        </w:tc>
        <w:tc>
          <w:tcPr>
            <w:tcW w:w="1066" w:type="dxa"/>
          </w:tcPr>
          <w:p w14:paraId="6BFF907E" w14:textId="77777777" w:rsidR="009C5C8F" w:rsidRPr="009C5C8F" w:rsidRDefault="009C5C8F" w:rsidP="009C5C8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1066" w:type="dxa"/>
          </w:tcPr>
          <w:p w14:paraId="4657313A" w14:textId="77777777" w:rsidR="009C5C8F" w:rsidRPr="009C5C8F" w:rsidRDefault="009C5C8F" w:rsidP="009C5C8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1067" w:type="dxa"/>
          </w:tcPr>
          <w:p w14:paraId="1A0856DD" w14:textId="77777777" w:rsidR="009C5C8F" w:rsidRPr="009C5C8F" w:rsidRDefault="009C5C8F" w:rsidP="009C5C8F">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p>
        </w:tc>
      </w:tr>
      <w:tr w:rsidR="009C5C8F" w14:paraId="3A64D59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4" w:type="dxa"/>
          </w:tcPr>
          <w:p w14:paraId="0B45CD59" w14:textId="77777777" w:rsidR="009C5C8F" w:rsidRDefault="003E198D" w:rsidP="009C5C8F">
            <w:pPr>
              <w:jc w:val="center"/>
            </w:pPr>
            <w:r>
              <w:t>4</w:t>
            </w:r>
          </w:p>
        </w:tc>
        <w:tc>
          <w:tcPr>
            <w:tcW w:w="1066" w:type="dxa"/>
          </w:tcPr>
          <w:p w14:paraId="0FE39851" w14:textId="77777777" w:rsidR="009C5C8F" w:rsidRPr="009C5C8F" w:rsidRDefault="009C5C8F" w:rsidP="009C5C8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p>
        </w:tc>
        <w:tc>
          <w:tcPr>
            <w:tcW w:w="1066" w:type="dxa"/>
          </w:tcPr>
          <w:p w14:paraId="29570BC2" w14:textId="77777777" w:rsidR="009C5C8F" w:rsidRPr="009C5C8F" w:rsidRDefault="009C5C8F" w:rsidP="009C5C8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w:t>
            </w:r>
          </w:p>
        </w:tc>
        <w:tc>
          <w:tcPr>
            <w:tcW w:w="1066" w:type="dxa"/>
          </w:tcPr>
          <w:p w14:paraId="0B6ACB06" w14:textId="77777777" w:rsidR="009C5C8F" w:rsidRPr="009C5C8F" w:rsidRDefault="009C5C8F" w:rsidP="009C5C8F">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6</w:t>
            </w:r>
          </w:p>
        </w:tc>
        <w:tc>
          <w:tcPr>
            <w:tcW w:w="1067" w:type="dxa"/>
          </w:tcPr>
          <w:p w14:paraId="1AFB6BD7" w14:textId="77777777" w:rsidR="009C5C8F" w:rsidRPr="009C5C8F" w:rsidRDefault="009C5C8F" w:rsidP="00F3221E">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7</w:t>
            </w:r>
          </w:p>
        </w:tc>
      </w:tr>
    </w:tbl>
    <w:p w14:paraId="496314CA" w14:textId="7F1E958B" w:rsidR="006D640F" w:rsidRDefault="00F3221E" w:rsidP="00867A17">
      <w:pPr>
        <w:pStyle w:val="Caption"/>
        <w:ind w:left="2880"/>
      </w:pPr>
      <w:bookmarkStart w:id="26" w:name="_Toc423611571"/>
      <w:r>
        <w:t xml:space="preserve">Πίνακας </w:t>
      </w:r>
      <w:r w:rsidR="00222D7E">
        <w:fldChar w:fldCharType="begin"/>
      </w:r>
      <w:r w:rsidR="00222D7E">
        <w:instrText xml:space="preserve"> STYLEREF 1 \s </w:instrText>
      </w:r>
      <w:r w:rsidR="00222D7E">
        <w:fldChar w:fldCharType="separate"/>
      </w:r>
      <w:r w:rsidR="00D42F00">
        <w:rPr>
          <w:noProof/>
        </w:rPr>
        <w:t>2</w:t>
      </w:r>
      <w:r w:rsidR="00222D7E">
        <w:rPr>
          <w:noProof/>
        </w:rPr>
        <w:fldChar w:fldCharType="end"/>
      </w:r>
      <w:r w:rsidR="00D42F00">
        <w:t>.</w:t>
      </w:r>
      <w:r w:rsidR="00222D7E">
        <w:fldChar w:fldCharType="begin"/>
      </w:r>
      <w:r w:rsidR="00222D7E">
        <w:instrText xml:space="preserve"> SEQ Πίνακας \* ARABIC \s 1 </w:instrText>
      </w:r>
      <w:r w:rsidR="00222D7E">
        <w:fldChar w:fldCharType="separate"/>
      </w:r>
      <w:r w:rsidR="00D42F00">
        <w:rPr>
          <w:noProof/>
        </w:rPr>
        <w:t>5</w:t>
      </w:r>
      <w:r w:rsidR="00222D7E">
        <w:rPr>
          <w:noProof/>
        </w:rPr>
        <w:fldChar w:fldCharType="end"/>
      </w:r>
      <w:r>
        <w:t xml:space="preserve">-Αρίθμηση </w:t>
      </w:r>
      <w:r>
        <w:rPr>
          <w:lang w:val="en-US"/>
        </w:rPr>
        <w:t xml:space="preserve">bytes </w:t>
      </w:r>
      <w:r>
        <w:t>με</w:t>
      </w:r>
      <w:r>
        <w:rPr>
          <w:lang w:val="en-US"/>
        </w:rPr>
        <w:t xml:space="preserve"> Big Endian</w:t>
      </w:r>
      <w:bookmarkEnd w:id="26"/>
    </w:p>
    <w:tbl>
      <w:tblPr>
        <w:tblStyle w:val="GridTable4-Accent11"/>
        <w:tblW w:w="0" w:type="auto"/>
        <w:tblLook w:val="04A0" w:firstRow="1" w:lastRow="0" w:firstColumn="1" w:lastColumn="0" w:noHBand="0" w:noVBand="1"/>
      </w:tblPr>
      <w:tblGrid>
        <w:gridCol w:w="4264"/>
        <w:gridCol w:w="1066"/>
        <w:gridCol w:w="1066"/>
        <w:gridCol w:w="1066"/>
        <w:gridCol w:w="1067"/>
      </w:tblGrid>
      <w:tr w:rsidR="003E198D" w14:paraId="3D9B50A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4" w:type="dxa"/>
          </w:tcPr>
          <w:p w14:paraId="79216AC9" w14:textId="77777777" w:rsidR="003E198D" w:rsidRDefault="003E198D" w:rsidP="003E198D">
            <w:pPr>
              <w:jc w:val="center"/>
            </w:pPr>
            <w:r w:rsidRPr="009C5C8F">
              <w:t>Διεύθυνση</w:t>
            </w:r>
          </w:p>
        </w:tc>
        <w:tc>
          <w:tcPr>
            <w:tcW w:w="4265" w:type="dxa"/>
            <w:gridSpan w:val="4"/>
          </w:tcPr>
          <w:p w14:paraId="120AA652" w14:textId="77777777" w:rsidR="003E198D" w:rsidRDefault="003E198D" w:rsidP="003E198D">
            <w:pPr>
              <w:jc w:val="center"/>
              <w:cnfStyle w:val="100000000000" w:firstRow="1" w:lastRow="0" w:firstColumn="0" w:lastColumn="0" w:oddVBand="0" w:evenVBand="0" w:oddHBand="0" w:evenHBand="0" w:firstRowFirstColumn="0" w:firstRowLastColumn="0" w:lastRowFirstColumn="0" w:lastRowLastColumn="0"/>
            </w:pPr>
            <w:r w:rsidRPr="009C5C8F">
              <w:t>Δεδομένα</w:t>
            </w:r>
          </w:p>
        </w:tc>
      </w:tr>
      <w:tr w:rsidR="003E198D" w14:paraId="454EAD0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4" w:type="dxa"/>
          </w:tcPr>
          <w:p w14:paraId="0A723811" w14:textId="77777777" w:rsidR="003E198D" w:rsidRDefault="003E198D" w:rsidP="003E198D">
            <w:pPr>
              <w:jc w:val="center"/>
            </w:pPr>
          </w:p>
        </w:tc>
        <w:tc>
          <w:tcPr>
            <w:tcW w:w="1066" w:type="dxa"/>
          </w:tcPr>
          <w:p w14:paraId="5ADDA164" w14:textId="77777777" w:rsidR="003E198D" w:rsidRPr="003E198D" w:rsidRDefault="003E198D" w:rsidP="003E198D">
            <w:pPr>
              <w:jc w:val="center"/>
              <w:cnfStyle w:val="000000100000" w:firstRow="0" w:lastRow="0" w:firstColumn="0" w:lastColumn="0" w:oddVBand="0" w:evenVBand="0" w:oddHBand="1" w:evenHBand="0" w:firstRowFirstColumn="0" w:firstRowLastColumn="0" w:lastRowFirstColumn="0" w:lastRowLastColumn="0"/>
              <w:rPr>
                <w:b/>
                <w:lang w:val="en-US"/>
              </w:rPr>
            </w:pPr>
            <w:r w:rsidRPr="003E198D">
              <w:rPr>
                <w:b/>
                <w:lang w:val="en-US"/>
              </w:rPr>
              <w:t>MS</w:t>
            </w:r>
          </w:p>
        </w:tc>
        <w:tc>
          <w:tcPr>
            <w:tcW w:w="1066" w:type="dxa"/>
          </w:tcPr>
          <w:p w14:paraId="03856288" w14:textId="77777777" w:rsidR="003E198D" w:rsidRDefault="003E198D" w:rsidP="003E198D">
            <w:pPr>
              <w:jc w:val="center"/>
              <w:cnfStyle w:val="000000100000" w:firstRow="0" w:lastRow="0" w:firstColumn="0" w:lastColumn="0" w:oddVBand="0" w:evenVBand="0" w:oddHBand="1" w:evenHBand="0" w:firstRowFirstColumn="0" w:firstRowLastColumn="0" w:lastRowFirstColumn="0" w:lastRowLastColumn="0"/>
            </w:pPr>
          </w:p>
        </w:tc>
        <w:tc>
          <w:tcPr>
            <w:tcW w:w="1066" w:type="dxa"/>
          </w:tcPr>
          <w:p w14:paraId="2F21AFC8" w14:textId="77777777" w:rsidR="003E198D" w:rsidRDefault="003E198D" w:rsidP="003E198D">
            <w:pPr>
              <w:jc w:val="center"/>
              <w:cnfStyle w:val="000000100000" w:firstRow="0" w:lastRow="0" w:firstColumn="0" w:lastColumn="0" w:oddVBand="0" w:evenVBand="0" w:oddHBand="1" w:evenHBand="0" w:firstRowFirstColumn="0" w:firstRowLastColumn="0" w:lastRowFirstColumn="0" w:lastRowLastColumn="0"/>
            </w:pPr>
          </w:p>
        </w:tc>
        <w:tc>
          <w:tcPr>
            <w:tcW w:w="1067" w:type="dxa"/>
          </w:tcPr>
          <w:p w14:paraId="3A616439" w14:textId="77777777" w:rsidR="003E198D" w:rsidRPr="003E198D" w:rsidRDefault="003E198D" w:rsidP="003E198D">
            <w:pPr>
              <w:jc w:val="center"/>
              <w:cnfStyle w:val="000000100000" w:firstRow="0" w:lastRow="0" w:firstColumn="0" w:lastColumn="0" w:oddVBand="0" w:evenVBand="0" w:oddHBand="1" w:evenHBand="0" w:firstRowFirstColumn="0" w:firstRowLastColumn="0" w:lastRowFirstColumn="0" w:lastRowLastColumn="0"/>
              <w:rPr>
                <w:b/>
                <w:lang w:val="en-US"/>
              </w:rPr>
            </w:pPr>
            <w:r w:rsidRPr="003E198D">
              <w:rPr>
                <w:b/>
                <w:lang w:val="en-US"/>
              </w:rPr>
              <w:t>LS</w:t>
            </w:r>
          </w:p>
        </w:tc>
      </w:tr>
      <w:tr w:rsidR="003E198D" w14:paraId="3E47F03A" w14:textId="77777777">
        <w:tc>
          <w:tcPr>
            <w:cnfStyle w:val="001000000000" w:firstRow="0" w:lastRow="0" w:firstColumn="1" w:lastColumn="0" w:oddVBand="0" w:evenVBand="0" w:oddHBand="0" w:evenHBand="0" w:firstRowFirstColumn="0" w:firstRowLastColumn="0" w:lastRowFirstColumn="0" w:lastRowLastColumn="0"/>
            <w:tcW w:w="4264" w:type="dxa"/>
          </w:tcPr>
          <w:p w14:paraId="764FF872" w14:textId="77777777" w:rsidR="003E198D" w:rsidRPr="003E198D" w:rsidRDefault="003E198D" w:rsidP="003E198D">
            <w:pPr>
              <w:jc w:val="center"/>
              <w:rPr>
                <w:lang w:val="en-US"/>
              </w:rPr>
            </w:pPr>
            <w:r>
              <w:rPr>
                <w:lang w:val="en-US"/>
              </w:rPr>
              <w:t>0</w:t>
            </w:r>
          </w:p>
        </w:tc>
        <w:tc>
          <w:tcPr>
            <w:tcW w:w="1066" w:type="dxa"/>
          </w:tcPr>
          <w:p w14:paraId="74FB1BA1" w14:textId="77777777" w:rsidR="003E198D" w:rsidRPr="003E198D" w:rsidRDefault="003E198D" w:rsidP="003E198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p>
        </w:tc>
        <w:tc>
          <w:tcPr>
            <w:tcW w:w="1066" w:type="dxa"/>
          </w:tcPr>
          <w:p w14:paraId="605FF72F" w14:textId="77777777" w:rsidR="003E198D" w:rsidRPr="003E198D" w:rsidRDefault="003E198D" w:rsidP="003E198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1066" w:type="dxa"/>
          </w:tcPr>
          <w:p w14:paraId="5C9A9E1D" w14:textId="77777777" w:rsidR="003E198D" w:rsidRPr="003E198D" w:rsidRDefault="003E198D" w:rsidP="003E198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1067" w:type="dxa"/>
          </w:tcPr>
          <w:p w14:paraId="32B0A8C9" w14:textId="77777777" w:rsidR="003E198D" w:rsidRPr="003E198D" w:rsidRDefault="003E198D" w:rsidP="003E198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w:t>
            </w:r>
          </w:p>
        </w:tc>
      </w:tr>
      <w:tr w:rsidR="003E198D" w14:paraId="47DE1B5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4" w:type="dxa"/>
          </w:tcPr>
          <w:p w14:paraId="68D7A64D" w14:textId="77777777" w:rsidR="003E198D" w:rsidRPr="003E198D" w:rsidRDefault="003E198D" w:rsidP="003E198D">
            <w:pPr>
              <w:jc w:val="center"/>
              <w:rPr>
                <w:lang w:val="en-US"/>
              </w:rPr>
            </w:pPr>
            <w:r>
              <w:rPr>
                <w:lang w:val="en-US"/>
              </w:rPr>
              <w:t>4</w:t>
            </w:r>
          </w:p>
        </w:tc>
        <w:tc>
          <w:tcPr>
            <w:tcW w:w="1066" w:type="dxa"/>
          </w:tcPr>
          <w:p w14:paraId="3413D1E2" w14:textId="77777777" w:rsidR="003E198D" w:rsidRPr="003E198D" w:rsidRDefault="003E198D" w:rsidP="003E198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7</w:t>
            </w:r>
          </w:p>
        </w:tc>
        <w:tc>
          <w:tcPr>
            <w:tcW w:w="1066" w:type="dxa"/>
          </w:tcPr>
          <w:p w14:paraId="776792E1" w14:textId="77777777" w:rsidR="003E198D" w:rsidRPr="003E198D" w:rsidRDefault="003E198D" w:rsidP="003E198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6</w:t>
            </w:r>
          </w:p>
        </w:tc>
        <w:tc>
          <w:tcPr>
            <w:tcW w:w="1066" w:type="dxa"/>
          </w:tcPr>
          <w:p w14:paraId="5B7AC264" w14:textId="77777777" w:rsidR="003E198D" w:rsidRPr="003E198D" w:rsidRDefault="003E198D" w:rsidP="003E198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w:t>
            </w:r>
          </w:p>
        </w:tc>
        <w:tc>
          <w:tcPr>
            <w:tcW w:w="1067" w:type="dxa"/>
          </w:tcPr>
          <w:p w14:paraId="0F804B86" w14:textId="77777777" w:rsidR="003E198D" w:rsidRPr="003E198D" w:rsidRDefault="003E198D" w:rsidP="00F3221E">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p>
        </w:tc>
      </w:tr>
    </w:tbl>
    <w:p w14:paraId="2ECA986A" w14:textId="2427E56B" w:rsidR="003E198D" w:rsidRPr="00DD69C2" w:rsidRDefault="00F3221E" w:rsidP="00867A17">
      <w:pPr>
        <w:pStyle w:val="Caption"/>
        <w:ind w:left="2880"/>
        <w:rPr>
          <w:lang w:val="en-US"/>
        </w:rPr>
      </w:pPr>
      <w:bookmarkStart w:id="27" w:name="_Toc423611572"/>
      <w:r>
        <w:t>Πίνακας</w:t>
      </w:r>
      <w:r w:rsidRPr="00DD69C2">
        <w:rPr>
          <w:lang w:val="en-US"/>
        </w:rPr>
        <w:t xml:space="preserve"> </w:t>
      </w:r>
      <w:r w:rsidR="00D42F00">
        <w:rPr>
          <w:lang w:val="en-US"/>
        </w:rPr>
        <w:fldChar w:fldCharType="begin"/>
      </w:r>
      <w:r w:rsidR="00D42F00">
        <w:rPr>
          <w:lang w:val="en-US"/>
        </w:rPr>
        <w:instrText xml:space="preserve"> STYLEREF 1 \s </w:instrText>
      </w:r>
      <w:r w:rsidR="00D42F00">
        <w:rPr>
          <w:lang w:val="en-US"/>
        </w:rPr>
        <w:fldChar w:fldCharType="separate"/>
      </w:r>
      <w:r w:rsidR="00D42F00">
        <w:rPr>
          <w:noProof/>
          <w:lang w:val="en-US"/>
        </w:rPr>
        <w:t>2</w:t>
      </w:r>
      <w:r w:rsidR="00D42F00">
        <w:rPr>
          <w:lang w:val="en-US"/>
        </w:rPr>
        <w:fldChar w:fldCharType="end"/>
      </w:r>
      <w:r w:rsidR="00D42F00">
        <w:rPr>
          <w:lang w:val="en-US"/>
        </w:rPr>
        <w:t>.</w:t>
      </w:r>
      <w:r w:rsidR="00D42F00">
        <w:rPr>
          <w:lang w:val="en-US"/>
        </w:rPr>
        <w:fldChar w:fldCharType="begin"/>
      </w:r>
      <w:r w:rsidR="00D42F00">
        <w:rPr>
          <w:lang w:val="en-US"/>
        </w:rPr>
        <w:instrText xml:space="preserve"> SEQ Πίνακας \* ARABIC \s 1 </w:instrText>
      </w:r>
      <w:r w:rsidR="00D42F00">
        <w:rPr>
          <w:lang w:val="en-US"/>
        </w:rPr>
        <w:fldChar w:fldCharType="separate"/>
      </w:r>
      <w:r w:rsidR="00D42F00">
        <w:rPr>
          <w:noProof/>
          <w:lang w:val="en-US"/>
        </w:rPr>
        <w:t>6</w:t>
      </w:r>
      <w:r w:rsidR="00D42F00">
        <w:rPr>
          <w:lang w:val="en-US"/>
        </w:rPr>
        <w:fldChar w:fldCharType="end"/>
      </w:r>
      <w:r w:rsidRPr="00DD69C2">
        <w:rPr>
          <w:lang w:val="en-US"/>
        </w:rPr>
        <w:t>-</w:t>
      </w:r>
      <w:r>
        <w:t>Αρίθμηση</w:t>
      </w:r>
      <w:r w:rsidRPr="00DD69C2">
        <w:rPr>
          <w:lang w:val="en-US"/>
        </w:rPr>
        <w:t xml:space="preserve"> </w:t>
      </w:r>
      <w:r>
        <w:rPr>
          <w:lang w:val="en-US"/>
        </w:rPr>
        <w:t xml:space="preserve">bytes </w:t>
      </w:r>
      <w:r>
        <w:t>με</w:t>
      </w:r>
      <w:r w:rsidRPr="00DD69C2">
        <w:rPr>
          <w:lang w:val="en-US"/>
        </w:rPr>
        <w:t xml:space="preserve"> </w:t>
      </w:r>
      <w:r>
        <w:rPr>
          <w:lang w:val="en-US"/>
        </w:rPr>
        <w:t>Little Endian</w:t>
      </w:r>
      <w:bookmarkEnd w:id="27"/>
    </w:p>
    <w:p w14:paraId="2D45F7DF" w14:textId="77777777" w:rsidR="00666277" w:rsidRDefault="00671C72" w:rsidP="00D64429">
      <w:pPr>
        <w:pStyle w:val="Heading2"/>
        <w:rPr>
          <w:lang w:val="en-US"/>
        </w:rPr>
      </w:pPr>
      <w:bookmarkStart w:id="28" w:name="_Toc423617321"/>
      <w:r>
        <w:t xml:space="preserve">Τύποι εντολών του </w:t>
      </w:r>
      <w:r>
        <w:rPr>
          <w:lang w:val="en-US"/>
        </w:rPr>
        <w:t>MIPS</w:t>
      </w:r>
      <w:bookmarkEnd w:id="28"/>
    </w:p>
    <w:p w14:paraId="7042E5EC" w14:textId="4D03F852" w:rsidR="00555C32" w:rsidRDefault="00907FE9" w:rsidP="008F2072">
      <w:r>
        <w:t xml:space="preserve">Όπως αναφέραμε οι εντολές του </w:t>
      </w:r>
      <w:r>
        <w:rPr>
          <w:lang w:val="en-US"/>
        </w:rPr>
        <w:t>MIPS</w:t>
      </w:r>
      <w:r w:rsidRPr="00907FE9">
        <w:t xml:space="preserve"> </w:t>
      </w:r>
      <w:r>
        <w:t xml:space="preserve">έχουν πλάτος 32 </w:t>
      </w:r>
      <w:r>
        <w:rPr>
          <w:lang w:val="en-US"/>
        </w:rPr>
        <w:t>bits</w:t>
      </w:r>
      <w:r w:rsidRPr="00907FE9">
        <w:t xml:space="preserve"> </w:t>
      </w:r>
      <w:r>
        <w:t>και βρίσκονται σε διευθύνσεις λέξεων, δηλαδή είναι πολλαπλάσια του 4. Η εκτέλεση εντ</w:t>
      </w:r>
      <w:r w:rsidR="00E9166A">
        <w:t>ολών γίνεται σειριακά, από μικρότε</w:t>
      </w:r>
      <w:r>
        <w:t>ρες σε μεγαλύτερες διευθύνσει</w:t>
      </w:r>
      <w:r w:rsidR="00E9166A">
        <w:t>ς. Εξαίρεση αποτελού</w:t>
      </w:r>
      <w:r>
        <w:t xml:space="preserve">ν οι περιπτώσεις όταν η ροή του προγράμματος αλλάξει λόγω εντολής ελέγχου ροής </w:t>
      </w:r>
      <w:r w:rsidRPr="00907FE9">
        <w:t>(</w:t>
      </w:r>
      <w:r>
        <w:rPr>
          <w:lang w:val="en-US"/>
        </w:rPr>
        <w:t>branch</w:t>
      </w:r>
      <w:r w:rsidRPr="00907FE9">
        <w:t>,</w:t>
      </w:r>
      <w:r>
        <w:rPr>
          <w:lang w:val="en-US"/>
        </w:rPr>
        <w:t>jump</w:t>
      </w:r>
      <w:r w:rsidRPr="00907FE9">
        <w:t>).</w:t>
      </w:r>
      <w:r w:rsidR="0035580D">
        <w:rPr>
          <w:b/>
          <w:bCs/>
        </w:rPr>
        <w:t xml:space="preserve"> </w:t>
      </w:r>
      <w:r>
        <w:t>Μετά την ολοκλήρωση της εκάστοτε εντολής γίνεται αύξηση του</w:t>
      </w:r>
      <w:r w:rsidR="00555C32" w:rsidRPr="00555C32">
        <w:t xml:space="preserve"> </w:t>
      </w:r>
      <w:r w:rsidR="00E9166A">
        <w:t>μετρητή προγράμματος κατά</w:t>
      </w:r>
      <w:r w:rsidR="00555C32">
        <w:t xml:space="preserve"> 4, ώστε η εκτέλεση να προχωρήσει στην επόμενη εντολή. Εξαίρεση αποτελεί πάλι όταν η εντολή που ολοκληρώθηκε είναι εντολή ελέγχου ροής.</w:t>
      </w:r>
    </w:p>
    <w:p w14:paraId="517B8C9D" w14:textId="77777777" w:rsidR="00555C32" w:rsidRPr="00555C32" w:rsidRDefault="00555C32" w:rsidP="008F2072">
      <w:r>
        <w:t xml:space="preserve">Το σύνολο των εντολών του </w:t>
      </w:r>
      <w:r>
        <w:rPr>
          <w:lang w:val="en-US"/>
        </w:rPr>
        <w:t>MIPS</w:t>
      </w:r>
      <w:r w:rsidRPr="00555C32">
        <w:t xml:space="preserve"> </w:t>
      </w:r>
      <w:r w:rsidR="00E9166A">
        <w:t>αποτελείται από</w:t>
      </w:r>
      <w:r>
        <w:t xml:space="preserve"> τρεις διαφορετικούς τύπους. Είναι οι εντολές τύπου </w:t>
      </w:r>
      <w:r>
        <w:rPr>
          <w:lang w:val="en-US"/>
        </w:rPr>
        <w:t>R</w:t>
      </w:r>
      <w:r w:rsidRPr="00555C32">
        <w:t xml:space="preserve">, </w:t>
      </w:r>
      <w:r w:rsidR="00E9166A">
        <w:t>οι εντολές τύ</w:t>
      </w:r>
      <w:r>
        <w:t xml:space="preserve">που </w:t>
      </w:r>
      <w:r>
        <w:rPr>
          <w:lang w:val="en-US"/>
        </w:rPr>
        <w:t>I</w:t>
      </w:r>
      <w:r>
        <w:t xml:space="preserve"> και οι εντολές τύπου </w:t>
      </w:r>
      <w:r>
        <w:rPr>
          <w:lang w:val="en-US"/>
        </w:rPr>
        <w:t>J</w:t>
      </w:r>
      <w:r w:rsidRPr="00555C32">
        <w:t>.</w:t>
      </w:r>
    </w:p>
    <w:p w14:paraId="0BCE42DF" w14:textId="77777777" w:rsidR="00555C32" w:rsidRPr="00555C32" w:rsidRDefault="00555C32" w:rsidP="009C7B75">
      <w:pPr>
        <w:pStyle w:val="NormalWeb"/>
        <w:numPr>
          <w:ilvl w:val="0"/>
          <w:numId w:val="6"/>
        </w:numPr>
        <w:spacing w:after="0"/>
      </w:pPr>
      <w:r>
        <w:t xml:space="preserve">Εντολή τύπου καταχωρητή </w:t>
      </w:r>
      <w:r>
        <w:rPr>
          <w:lang w:val="en-US"/>
        </w:rPr>
        <w:t>R</w:t>
      </w:r>
      <w:r w:rsidRPr="00555C32">
        <w:t>-</w:t>
      </w:r>
      <w:r>
        <w:rPr>
          <w:lang w:val="en-US"/>
        </w:rPr>
        <w:t>type</w:t>
      </w:r>
      <w:r w:rsidRPr="00555C32">
        <w:t xml:space="preserve"> (</w:t>
      </w:r>
      <w:r>
        <w:rPr>
          <w:lang w:val="en-US"/>
        </w:rPr>
        <w:t>register</w:t>
      </w:r>
      <w:r w:rsidRPr="00555C32">
        <w:t>)</w:t>
      </w:r>
    </w:p>
    <w:p w14:paraId="02E824B4" w14:textId="77777777" w:rsidR="00555C32" w:rsidRDefault="00555C32" w:rsidP="00555C32">
      <w:pPr>
        <w:pStyle w:val="NormalWeb"/>
        <w:spacing w:after="0"/>
        <w:ind w:left="720"/>
      </w:pPr>
      <w:r w:rsidRPr="00555C32">
        <w:rPr>
          <w:noProof/>
        </w:rPr>
        <w:lastRenderedPageBreak/>
        <w:drawing>
          <wp:inline distT="0" distB="0" distL="0" distR="0" wp14:anchorId="7909348D" wp14:editId="7131FD08">
            <wp:extent cx="4943475" cy="942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3475" cy="942975"/>
                    </a:xfrm>
                    <a:prstGeom prst="rect">
                      <a:avLst/>
                    </a:prstGeom>
                    <a:noFill/>
                    <a:ln>
                      <a:noFill/>
                    </a:ln>
                  </pic:spPr>
                </pic:pic>
              </a:graphicData>
            </a:graphic>
          </wp:inline>
        </w:drawing>
      </w:r>
    </w:p>
    <w:p w14:paraId="1ED4D001" w14:textId="16380F4D" w:rsidR="00555C32" w:rsidRPr="00555C32" w:rsidRDefault="00555C32" w:rsidP="008F2072">
      <w:r>
        <w:t xml:space="preserve">Αυτές οι τύπου εντολές είναι για τις αριθμητικές και λογικές πράξεις και οι δύο τελεστές είναι </w:t>
      </w:r>
      <w:r w:rsidR="00B23F9B">
        <w:t>αποθηκευμένοι</w:t>
      </w:r>
      <w:r>
        <w:t xml:space="preserve"> στους καταχωρητές. Η πράξη γίνεται μεταξύ των καταχωρητών </w:t>
      </w:r>
      <w:r>
        <w:rPr>
          <w:lang w:val="en-US"/>
        </w:rPr>
        <w:t>rs</w:t>
      </w:r>
      <w:r w:rsidRPr="00555C32">
        <w:t xml:space="preserve"> </w:t>
      </w:r>
      <w:r>
        <w:t xml:space="preserve">και </w:t>
      </w:r>
      <w:r>
        <w:rPr>
          <w:lang w:val="en-US"/>
        </w:rPr>
        <w:t>rt</w:t>
      </w:r>
      <w:r w:rsidR="008F2072" w:rsidRPr="008F2072">
        <w:t xml:space="preserve"> </w:t>
      </w:r>
      <w:r>
        <w:t xml:space="preserve">και το αποτέλεσμα τοποθετείται στον </w:t>
      </w:r>
      <w:r>
        <w:rPr>
          <w:lang w:val="en-US"/>
        </w:rPr>
        <w:t>rd</w:t>
      </w:r>
      <w:r w:rsidRPr="00555C32">
        <w:t>.</w:t>
      </w:r>
    </w:p>
    <w:p w14:paraId="653C7C32" w14:textId="77777777" w:rsidR="00555C32" w:rsidRPr="008B46A3" w:rsidRDefault="00555C32" w:rsidP="008B46A3">
      <w:pPr>
        <w:jc w:val="center"/>
        <w:rPr>
          <w:i/>
        </w:rPr>
      </w:pPr>
      <w:r w:rsidRPr="008B46A3">
        <w:rPr>
          <w:i/>
          <w:lang w:val="en-US"/>
        </w:rPr>
        <w:t>rd</w:t>
      </w:r>
      <w:r w:rsidRPr="008B46A3">
        <w:rPr>
          <w:i/>
        </w:rPr>
        <w:t xml:space="preserve"> ← </w:t>
      </w:r>
      <w:r w:rsidRPr="008B46A3">
        <w:rPr>
          <w:i/>
          <w:lang w:val="en-US"/>
        </w:rPr>
        <w:t>rs</w:t>
      </w:r>
      <w:r w:rsidRPr="008B46A3">
        <w:rPr>
          <w:i/>
        </w:rPr>
        <w:t xml:space="preserve"> </w:t>
      </w:r>
      <w:r w:rsidRPr="008B46A3">
        <w:rPr>
          <w:i/>
          <w:lang w:val="en-US"/>
        </w:rPr>
        <w:t>function</w:t>
      </w:r>
      <w:r w:rsidRPr="008B46A3">
        <w:rPr>
          <w:i/>
        </w:rPr>
        <w:t xml:space="preserve"> </w:t>
      </w:r>
      <w:r w:rsidRPr="008B46A3">
        <w:rPr>
          <w:i/>
          <w:lang w:val="en-US"/>
        </w:rPr>
        <w:t>rt</w:t>
      </w:r>
    </w:p>
    <w:p w14:paraId="5C758618" w14:textId="77777777" w:rsidR="00555C32" w:rsidRPr="00555C32" w:rsidRDefault="00555C32" w:rsidP="008B46A3">
      <w:r>
        <w:t xml:space="preserve">Οι εντολές ολίσθησης ολισθαίνουν τον καταχωρητή </w:t>
      </w:r>
      <w:r>
        <w:rPr>
          <w:lang w:val="en-US"/>
        </w:rPr>
        <w:t>rt</w:t>
      </w:r>
      <w:r w:rsidRPr="00555C32">
        <w:t xml:space="preserve"> </w:t>
      </w:r>
      <w:r>
        <w:t xml:space="preserve">αριστερά ή δεξιά κατά μια ποσότητα που ορίζει ο </w:t>
      </w:r>
      <w:r>
        <w:rPr>
          <w:lang w:val="en-US"/>
        </w:rPr>
        <w:t>sa</w:t>
      </w:r>
      <w:r w:rsidRPr="00555C32">
        <w:t xml:space="preserve"> </w:t>
      </w:r>
      <w:r>
        <w:t xml:space="preserve">ή ο </w:t>
      </w:r>
      <w:r>
        <w:rPr>
          <w:lang w:val="en-US"/>
        </w:rPr>
        <w:t>rs</w:t>
      </w:r>
      <w:r w:rsidRPr="00555C32">
        <w:t xml:space="preserve"> </w:t>
      </w:r>
      <w:r>
        <w:t>και ομοίω</w:t>
      </w:r>
      <w:r w:rsidR="0060199D">
        <w:t>ς</w:t>
      </w:r>
      <w:r>
        <w:t xml:space="preserve"> το αποτέλεσμα τοποθετείται στον </w:t>
      </w:r>
      <w:r>
        <w:rPr>
          <w:lang w:val="en-US"/>
        </w:rPr>
        <w:t>rd</w:t>
      </w:r>
      <w:r w:rsidRPr="00555C32">
        <w:t>.</w:t>
      </w:r>
    </w:p>
    <w:p w14:paraId="23A63132" w14:textId="77777777" w:rsidR="00907FE9" w:rsidRPr="0085228E" w:rsidRDefault="00555C32" w:rsidP="008B46A3">
      <w:pPr>
        <w:jc w:val="center"/>
        <w:rPr>
          <w:i/>
        </w:rPr>
      </w:pPr>
      <w:r w:rsidRPr="008B46A3">
        <w:rPr>
          <w:i/>
          <w:lang w:val="en-US"/>
        </w:rPr>
        <w:t>rd</w:t>
      </w:r>
      <w:r w:rsidRPr="0085228E">
        <w:rPr>
          <w:i/>
        </w:rPr>
        <w:t xml:space="preserve"> ← </w:t>
      </w:r>
      <w:r w:rsidRPr="008B46A3">
        <w:rPr>
          <w:i/>
          <w:lang w:val="en-US"/>
        </w:rPr>
        <w:t>shift</w:t>
      </w:r>
      <w:r w:rsidRPr="0085228E">
        <w:rPr>
          <w:i/>
        </w:rPr>
        <w:t xml:space="preserve"> </w:t>
      </w:r>
      <w:r w:rsidRPr="008B46A3">
        <w:rPr>
          <w:i/>
          <w:lang w:val="en-US"/>
        </w:rPr>
        <w:t>sa</w:t>
      </w:r>
      <w:r w:rsidRPr="0085228E">
        <w:rPr>
          <w:i/>
        </w:rPr>
        <w:t>/</w:t>
      </w:r>
      <w:r w:rsidRPr="008B46A3">
        <w:rPr>
          <w:i/>
          <w:lang w:val="en-US"/>
        </w:rPr>
        <w:t>rs</w:t>
      </w:r>
    </w:p>
    <w:p w14:paraId="07071501" w14:textId="141969D4" w:rsidR="00D345D9" w:rsidRPr="008B46A3" w:rsidRDefault="00D345D9" w:rsidP="00D345D9">
      <w:r w:rsidRPr="008B46A3">
        <w:t>Μία εντολή τύπου R, είναι η εντολή Jump Register. Η συγκεκριμένη εντολή έχει στα έξι</w:t>
      </w:r>
      <w:r>
        <w:t xml:space="preserve"> τελευταία </w:t>
      </w:r>
      <w:r>
        <w:rPr>
          <w:lang w:val="en-US"/>
        </w:rPr>
        <w:t>bit</w:t>
      </w:r>
      <w:r w:rsidRPr="00D345D9">
        <w:t xml:space="preserve"> </w:t>
      </w:r>
      <w:r w:rsidR="00F00CEC" w:rsidRPr="00974046">
        <w:t>(</w:t>
      </w:r>
      <w:r w:rsidR="00F00CEC">
        <w:rPr>
          <w:lang w:val="en-US"/>
        </w:rPr>
        <w:t>function</w:t>
      </w:r>
      <w:r w:rsidR="00F00CEC" w:rsidRPr="00974046">
        <w:t xml:space="preserve">) </w:t>
      </w:r>
      <w:r>
        <w:t xml:space="preserve">την τιμή 8 και στον καταχωρητή </w:t>
      </w:r>
      <w:r>
        <w:rPr>
          <w:lang w:val="en-US"/>
        </w:rPr>
        <w:t>rs</w:t>
      </w:r>
      <w:r w:rsidRPr="00D345D9">
        <w:t xml:space="preserve"> </w:t>
      </w:r>
      <w:r>
        <w:t xml:space="preserve">παίρνει την διεύθυνση προορισμού. </w:t>
      </w:r>
      <w:r w:rsidR="00974046">
        <w:t xml:space="preserve">Έτσι θέτει τον μετρητή του προγράμματος να έχει την τιμή που είναι αποθηκευμένη στον καταχωρητή </w:t>
      </w:r>
      <w:r w:rsidR="00974046">
        <w:rPr>
          <w:lang w:val="en-US"/>
        </w:rPr>
        <w:t>rs</w:t>
      </w:r>
      <w:r w:rsidR="00974046" w:rsidRPr="008B46A3">
        <w:t>.</w:t>
      </w:r>
    </w:p>
    <w:p w14:paraId="39BA02E9" w14:textId="77777777" w:rsidR="00EE78C6" w:rsidRDefault="00555C32" w:rsidP="009C7B75">
      <w:pPr>
        <w:pStyle w:val="NormalWeb"/>
        <w:numPr>
          <w:ilvl w:val="0"/>
          <w:numId w:val="6"/>
        </w:numPr>
        <w:spacing w:after="0"/>
      </w:pPr>
      <w:r>
        <w:t xml:space="preserve">Εντολή τύπου άμεσης σταθεράς </w:t>
      </w:r>
      <w:r>
        <w:rPr>
          <w:lang w:val="en-US"/>
        </w:rPr>
        <w:t>I</w:t>
      </w:r>
      <w:r w:rsidRPr="00555C32">
        <w:t>-</w:t>
      </w:r>
      <w:r>
        <w:rPr>
          <w:lang w:val="en-US"/>
        </w:rPr>
        <w:t>type</w:t>
      </w:r>
      <w:r w:rsidRPr="00555C32">
        <w:t xml:space="preserve"> (</w:t>
      </w:r>
      <w:r>
        <w:rPr>
          <w:lang w:val="en-US"/>
        </w:rPr>
        <w:t>immediate</w:t>
      </w:r>
      <w:r w:rsidRPr="00555C32">
        <w:t>)</w:t>
      </w:r>
    </w:p>
    <w:p w14:paraId="300E83E1" w14:textId="77777777" w:rsidR="00555C32" w:rsidRDefault="00555C32" w:rsidP="00EE78C6">
      <w:pPr>
        <w:jc w:val="center"/>
      </w:pPr>
      <w:r w:rsidRPr="00555C32">
        <w:rPr>
          <w:noProof/>
          <w:lang w:eastAsia="el-GR"/>
        </w:rPr>
        <w:drawing>
          <wp:inline distT="0" distB="0" distL="0" distR="0" wp14:anchorId="25C506D5" wp14:editId="12A3D4A6">
            <wp:extent cx="4981575" cy="990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1575" cy="990600"/>
                    </a:xfrm>
                    <a:prstGeom prst="rect">
                      <a:avLst/>
                    </a:prstGeom>
                    <a:noFill/>
                    <a:ln>
                      <a:noFill/>
                    </a:ln>
                  </pic:spPr>
                </pic:pic>
              </a:graphicData>
            </a:graphic>
          </wp:inline>
        </w:drawing>
      </w:r>
    </w:p>
    <w:p w14:paraId="37E62368" w14:textId="77777777" w:rsidR="00555C32" w:rsidRDefault="00555C32" w:rsidP="00262D1F">
      <w:r>
        <w:t xml:space="preserve">Αυτές του τύπου εντολές χρησιμοποιούνται από εντολές </w:t>
      </w:r>
      <w:r>
        <w:rPr>
          <w:lang w:val="en-US"/>
        </w:rPr>
        <w:t>load</w:t>
      </w:r>
      <w:r w:rsidRPr="00555C32">
        <w:t>-</w:t>
      </w:r>
      <w:r>
        <w:rPr>
          <w:lang w:val="en-US"/>
        </w:rPr>
        <w:t>store</w:t>
      </w:r>
      <w:r w:rsidRPr="00555C32">
        <w:t xml:space="preserve">, </w:t>
      </w:r>
      <w:r>
        <w:t xml:space="preserve">εντολές διακλάδωσης καθώς και από λογικές-αριθμητικές πράξεις με άμεσο όρισμα. Ο υπολογισμός της διεύθυνσης γίνεται αθροίζοντας τον καταχωρητή </w:t>
      </w:r>
      <w:r>
        <w:rPr>
          <w:lang w:val="en-US"/>
        </w:rPr>
        <w:t>rs</w:t>
      </w:r>
      <w:r w:rsidRPr="00555C32">
        <w:t xml:space="preserve"> </w:t>
      </w:r>
      <w:r>
        <w:t xml:space="preserve">με το </w:t>
      </w:r>
      <w:r>
        <w:rPr>
          <w:lang w:val="en-US"/>
        </w:rPr>
        <w:t>offset</w:t>
      </w:r>
      <w:r w:rsidRPr="00555C32">
        <w:t xml:space="preserve"> , </w:t>
      </w:r>
      <w:r>
        <w:t xml:space="preserve">εφόσον έχει γίνει επέκταση προσήμου. Σε περίπτωση αποθήκευσης τα δεδομένα που γράφονται στη μνήμη, τα περιέχει ο </w:t>
      </w:r>
      <w:r>
        <w:rPr>
          <w:lang w:val="en-US"/>
        </w:rPr>
        <w:t>rt</w:t>
      </w:r>
      <w:r w:rsidRPr="00555C32">
        <w:t xml:space="preserve"> </w:t>
      </w:r>
      <w:r>
        <w:t>και αντίστοιχα σε περίπτωση φόρτωσης, για τα δεδομένα που θ</w:t>
      </w:r>
      <w:r w:rsidR="0060199D">
        <w:t>α διαβαστούν από την μνήμη, κατ</w:t>
      </w:r>
      <w:r>
        <w:t xml:space="preserve">αχωρητής προορισμού είναι ο </w:t>
      </w:r>
      <w:r>
        <w:rPr>
          <w:lang w:val="en-US"/>
        </w:rPr>
        <w:t>rt</w:t>
      </w:r>
      <w:r w:rsidRPr="00555C32">
        <w:t>.</w:t>
      </w:r>
    </w:p>
    <w:p w14:paraId="12E9305D" w14:textId="77777777" w:rsidR="00555C32" w:rsidRPr="00262D1F" w:rsidRDefault="00555C32" w:rsidP="00262D1F">
      <w:pPr>
        <w:jc w:val="center"/>
        <w:rPr>
          <w:i/>
          <w:lang w:val="en-US"/>
        </w:rPr>
      </w:pPr>
      <w:r w:rsidRPr="00262D1F">
        <w:rPr>
          <w:i/>
          <w:lang w:val="en-US"/>
        </w:rPr>
        <w:t>rt ← mem[offset+rs]</w:t>
      </w:r>
    </w:p>
    <w:p w14:paraId="16F122A0" w14:textId="77777777" w:rsidR="00555C32" w:rsidRPr="00262D1F" w:rsidRDefault="00555C32" w:rsidP="00262D1F">
      <w:pPr>
        <w:jc w:val="center"/>
        <w:rPr>
          <w:i/>
          <w:lang w:val="en-US"/>
        </w:rPr>
      </w:pPr>
      <w:r w:rsidRPr="00262D1F">
        <w:rPr>
          <w:i/>
          <w:lang w:val="en-US"/>
        </w:rPr>
        <w:t>mem</w:t>
      </w:r>
      <w:r w:rsidR="004822C1" w:rsidRPr="00262D1F">
        <w:rPr>
          <w:i/>
          <w:lang w:val="en-US"/>
        </w:rPr>
        <w:t xml:space="preserve"> </w:t>
      </w:r>
      <w:r w:rsidRPr="00262D1F">
        <w:rPr>
          <w:i/>
          <w:lang w:val="en-US"/>
        </w:rPr>
        <w:t>[offset+rs] ← rt</w:t>
      </w:r>
    </w:p>
    <w:p w14:paraId="3BCA0880" w14:textId="77777777" w:rsidR="00555C32" w:rsidRDefault="00555C32" w:rsidP="00262D1F">
      <w:r>
        <w:t xml:space="preserve">Στην περίπτωση που η εντολή είναι πράξη μεταξύ του καταχωρητή </w:t>
      </w:r>
      <w:r>
        <w:rPr>
          <w:lang w:val="en-US"/>
        </w:rPr>
        <w:t>rs</w:t>
      </w:r>
      <w:r w:rsidRPr="00555C32">
        <w:t xml:space="preserve"> </w:t>
      </w:r>
      <w:r>
        <w:t xml:space="preserve">και του </w:t>
      </w:r>
      <w:r>
        <w:rPr>
          <w:lang w:val="en-US"/>
        </w:rPr>
        <w:t>offset</w:t>
      </w:r>
      <w:r w:rsidRPr="00555C32">
        <w:t xml:space="preserve"> </w:t>
      </w:r>
      <w:r>
        <w:t xml:space="preserve">επεκταμένου ως προς το πρόσημο το αποτέλεσμα αποθηκεύεται στον </w:t>
      </w:r>
      <w:r>
        <w:rPr>
          <w:lang w:val="en-US"/>
        </w:rPr>
        <w:t>rt</w:t>
      </w:r>
      <w:r w:rsidRPr="00555C32">
        <w:t>.</w:t>
      </w:r>
    </w:p>
    <w:p w14:paraId="50B4EF11" w14:textId="77777777" w:rsidR="00555C32" w:rsidRPr="00262D1F" w:rsidRDefault="00555C32" w:rsidP="00262D1F">
      <w:pPr>
        <w:jc w:val="center"/>
        <w:rPr>
          <w:i/>
        </w:rPr>
      </w:pPr>
      <w:r w:rsidRPr="00262D1F">
        <w:rPr>
          <w:i/>
          <w:lang w:val="en-US"/>
        </w:rPr>
        <w:t>rt</w:t>
      </w:r>
      <w:r w:rsidRPr="00262D1F">
        <w:rPr>
          <w:i/>
        </w:rPr>
        <w:t xml:space="preserve"> ← </w:t>
      </w:r>
      <w:r w:rsidRPr="00262D1F">
        <w:rPr>
          <w:i/>
          <w:lang w:val="en-US"/>
        </w:rPr>
        <w:t>rs</w:t>
      </w:r>
      <w:r w:rsidRPr="00262D1F">
        <w:rPr>
          <w:i/>
        </w:rPr>
        <w:t xml:space="preserve"> </w:t>
      </w:r>
      <w:r w:rsidRPr="00262D1F">
        <w:rPr>
          <w:i/>
          <w:lang w:val="en-US"/>
        </w:rPr>
        <w:t>opcode</w:t>
      </w:r>
      <w:r w:rsidRPr="00262D1F">
        <w:rPr>
          <w:i/>
        </w:rPr>
        <w:t xml:space="preserve"> </w:t>
      </w:r>
      <w:r w:rsidRPr="00262D1F">
        <w:rPr>
          <w:i/>
          <w:lang w:val="en-US"/>
        </w:rPr>
        <w:t>offset</w:t>
      </w:r>
    </w:p>
    <w:p w14:paraId="48442D7A" w14:textId="1AD4C21F" w:rsidR="00555C32" w:rsidRDefault="00555C32" w:rsidP="00EE78C6">
      <w:pPr>
        <w:pStyle w:val="NormalWeb"/>
        <w:spacing w:after="0"/>
        <w:jc w:val="both"/>
      </w:pPr>
      <w:r>
        <w:t xml:space="preserve">Όταν η εντολή είναι υπό συνθήκη διακλάδωση τότε η σύγκριση γίνεται μεταξύ των καταχωρητών </w:t>
      </w:r>
      <w:r>
        <w:rPr>
          <w:lang w:val="en-US"/>
        </w:rPr>
        <w:t>rs</w:t>
      </w:r>
      <w:r w:rsidRPr="00555C32">
        <w:t xml:space="preserve"> </w:t>
      </w:r>
      <w:r>
        <w:t xml:space="preserve">και </w:t>
      </w:r>
      <w:r>
        <w:rPr>
          <w:lang w:val="en-US"/>
        </w:rPr>
        <w:t>rt</w:t>
      </w:r>
      <w:r>
        <w:t xml:space="preserve">. Η διεύθυνση προορισμού είναι το αποτέλεσμα της πρόσθεσης του εκάστοτε μετρητή προγράμματος με το </w:t>
      </w:r>
      <w:r>
        <w:rPr>
          <w:lang w:val="en-US"/>
        </w:rPr>
        <w:t>offset</w:t>
      </w:r>
      <w:r w:rsidRPr="00555C32">
        <w:t>.</w:t>
      </w:r>
    </w:p>
    <w:p w14:paraId="3E713987" w14:textId="3AFC2E1D" w:rsidR="00555C32" w:rsidRDefault="00835A86" w:rsidP="00B23F9B">
      <w:pPr>
        <w:pStyle w:val="ListParagraph"/>
        <w:numPr>
          <w:ilvl w:val="0"/>
          <w:numId w:val="6"/>
        </w:numPr>
      </w:pPr>
      <w:r>
        <w:lastRenderedPageBreak/>
        <w:t xml:space="preserve">Εντολή τύπου </w:t>
      </w:r>
      <w:r w:rsidRPr="00B23F9B">
        <w:rPr>
          <w:lang w:val="en-US"/>
        </w:rPr>
        <w:t>J</w:t>
      </w:r>
      <w:r w:rsidRPr="00835A86">
        <w:t>-</w:t>
      </w:r>
      <w:r w:rsidRPr="00B23F9B">
        <w:rPr>
          <w:lang w:val="en-US"/>
        </w:rPr>
        <w:t>type</w:t>
      </w:r>
      <w:r w:rsidRPr="00835A86">
        <w:t xml:space="preserve"> </w:t>
      </w:r>
      <w:r>
        <w:t>(</w:t>
      </w:r>
      <w:r w:rsidRPr="00B23F9B">
        <w:rPr>
          <w:lang w:val="en-US"/>
        </w:rPr>
        <w:t>jump</w:t>
      </w:r>
      <w:r w:rsidRPr="00835A86">
        <w:t xml:space="preserve">) </w:t>
      </w:r>
    </w:p>
    <w:p w14:paraId="18B8C803" w14:textId="77777777" w:rsidR="00835A86" w:rsidRDefault="00835A86" w:rsidP="00835A86">
      <w:pPr>
        <w:pStyle w:val="ListParagraph"/>
      </w:pPr>
      <w:r w:rsidRPr="00835A86">
        <w:rPr>
          <w:noProof/>
          <w:lang w:eastAsia="el-GR"/>
        </w:rPr>
        <w:drawing>
          <wp:inline distT="0" distB="0" distL="0" distR="0" wp14:anchorId="3221B1C8" wp14:editId="51AE1874">
            <wp:extent cx="4981575" cy="923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1575" cy="923925"/>
                    </a:xfrm>
                    <a:prstGeom prst="rect">
                      <a:avLst/>
                    </a:prstGeom>
                    <a:noFill/>
                    <a:ln>
                      <a:noFill/>
                    </a:ln>
                  </pic:spPr>
                </pic:pic>
              </a:graphicData>
            </a:graphic>
          </wp:inline>
        </w:drawing>
      </w:r>
    </w:p>
    <w:p w14:paraId="03DDD803" w14:textId="77777777" w:rsidR="00835A86" w:rsidRDefault="00835A86" w:rsidP="00B17F8D">
      <w:r>
        <w:t>Οι εντολές άλματος χρησιμοποιούν ένα 26μπιτο όρισμα για την διεύθυνση προορισμού του άλματος.</w:t>
      </w:r>
    </w:p>
    <w:p w14:paraId="306EB0BD" w14:textId="4AC04D2E" w:rsidR="004D23CF" w:rsidRPr="00527E36" w:rsidRDefault="004D23CF" w:rsidP="00527E36">
      <w:pPr>
        <w:pStyle w:val="ListParagraph"/>
        <w:numPr>
          <w:ilvl w:val="0"/>
          <w:numId w:val="6"/>
        </w:numPr>
        <w:rPr>
          <w:lang w:val="en-US"/>
        </w:rPr>
      </w:pPr>
      <w:r>
        <w:t xml:space="preserve">Εντολή </w:t>
      </w:r>
      <w:r w:rsidRPr="00527E36">
        <w:rPr>
          <w:lang w:val="en-US"/>
        </w:rPr>
        <w:t>τ</w:t>
      </w:r>
      <w:r>
        <w:t xml:space="preserve">ύπου </w:t>
      </w:r>
      <w:r w:rsidRPr="00527E36">
        <w:rPr>
          <w:lang w:val="en-US"/>
        </w:rPr>
        <w:t>Jump And Link</w:t>
      </w:r>
    </w:p>
    <w:p w14:paraId="6C0F3EE1" w14:textId="56F57CA7" w:rsidR="004D23CF" w:rsidRPr="00431A7A" w:rsidRDefault="00431A7A" w:rsidP="00431A7A">
      <w:r>
        <w:t xml:space="preserve">Η συγκεκριμένη εντολή αποθηκεύει στον καταχωρητή 31 τον </w:t>
      </w:r>
      <w:r>
        <w:rPr>
          <w:lang w:val="en-US"/>
        </w:rPr>
        <w:t>PC</w:t>
      </w:r>
      <w:r>
        <w:t>+8</w:t>
      </w:r>
      <w:r w:rsidRPr="00431A7A">
        <w:t xml:space="preserve"> </w:t>
      </w:r>
      <w:r>
        <w:t xml:space="preserve">και θέτει κάνει άλμα στην διεύθυνση προορισμού που περιγράφουν τα 26 </w:t>
      </w:r>
      <w:r>
        <w:rPr>
          <w:lang w:val="en-US"/>
        </w:rPr>
        <w:t>bit</w:t>
      </w:r>
      <w:r w:rsidRPr="00431A7A">
        <w:t>.</w:t>
      </w:r>
    </w:p>
    <w:p w14:paraId="70B4920D" w14:textId="77777777" w:rsidR="00835A86" w:rsidRPr="00835A86" w:rsidRDefault="00835A86" w:rsidP="00C37BDB">
      <w:r>
        <w:t>Τα πεδία εντολών συμβολίζουν τα εξής:</w:t>
      </w:r>
      <w:r w:rsidRPr="00835A86">
        <w:t xml:space="preserve"> </w:t>
      </w:r>
    </w:p>
    <w:p w14:paraId="5A53E7F2" w14:textId="77777777" w:rsidR="00A1280B" w:rsidRPr="00A1280B" w:rsidRDefault="00A1280B" w:rsidP="00C80445">
      <w:pPr>
        <w:pStyle w:val="ListParagraph"/>
        <w:numPr>
          <w:ilvl w:val="0"/>
          <w:numId w:val="6"/>
        </w:numPr>
      </w:pPr>
      <w:r w:rsidRPr="00C80445">
        <w:rPr>
          <w:b/>
          <w:bCs/>
          <w:lang w:val="en-US"/>
        </w:rPr>
        <w:t>opcode</w:t>
      </w:r>
      <w:r w:rsidRPr="00C80445">
        <w:rPr>
          <w:b/>
          <w:bCs/>
        </w:rPr>
        <w:t xml:space="preserve">: </w:t>
      </w:r>
      <w:r w:rsidRPr="00835A86">
        <w:t xml:space="preserve">6 </w:t>
      </w:r>
      <w:r w:rsidRPr="00C80445">
        <w:rPr>
          <w:lang w:val="en-US"/>
        </w:rPr>
        <w:t>bits</w:t>
      </w:r>
      <w:r>
        <w:t xml:space="preserve"> κωδικός λειτουργίας κάθε εντολής</w:t>
      </w:r>
    </w:p>
    <w:p w14:paraId="5FF6060E" w14:textId="77777777" w:rsidR="00835A86" w:rsidRPr="00C80445" w:rsidRDefault="00835A86" w:rsidP="00C80445">
      <w:pPr>
        <w:pStyle w:val="ListParagraph"/>
        <w:numPr>
          <w:ilvl w:val="0"/>
          <w:numId w:val="6"/>
        </w:numPr>
        <w:rPr>
          <w:lang w:val="en-US"/>
        </w:rPr>
      </w:pPr>
      <w:r w:rsidRPr="00C80445">
        <w:rPr>
          <w:b/>
          <w:bCs/>
          <w:lang w:val="en-US"/>
        </w:rPr>
        <w:t>rd:</w:t>
      </w:r>
      <w:r w:rsidRPr="00C80445">
        <w:rPr>
          <w:lang w:val="en-US"/>
        </w:rPr>
        <w:t xml:space="preserve"> </w:t>
      </w:r>
      <w:r>
        <w:t xml:space="preserve">5 </w:t>
      </w:r>
      <w:r w:rsidRPr="00C80445">
        <w:rPr>
          <w:lang w:val="en-US"/>
        </w:rPr>
        <w:t>bits</w:t>
      </w:r>
      <w:r>
        <w:t xml:space="preserve"> καταχωρητής προορισμού</w:t>
      </w:r>
    </w:p>
    <w:p w14:paraId="7C532A70" w14:textId="77777777" w:rsidR="00835A86" w:rsidRPr="00C80445" w:rsidRDefault="00835A86" w:rsidP="00C80445">
      <w:pPr>
        <w:pStyle w:val="ListParagraph"/>
        <w:numPr>
          <w:ilvl w:val="0"/>
          <w:numId w:val="6"/>
        </w:numPr>
        <w:rPr>
          <w:lang w:val="en-US"/>
        </w:rPr>
      </w:pPr>
      <w:r w:rsidRPr="00C80445">
        <w:rPr>
          <w:b/>
          <w:bCs/>
          <w:lang w:val="en-US"/>
        </w:rPr>
        <w:t xml:space="preserve">rs: </w:t>
      </w:r>
      <w:r w:rsidRPr="00C80445">
        <w:rPr>
          <w:lang w:val="en-US"/>
        </w:rPr>
        <w:t>5</w:t>
      </w:r>
      <w:r w:rsidRPr="00C80445">
        <w:rPr>
          <w:b/>
          <w:bCs/>
          <w:lang w:val="en-US"/>
        </w:rPr>
        <w:t xml:space="preserve"> </w:t>
      </w:r>
      <w:r w:rsidRPr="00C80445">
        <w:rPr>
          <w:lang w:val="en-US"/>
        </w:rPr>
        <w:t xml:space="preserve">bits </w:t>
      </w:r>
      <w:r>
        <w:t>καταχωρητή πηγής</w:t>
      </w:r>
    </w:p>
    <w:p w14:paraId="1D900559" w14:textId="77777777" w:rsidR="00835A86" w:rsidRPr="00A1280B" w:rsidRDefault="00835A86" w:rsidP="00C80445">
      <w:pPr>
        <w:pStyle w:val="ListParagraph"/>
        <w:numPr>
          <w:ilvl w:val="0"/>
          <w:numId w:val="6"/>
        </w:numPr>
      </w:pPr>
      <w:r w:rsidRPr="00C80445">
        <w:rPr>
          <w:b/>
          <w:bCs/>
          <w:lang w:val="en-US"/>
        </w:rPr>
        <w:t>rt</w:t>
      </w:r>
      <w:r w:rsidRPr="00C80445">
        <w:rPr>
          <w:b/>
          <w:bCs/>
        </w:rPr>
        <w:t xml:space="preserve">: </w:t>
      </w:r>
      <w:r w:rsidRPr="00A1280B">
        <w:t xml:space="preserve">5 </w:t>
      </w:r>
      <w:r w:rsidRPr="00C80445">
        <w:rPr>
          <w:lang w:val="en-US"/>
        </w:rPr>
        <w:t>bits</w:t>
      </w:r>
      <w:r w:rsidRPr="00A1280B">
        <w:t xml:space="preserve"> </w:t>
      </w:r>
      <w:r>
        <w:t>καταχωρητή πηγής/προορισμού</w:t>
      </w:r>
    </w:p>
    <w:p w14:paraId="3929E825" w14:textId="77777777" w:rsidR="00835A86" w:rsidRPr="00C80445" w:rsidRDefault="00835A86" w:rsidP="00C80445">
      <w:pPr>
        <w:pStyle w:val="ListParagraph"/>
        <w:numPr>
          <w:ilvl w:val="0"/>
          <w:numId w:val="6"/>
        </w:numPr>
        <w:rPr>
          <w:lang w:val="en-US"/>
        </w:rPr>
      </w:pPr>
      <w:r w:rsidRPr="00C80445">
        <w:rPr>
          <w:b/>
          <w:bCs/>
          <w:lang w:val="en-US"/>
        </w:rPr>
        <w:t xml:space="preserve">sa: </w:t>
      </w:r>
      <w:r w:rsidRPr="00C80445">
        <w:rPr>
          <w:lang w:val="en-US"/>
        </w:rPr>
        <w:t xml:space="preserve">5 bits </w:t>
      </w:r>
      <w:r>
        <w:t>για ολίσθηση</w:t>
      </w:r>
    </w:p>
    <w:p w14:paraId="17BBB1DB" w14:textId="77777777" w:rsidR="00835A86" w:rsidRPr="00C80445" w:rsidRDefault="00835A86" w:rsidP="00C80445">
      <w:pPr>
        <w:pStyle w:val="ListParagraph"/>
        <w:numPr>
          <w:ilvl w:val="0"/>
          <w:numId w:val="6"/>
        </w:numPr>
        <w:rPr>
          <w:lang w:val="en-US"/>
        </w:rPr>
      </w:pPr>
      <w:r w:rsidRPr="00C80445">
        <w:rPr>
          <w:b/>
          <w:bCs/>
          <w:lang w:val="en-US"/>
        </w:rPr>
        <w:t xml:space="preserve">function: </w:t>
      </w:r>
      <w:r w:rsidRPr="00C80445">
        <w:rPr>
          <w:lang w:val="en-US"/>
        </w:rPr>
        <w:t xml:space="preserve">6 bits </w:t>
      </w:r>
      <w:r>
        <w:t xml:space="preserve">για πράξη εντολής </w:t>
      </w:r>
      <w:r w:rsidRPr="00C80445">
        <w:rPr>
          <w:lang w:val="en-US"/>
        </w:rPr>
        <w:t>R-type</w:t>
      </w:r>
    </w:p>
    <w:p w14:paraId="16A2CCF1" w14:textId="77777777" w:rsidR="00835A86" w:rsidRPr="00835A86" w:rsidRDefault="00835A86" w:rsidP="00C80445">
      <w:pPr>
        <w:pStyle w:val="ListParagraph"/>
        <w:numPr>
          <w:ilvl w:val="0"/>
          <w:numId w:val="6"/>
        </w:numPr>
      </w:pPr>
      <w:r w:rsidRPr="00C80445">
        <w:rPr>
          <w:b/>
          <w:bCs/>
          <w:lang w:val="en-US"/>
        </w:rPr>
        <w:t>offset</w:t>
      </w:r>
      <w:r w:rsidRPr="00C80445">
        <w:rPr>
          <w:b/>
          <w:bCs/>
        </w:rPr>
        <w:t xml:space="preserve">: </w:t>
      </w:r>
      <w:r w:rsidRPr="00835A86">
        <w:t xml:space="preserve">16 </w:t>
      </w:r>
      <w:r w:rsidRPr="00C80445">
        <w:rPr>
          <w:lang w:val="en-US"/>
        </w:rPr>
        <w:t>bits</w:t>
      </w:r>
      <w:r w:rsidRPr="00835A86">
        <w:t xml:space="preserve"> </w:t>
      </w:r>
      <w:r>
        <w:t xml:space="preserve">σταθερές για εντολές </w:t>
      </w:r>
      <w:r w:rsidRPr="00C80445">
        <w:rPr>
          <w:lang w:val="en-US"/>
        </w:rPr>
        <w:t>I</w:t>
      </w:r>
      <w:r w:rsidRPr="00835A86">
        <w:t>-</w:t>
      </w:r>
      <w:r w:rsidRPr="00C80445">
        <w:rPr>
          <w:lang w:val="en-US"/>
        </w:rPr>
        <w:t>type</w:t>
      </w:r>
    </w:p>
    <w:p w14:paraId="7E9CFDBB" w14:textId="77777777" w:rsidR="00835A86" w:rsidRPr="00907FE9" w:rsidRDefault="00835A86" w:rsidP="00C80445">
      <w:pPr>
        <w:pStyle w:val="ListParagraph"/>
        <w:numPr>
          <w:ilvl w:val="0"/>
          <w:numId w:val="6"/>
        </w:numPr>
      </w:pPr>
      <w:r w:rsidRPr="00C80445">
        <w:rPr>
          <w:b/>
          <w:bCs/>
          <w:lang w:val="en-US"/>
        </w:rPr>
        <w:t>instr</w:t>
      </w:r>
      <w:r w:rsidRPr="00C80445">
        <w:rPr>
          <w:b/>
          <w:bCs/>
        </w:rPr>
        <w:t>_</w:t>
      </w:r>
      <w:r w:rsidRPr="00C80445">
        <w:rPr>
          <w:b/>
          <w:bCs/>
          <w:lang w:val="en-US"/>
        </w:rPr>
        <w:t>index</w:t>
      </w:r>
      <w:r w:rsidRPr="00C80445">
        <w:rPr>
          <w:b/>
          <w:bCs/>
        </w:rPr>
        <w:t xml:space="preserve">: </w:t>
      </w:r>
      <w:r w:rsidRPr="00835A86">
        <w:t xml:space="preserve">26 </w:t>
      </w:r>
      <w:r w:rsidRPr="00C80445">
        <w:rPr>
          <w:lang w:val="en-US"/>
        </w:rPr>
        <w:t>bits</w:t>
      </w:r>
      <w:r w:rsidRPr="00835A86">
        <w:t xml:space="preserve"> </w:t>
      </w:r>
      <w:r>
        <w:t xml:space="preserve">σταθερές για εντολές </w:t>
      </w:r>
      <w:r w:rsidRPr="00C80445">
        <w:rPr>
          <w:lang w:val="en-US"/>
        </w:rPr>
        <w:t>J</w:t>
      </w:r>
      <w:r w:rsidRPr="00835A86">
        <w:t>-</w:t>
      </w:r>
      <w:r w:rsidRPr="00C80445">
        <w:rPr>
          <w:lang w:val="en-US"/>
        </w:rPr>
        <w:t>type</w:t>
      </w:r>
    </w:p>
    <w:p w14:paraId="67BEFA60" w14:textId="6A7F0F04" w:rsidR="00666277" w:rsidRPr="00EC503F" w:rsidRDefault="00E81E11" w:rsidP="00666277">
      <w:pPr>
        <w:pStyle w:val="Heading3"/>
      </w:pPr>
      <w:bookmarkStart w:id="29" w:name="_Toc423617322"/>
      <w:r>
        <w:t>Απλή υλοπο</w:t>
      </w:r>
      <w:r w:rsidR="0056502F">
        <w:t>ίηση</w:t>
      </w:r>
      <w:r>
        <w:t xml:space="preserve"> ενός </w:t>
      </w:r>
      <w:r w:rsidR="00AD486D">
        <w:t>συ</w:t>
      </w:r>
      <w:r>
        <w:t xml:space="preserve">νόλου εντολών </w:t>
      </w:r>
      <w:r>
        <w:rPr>
          <w:lang w:val="en-US"/>
        </w:rPr>
        <w:t>MIPS</w:t>
      </w:r>
      <w:bookmarkEnd w:id="29"/>
    </w:p>
    <w:p w14:paraId="24981011" w14:textId="285685F7" w:rsidR="00540C64" w:rsidRDefault="00540C64" w:rsidP="006837DB">
      <w:r>
        <w:t>Για ν</w:t>
      </w:r>
      <w:r w:rsidR="0060199D">
        <w:t>α κατανοήσουμε τον τρόπο υλοποίησης ενό</w:t>
      </w:r>
      <w:r>
        <w:t xml:space="preserve">ς συνόλου εντολών </w:t>
      </w:r>
      <w:r>
        <w:rPr>
          <w:lang w:val="en-US"/>
        </w:rPr>
        <w:t>RISC</w:t>
      </w:r>
      <w:r w:rsidRPr="00540C64">
        <w:t xml:space="preserve"> </w:t>
      </w:r>
      <w:r>
        <w:t xml:space="preserve">χρησιμοποιώντας την τεχνική της </w:t>
      </w:r>
      <w:r w:rsidR="006C2D7A">
        <w:t>διοχέτευσης</w:t>
      </w:r>
      <w:r w:rsidR="0056502F">
        <w:t xml:space="preserve"> </w:t>
      </w:r>
      <w:r>
        <w:t>πρέπει πρώτα ν</w:t>
      </w:r>
      <w:r w:rsidR="0060199D">
        <w:t>α κατανοήσουμε τον τρόπο υλοποίη</w:t>
      </w:r>
      <w:r>
        <w:t xml:space="preserve">σης που δεν χρησιμοποιεί τη </w:t>
      </w:r>
      <w:r w:rsidR="00E04E8B">
        <w:t>διοχέτευση</w:t>
      </w:r>
      <w:r>
        <w:t>.</w:t>
      </w:r>
      <w:r w:rsidR="00B22E18" w:rsidRPr="00B22E18">
        <w:t xml:space="preserve"> </w:t>
      </w:r>
      <w:r w:rsidR="00B22E18">
        <w:t xml:space="preserve">Σε αύτη την ενότητα θα </w:t>
      </w:r>
      <w:r w:rsidR="003453C9">
        <w:t>παρουσιαστεί</w:t>
      </w:r>
      <w:r w:rsidR="00B22E18">
        <w:t xml:space="preserve"> επεξεργαστής με πέντε στάδια</w:t>
      </w:r>
      <w:r w:rsidR="003453C9">
        <w:t>. Σε αυτό τον επεξεργαστή κάθε εντολή θέλει πέντε κύκλους ρολογιού για την ολοκλήρωση.</w:t>
      </w:r>
      <w:r w:rsidRPr="00540C64">
        <w:t xml:space="preserve"> Η υλο</w:t>
      </w:r>
      <w:r>
        <w:t>ποίηση συνόλου εντολών απαιτεί την εισαγωγή πολλών καταχωρητών που δεν αποτελούν τμή</w:t>
      </w:r>
      <w:r w:rsidR="0060199D">
        <w:t>μα της αρχιτεκτονικής. Η υλοποίη</w:t>
      </w:r>
      <w:r>
        <w:t xml:space="preserve">ση μας δίνει έμφαση μόνο στη </w:t>
      </w:r>
      <w:r w:rsidR="00E04E8B">
        <w:t>διοχέτευση</w:t>
      </w:r>
      <w:r>
        <w:t xml:space="preserve"> ενός υποσυνόλου ακεραίων μιας αρχιτεκτονικής </w:t>
      </w:r>
      <w:r>
        <w:rPr>
          <w:lang w:val="en-US"/>
        </w:rPr>
        <w:t>RISC</w:t>
      </w:r>
      <w:r w:rsidRPr="00540C64">
        <w:t xml:space="preserve">, </w:t>
      </w:r>
      <w:r>
        <w:t>η οποία αποτελείται από εντολές φόρτωσης-αποθήκευσης,</w:t>
      </w:r>
      <w:r w:rsidRPr="00540C64">
        <w:t xml:space="preserve"> </w:t>
      </w:r>
      <w:r>
        <w:t xml:space="preserve">πράξεις </w:t>
      </w:r>
      <w:r>
        <w:rPr>
          <w:lang w:val="en-US"/>
        </w:rPr>
        <w:t>ALU</w:t>
      </w:r>
      <w:r w:rsidRPr="00540C64">
        <w:t xml:space="preserve"> </w:t>
      </w:r>
      <w:r>
        <w:t>και διακλαδώσεις.</w:t>
      </w:r>
    </w:p>
    <w:p w14:paraId="78AD11D2" w14:textId="77777777" w:rsidR="008F2072" w:rsidRDefault="00540C64" w:rsidP="006837DB">
      <w:r>
        <w:t>Κάθε εντολή μπορεί να υλοποιηθεί σε το πολύ 5 κύκλους ρολογιού. Οι 5 κύκλοι είναι οι εξής:</w:t>
      </w:r>
    </w:p>
    <w:p w14:paraId="2291A797" w14:textId="0CD91C17" w:rsidR="008F2072" w:rsidRDefault="00540C64" w:rsidP="009C7B75">
      <w:pPr>
        <w:pStyle w:val="ListParagraph"/>
        <w:numPr>
          <w:ilvl w:val="0"/>
          <w:numId w:val="9"/>
        </w:numPr>
      </w:pPr>
      <w:r>
        <w:t xml:space="preserve">Κύκλος </w:t>
      </w:r>
      <w:r w:rsidR="001C6B87">
        <w:t>προσκόμισης</w:t>
      </w:r>
      <w:r>
        <w:t xml:space="preserve"> εντολής (</w:t>
      </w:r>
      <w:r w:rsidRPr="008F2072">
        <w:rPr>
          <w:lang w:val="en-US"/>
        </w:rPr>
        <w:t>Instruc</w:t>
      </w:r>
      <w:r w:rsidR="0060199D">
        <w:rPr>
          <w:lang w:val="en-US"/>
        </w:rPr>
        <w:t>t</w:t>
      </w:r>
      <w:r w:rsidRPr="008F2072">
        <w:rPr>
          <w:lang w:val="en-US"/>
        </w:rPr>
        <w:t>ion</w:t>
      </w:r>
      <w:r w:rsidRPr="00540C64">
        <w:t xml:space="preserve"> </w:t>
      </w:r>
      <w:r w:rsidRPr="008F2072">
        <w:rPr>
          <w:lang w:val="en-US"/>
        </w:rPr>
        <w:t>Fetch</w:t>
      </w:r>
      <w:r w:rsidRPr="00540C64">
        <w:t xml:space="preserve">, </w:t>
      </w:r>
      <w:r w:rsidRPr="008F2072">
        <w:rPr>
          <w:lang w:val="en-US"/>
        </w:rPr>
        <w:t>IF</w:t>
      </w:r>
      <w:r w:rsidRPr="00540C64">
        <w:t xml:space="preserve">): </w:t>
      </w:r>
      <w:r>
        <w:t>Αποστολή του μετρητή προγράμματος (</w:t>
      </w:r>
      <w:r w:rsidRPr="008F2072">
        <w:rPr>
          <w:lang w:val="en-US"/>
        </w:rPr>
        <w:t>program</w:t>
      </w:r>
      <w:r w:rsidRPr="00540C64">
        <w:t xml:space="preserve"> </w:t>
      </w:r>
      <w:r w:rsidRPr="008F2072">
        <w:rPr>
          <w:lang w:val="en-US"/>
        </w:rPr>
        <w:t>counter</w:t>
      </w:r>
      <w:r w:rsidRPr="00540C64">
        <w:t xml:space="preserve">, </w:t>
      </w:r>
      <w:r w:rsidRPr="008F2072">
        <w:rPr>
          <w:lang w:val="en-US"/>
        </w:rPr>
        <w:t>PC</w:t>
      </w:r>
      <w:r w:rsidRPr="00540C64">
        <w:t xml:space="preserve">) </w:t>
      </w:r>
      <w:r>
        <w:t xml:space="preserve">στη μνήμη και προσκόμιση εντολής από </w:t>
      </w:r>
      <w:r>
        <w:lastRenderedPageBreak/>
        <w:t xml:space="preserve">αυτή. Ενημέρωση του </w:t>
      </w:r>
      <w:r w:rsidRPr="008F2072">
        <w:rPr>
          <w:lang w:val="en-US"/>
        </w:rPr>
        <w:t>PC</w:t>
      </w:r>
      <w:r w:rsidRPr="00540C64">
        <w:t xml:space="preserve"> </w:t>
      </w:r>
      <w:r>
        <w:t xml:space="preserve">ώστε να περιλαμβάνει την επόμενη εντολή, προσθέτοντας σε αυτόν τον αριθμό 4 (οι εντολές αποτελούνται από 4 </w:t>
      </w:r>
      <w:r w:rsidRPr="008F2072">
        <w:rPr>
          <w:lang w:val="en-US"/>
        </w:rPr>
        <w:t>bytes</w:t>
      </w:r>
      <w:r w:rsidRPr="00540C64">
        <w:t xml:space="preserve">). </w:t>
      </w:r>
    </w:p>
    <w:p w14:paraId="48D720E6" w14:textId="7F72882C" w:rsidR="008F2072" w:rsidRDefault="00540C64" w:rsidP="009C7B75">
      <w:pPr>
        <w:pStyle w:val="ListParagraph"/>
        <w:numPr>
          <w:ilvl w:val="0"/>
          <w:numId w:val="9"/>
        </w:numPr>
      </w:pPr>
      <w:r>
        <w:t>Κύκλος αποκωδικοποίησης εντολής/ ανάκτησης καταχωρητή (</w:t>
      </w:r>
      <w:r w:rsidRPr="008F2072">
        <w:rPr>
          <w:lang w:val="en-US"/>
        </w:rPr>
        <w:t>Instruction</w:t>
      </w:r>
      <w:r w:rsidRPr="00540C64">
        <w:t xml:space="preserve"> </w:t>
      </w:r>
      <w:r w:rsidRPr="008F2072">
        <w:rPr>
          <w:lang w:val="en-US"/>
        </w:rPr>
        <w:t>Decode</w:t>
      </w:r>
      <w:r w:rsidRPr="00540C64">
        <w:t xml:space="preserve">/ </w:t>
      </w:r>
      <w:r w:rsidRPr="008F2072">
        <w:rPr>
          <w:lang w:val="en-US"/>
        </w:rPr>
        <w:t>Register</w:t>
      </w:r>
      <w:r w:rsidRPr="00540C64">
        <w:t xml:space="preserve"> </w:t>
      </w:r>
      <w:r w:rsidRPr="008F2072">
        <w:rPr>
          <w:lang w:val="en-US"/>
        </w:rPr>
        <w:t>Fetch</w:t>
      </w:r>
      <w:r w:rsidRPr="00540C64">
        <w:t xml:space="preserve">, </w:t>
      </w:r>
      <w:r w:rsidRPr="008F2072">
        <w:rPr>
          <w:lang w:val="en-US"/>
        </w:rPr>
        <w:t>ID</w:t>
      </w:r>
      <w:r w:rsidRPr="00540C64">
        <w:t xml:space="preserve">): </w:t>
      </w:r>
      <w:r>
        <w:t xml:space="preserve">Αποκωδικοποίηση της εντολής και ανάγνωση των καταχωρητών. Έλεγχος ισότητας καταχωρητών κατά την ανάγνωση τους, ώστε να </w:t>
      </w:r>
      <w:r w:rsidR="001173AD">
        <w:t>αποφασισθεί</w:t>
      </w:r>
      <w:r>
        <w:t xml:space="preserve"> πιθανή διακλάδ</w:t>
      </w:r>
      <w:r w:rsidR="0060199D">
        <w:t>ωση. Εφαρμογή επέκτασης προσήμου</w:t>
      </w:r>
      <w:r>
        <w:t xml:space="preserve"> στο πεδίο σχετικής απόστασης της εντολής, σε περίπτωση που είναι απαραίτητο. Υπολογισμός της διεύθυνσης προορισμού της διακλάδωσης προσθέτοντας την σχετική απόσταση, στην οποία έχει εφαρμοστεί επέκταση προσήμου, στον επαυξημένο </w:t>
      </w:r>
      <w:r w:rsidRPr="008F2072">
        <w:rPr>
          <w:lang w:val="en-US"/>
        </w:rPr>
        <w:t>PC</w:t>
      </w:r>
      <w:r w:rsidRPr="00540C64">
        <w:t xml:space="preserve">. </w:t>
      </w:r>
      <w:r>
        <w:t>Η εκτέλ</w:t>
      </w:r>
      <w:r w:rsidR="00EF3716">
        <w:t>ε</w:t>
      </w:r>
      <w:r>
        <w:t>ση διακλαδώσεων ολοκληρώνεται εδώ.</w:t>
      </w:r>
    </w:p>
    <w:p w14:paraId="0015F79E" w14:textId="6EDD5F48" w:rsidR="008F2072" w:rsidRDefault="00540C64" w:rsidP="009C7B75">
      <w:pPr>
        <w:pStyle w:val="ListParagraph"/>
        <w:numPr>
          <w:ilvl w:val="0"/>
          <w:numId w:val="9"/>
        </w:numPr>
      </w:pPr>
      <w:r>
        <w:t xml:space="preserve">Κύκλος </w:t>
      </w:r>
      <w:r w:rsidR="001C6B87">
        <w:t>εκτέλεσης/ ενεργού διεύθυνσης (</w:t>
      </w:r>
      <w:r w:rsidRPr="008F2072">
        <w:rPr>
          <w:lang w:val="en-US"/>
        </w:rPr>
        <w:t>Execution</w:t>
      </w:r>
      <w:r w:rsidRPr="00540C64">
        <w:t xml:space="preserve">/ </w:t>
      </w:r>
      <w:r w:rsidRPr="008F2072">
        <w:rPr>
          <w:lang w:val="en-US"/>
        </w:rPr>
        <w:t>Effective</w:t>
      </w:r>
      <w:r w:rsidRPr="00540C64">
        <w:t xml:space="preserve"> </w:t>
      </w:r>
      <w:r w:rsidRPr="008F2072">
        <w:rPr>
          <w:lang w:val="en-US"/>
        </w:rPr>
        <w:t>Address</w:t>
      </w:r>
      <w:r w:rsidRPr="00540C64">
        <w:t xml:space="preserve">, </w:t>
      </w:r>
      <w:r w:rsidRPr="008F2072">
        <w:rPr>
          <w:lang w:val="en-US"/>
        </w:rPr>
        <w:t>EX</w:t>
      </w:r>
      <w:r w:rsidRPr="00540C64">
        <w:t xml:space="preserve">): </w:t>
      </w:r>
      <w:r>
        <w:t xml:space="preserve">Η </w:t>
      </w:r>
      <w:r w:rsidRPr="008F2072">
        <w:rPr>
          <w:lang w:val="en-US"/>
        </w:rPr>
        <w:t>ALU</w:t>
      </w:r>
      <w:r w:rsidRPr="00540C64">
        <w:t xml:space="preserve"> </w:t>
      </w:r>
      <w:r>
        <w:t>χρησιμοποιεί τα ορίσματα που έχουν διαβαστεί στον προηγούμενο κύκλο και ανάλογα με τον τύπο της εντολής εκτελεί μία από τις τρείς λειτουργίες.</w:t>
      </w:r>
    </w:p>
    <w:p w14:paraId="65C916A1" w14:textId="77777777" w:rsidR="008F2072" w:rsidRDefault="00540C64" w:rsidP="009C7B75">
      <w:pPr>
        <w:pStyle w:val="ListParagraph"/>
        <w:numPr>
          <w:ilvl w:val="1"/>
          <w:numId w:val="9"/>
        </w:numPr>
      </w:pPr>
      <w:r>
        <w:t xml:space="preserve">Αναφορά μνήμης: Η </w:t>
      </w:r>
      <w:r w:rsidRPr="008F2072">
        <w:rPr>
          <w:lang w:val="en-US"/>
        </w:rPr>
        <w:t>ALU</w:t>
      </w:r>
      <w:r w:rsidRPr="00540C64">
        <w:t xml:space="preserve"> </w:t>
      </w:r>
      <w:r>
        <w:t>προσθέτει τον καταχωρητή βάσης με την σχετική απόσταση, διαμορφώνοντας την ενεργό διεύθυνση.</w:t>
      </w:r>
    </w:p>
    <w:p w14:paraId="6E75FB19" w14:textId="27890E85" w:rsidR="008F2072" w:rsidRDefault="00540C64" w:rsidP="009C7B75">
      <w:pPr>
        <w:pStyle w:val="ListParagraph"/>
        <w:numPr>
          <w:ilvl w:val="1"/>
          <w:numId w:val="9"/>
        </w:numPr>
      </w:pPr>
      <w:r>
        <w:t xml:space="preserve">Εντολή </w:t>
      </w:r>
      <w:r w:rsidRPr="008F2072">
        <w:rPr>
          <w:lang w:val="en-US"/>
        </w:rPr>
        <w:t>ALU</w:t>
      </w:r>
      <w:r w:rsidRPr="00540C64">
        <w:t xml:space="preserve"> </w:t>
      </w:r>
      <w:r>
        <w:t xml:space="preserve">καταχωρητή – καταχωρητή: Η </w:t>
      </w:r>
      <w:r w:rsidRPr="008F2072">
        <w:rPr>
          <w:lang w:val="en-US"/>
        </w:rPr>
        <w:t>ALU</w:t>
      </w:r>
      <w:r w:rsidRPr="00540C64">
        <w:t xml:space="preserve"> </w:t>
      </w:r>
      <w:r>
        <w:t>εκτελεί πράξη, που καθορίζεται από τον κωδικό λειτουργίας (</w:t>
      </w:r>
      <w:r w:rsidRPr="008F2072">
        <w:rPr>
          <w:lang w:val="en-US"/>
        </w:rPr>
        <w:t>opcode</w:t>
      </w:r>
      <w:r w:rsidRPr="00540C64">
        <w:t xml:space="preserve">) </w:t>
      </w:r>
      <w:r>
        <w:t xml:space="preserve">της </w:t>
      </w:r>
      <w:r w:rsidRPr="008F2072">
        <w:rPr>
          <w:lang w:val="en-US"/>
        </w:rPr>
        <w:t>ALU</w:t>
      </w:r>
      <w:r w:rsidRPr="00540C64">
        <w:t xml:space="preserve">, </w:t>
      </w:r>
      <w:r>
        <w:t>χρησιμοποιώντας τις τιμές που έχουν διαβαστεί από το αρχείο καταχωρητών (</w:t>
      </w:r>
      <w:r w:rsidRPr="008F2072">
        <w:rPr>
          <w:lang w:val="en-US"/>
        </w:rPr>
        <w:t>register</w:t>
      </w:r>
      <w:r w:rsidRPr="00540C64">
        <w:t xml:space="preserve"> </w:t>
      </w:r>
      <w:r w:rsidRPr="008F2072">
        <w:rPr>
          <w:lang w:val="en-US"/>
        </w:rPr>
        <w:t>file</w:t>
      </w:r>
      <w:r w:rsidRPr="00540C64">
        <w:t>)</w:t>
      </w:r>
      <w:r>
        <w:t>.</w:t>
      </w:r>
    </w:p>
    <w:p w14:paraId="3F2EE90A" w14:textId="77777777" w:rsidR="0092239E" w:rsidRDefault="00540C64" w:rsidP="009C7B75">
      <w:pPr>
        <w:pStyle w:val="ListParagraph"/>
        <w:numPr>
          <w:ilvl w:val="1"/>
          <w:numId w:val="9"/>
        </w:numPr>
      </w:pPr>
      <w:r>
        <w:t xml:space="preserve">Εντολή </w:t>
      </w:r>
      <w:r w:rsidRPr="008F2072">
        <w:rPr>
          <w:lang w:val="en-US"/>
        </w:rPr>
        <w:t>ALU</w:t>
      </w:r>
      <w:r>
        <w:t xml:space="preserve"> καταχωρητή –</w:t>
      </w:r>
      <w:r w:rsidRPr="00540C64">
        <w:t xml:space="preserve"> </w:t>
      </w:r>
      <w:r>
        <w:t xml:space="preserve">άμεσου ορίσματος: Η </w:t>
      </w:r>
      <w:r w:rsidRPr="008F2072">
        <w:rPr>
          <w:lang w:val="en-US"/>
        </w:rPr>
        <w:t>ALU</w:t>
      </w:r>
      <w:r w:rsidRPr="00540C64">
        <w:t xml:space="preserve"> </w:t>
      </w:r>
      <w:r>
        <w:t>εκτελεί την πράξη, που καθορίζεται από τον κωδικό λει</w:t>
      </w:r>
      <w:r w:rsidR="00EF3716">
        <w:t>τ</w:t>
      </w:r>
      <w:r>
        <w:t xml:space="preserve">ουργίας </w:t>
      </w:r>
      <w:r w:rsidRPr="00540C64">
        <w:t>(</w:t>
      </w:r>
      <w:r w:rsidRPr="008F2072">
        <w:rPr>
          <w:lang w:val="en-US"/>
        </w:rPr>
        <w:t>opcode</w:t>
      </w:r>
      <w:r w:rsidRPr="00540C64">
        <w:t xml:space="preserve">) </w:t>
      </w:r>
      <w:r>
        <w:t xml:space="preserve">της </w:t>
      </w:r>
      <w:r w:rsidRPr="008F2072">
        <w:rPr>
          <w:lang w:val="en-US"/>
        </w:rPr>
        <w:t>ALU</w:t>
      </w:r>
      <w:r w:rsidRPr="00540C64">
        <w:t xml:space="preserve">, </w:t>
      </w:r>
      <w:r>
        <w:t>χρησιμοποιώ</w:t>
      </w:r>
      <w:r w:rsidR="00EF3716">
        <w:t>ντας την πρώτη τιμή που έχει διαβά</w:t>
      </w:r>
      <w:r>
        <w:t xml:space="preserve">σει από το αρχείο των καταχωρητών και το άμεσο όρισμα, στο οποίο έχει εφαρμοστεί επέκταση προσήμου. Η εκτέλεση εντολών </w:t>
      </w:r>
      <w:r w:rsidRPr="008F2072">
        <w:rPr>
          <w:lang w:val="en-US"/>
        </w:rPr>
        <w:t>ALU</w:t>
      </w:r>
      <w:r w:rsidRPr="00641B97">
        <w:t xml:space="preserve"> </w:t>
      </w:r>
      <w:r>
        <w:t>μπορεί να ολοκληρωθεί εδώ.</w:t>
      </w:r>
    </w:p>
    <w:p w14:paraId="05AF0153" w14:textId="7B15DA64" w:rsidR="0092239E" w:rsidRDefault="00540C64" w:rsidP="009C7B75">
      <w:pPr>
        <w:pStyle w:val="ListParagraph"/>
        <w:numPr>
          <w:ilvl w:val="0"/>
          <w:numId w:val="9"/>
        </w:numPr>
      </w:pPr>
      <w:r>
        <w:t>Προσπέλαση μνήμης (</w:t>
      </w:r>
      <w:r w:rsidRPr="0092239E">
        <w:rPr>
          <w:lang w:val="en-US"/>
        </w:rPr>
        <w:t>Memory</w:t>
      </w:r>
      <w:r w:rsidRPr="00540C64">
        <w:t xml:space="preserve"> </w:t>
      </w:r>
      <w:r w:rsidRPr="0092239E">
        <w:rPr>
          <w:lang w:val="en-US"/>
        </w:rPr>
        <w:t>Access</w:t>
      </w:r>
      <w:r w:rsidRPr="00540C64">
        <w:t xml:space="preserve">, </w:t>
      </w:r>
      <w:r w:rsidRPr="0092239E">
        <w:rPr>
          <w:lang w:val="en-US"/>
        </w:rPr>
        <w:t>MEM</w:t>
      </w:r>
      <w:r w:rsidRPr="00540C64">
        <w:t xml:space="preserve">): </w:t>
      </w:r>
      <w:r>
        <w:t>Αν η εντολή είναι φόρτωση, τότε η μνήμη προβαίνει σε ανάγνωση δεδομένων χρησιμοποιώντας την ενεργό διεύθυνση που έχει υπολογιστεί στον προηγούμενο κύκλο. Αν η ε</w:t>
      </w:r>
      <w:r w:rsidR="00D8329C">
        <w:t>ντολή είναι αποθήκευση, τότε η</w:t>
      </w:r>
      <w:r>
        <w:t xml:space="preserve"> μνήμη εγγράφει τα δεδομένα που έχουν διαβαστεί από τον δεύτερο καταχωρητή, του</w:t>
      </w:r>
      <w:r w:rsidRPr="00540C64">
        <w:t xml:space="preserve"> </w:t>
      </w:r>
      <w:r>
        <w:t>αρχείου καταχωρητών, χρησιμοποιώντας την ενεργό διεύθυνση.</w:t>
      </w:r>
      <w:r w:rsidR="0092239E" w:rsidRPr="0092239E">
        <w:t xml:space="preserve"> </w:t>
      </w:r>
      <w:r>
        <w:t>Η εκτέλ</w:t>
      </w:r>
      <w:r w:rsidR="00EF3716">
        <w:t>ε</w:t>
      </w:r>
      <w:r>
        <w:t xml:space="preserve">ση εγγραφών </w:t>
      </w:r>
      <w:r w:rsidRPr="0092239E">
        <w:rPr>
          <w:lang w:val="en-US"/>
        </w:rPr>
        <w:t>store</w:t>
      </w:r>
      <w:r w:rsidRPr="00540C64">
        <w:t xml:space="preserve"> </w:t>
      </w:r>
      <w:r>
        <w:t>ολοκληρώνεται εδώ.</w:t>
      </w:r>
    </w:p>
    <w:p w14:paraId="25D274B7" w14:textId="77777777" w:rsidR="0092239E" w:rsidRDefault="00540C64" w:rsidP="009C7B75">
      <w:pPr>
        <w:pStyle w:val="ListParagraph"/>
        <w:numPr>
          <w:ilvl w:val="0"/>
          <w:numId w:val="9"/>
        </w:numPr>
      </w:pPr>
      <w:r>
        <w:t>Κύκλος επανεγγραφής (</w:t>
      </w:r>
      <w:r w:rsidRPr="0092239E">
        <w:rPr>
          <w:lang w:val="en-US"/>
        </w:rPr>
        <w:t>Write</w:t>
      </w:r>
      <w:r w:rsidRPr="00540C64">
        <w:t xml:space="preserve"> </w:t>
      </w:r>
      <w:r w:rsidRPr="0092239E">
        <w:rPr>
          <w:lang w:val="en-US"/>
        </w:rPr>
        <w:t>back</w:t>
      </w:r>
      <w:r w:rsidRPr="00540C64">
        <w:t xml:space="preserve">, </w:t>
      </w:r>
      <w:r w:rsidRPr="0092239E">
        <w:rPr>
          <w:lang w:val="en-US"/>
        </w:rPr>
        <w:t>WB</w:t>
      </w:r>
      <w:r w:rsidRPr="00540C64">
        <w:t xml:space="preserve">): </w:t>
      </w:r>
    </w:p>
    <w:p w14:paraId="15D466BA" w14:textId="77777777" w:rsidR="00540C64" w:rsidRPr="00540C64" w:rsidRDefault="00540C64" w:rsidP="009C7B75">
      <w:pPr>
        <w:pStyle w:val="ListParagraph"/>
        <w:numPr>
          <w:ilvl w:val="1"/>
          <w:numId w:val="9"/>
        </w:numPr>
      </w:pPr>
      <w:r>
        <w:t xml:space="preserve">Εντολή </w:t>
      </w:r>
      <w:r w:rsidRPr="0092239E">
        <w:rPr>
          <w:lang w:val="en-US"/>
        </w:rPr>
        <w:t>ALU</w:t>
      </w:r>
      <w:r w:rsidRPr="00540C64">
        <w:t xml:space="preserve"> </w:t>
      </w:r>
      <w:r>
        <w:t xml:space="preserve">καταχωρητή- καταχωρητή ή εντολή φόρτωσης : Εγγραφή αποτελέσματος στο αρχείο καταχωρητών, είτε από την μνήμη (περίπτωση φόρτωσης) είτε από την </w:t>
      </w:r>
      <w:r w:rsidRPr="0092239E">
        <w:rPr>
          <w:lang w:val="en-US"/>
        </w:rPr>
        <w:t>ALU</w:t>
      </w:r>
      <w:r w:rsidRPr="00540C64">
        <w:t xml:space="preserve"> </w:t>
      </w:r>
      <w:r>
        <w:t xml:space="preserve">(περίπτωση εντολής </w:t>
      </w:r>
      <w:r w:rsidRPr="0092239E">
        <w:rPr>
          <w:lang w:val="en-US"/>
        </w:rPr>
        <w:t>ALU</w:t>
      </w:r>
      <w:r>
        <w:t>)</w:t>
      </w:r>
    </w:p>
    <w:p w14:paraId="1075A3AC" w14:textId="121E6DDD" w:rsidR="00666277" w:rsidRPr="00071205" w:rsidRDefault="00A044FB" w:rsidP="00D64429">
      <w:pPr>
        <w:pStyle w:val="Heading2"/>
      </w:pPr>
      <w:bookmarkStart w:id="30" w:name="_Toc423617323"/>
      <w:r>
        <w:lastRenderedPageBreak/>
        <w:t>Δ</w:t>
      </w:r>
      <w:r w:rsidR="000464FC">
        <w:t>ιοχέτευση</w:t>
      </w:r>
      <w:r>
        <w:t xml:space="preserve"> πέντε σταδίων του επεξεργαστή </w:t>
      </w:r>
      <w:r>
        <w:rPr>
          <w:lang w:val="en-US"/>
        </w:rPr>
        <w:t>MIPS</w:t>
      </w:r>
      <w:bookmarkEnd w:id="30"/>
    </w:p>
    <w:p w14:paraId="0C14B682" w14:textId="3D9A1F89" w:rsidR="004F5888" w:rsidRDefault="00EF3716" w:rsidP="006837DB">
      <w:r>
        <w:t>Στη υλοποίηση που περιγράψαμε</w:t>
      </w:r>
      <w:r w:rsidR="004F5888">
        <w:t xml:space="preserve"> παραπάνω μπορεί να εφαρμοστεί </w:t>
      </w:r>
      <w:r w:rsidR="00E04E8B">
        <w:t>διοχέτευση</w:t>
      </w:r>
      <w:r w:rsidR="004F5888">
        <w:t xml:space="preserve"> σχεδόν χωρίς καμία αλλαγή, ξεκινώντας μια νέα εντολή σε κάθε κύκλο ρολογιού. Κάθε κύκλος ρολογιού γίνεται στάδιο </w:t>
      </w:r>
      <w:r w:rsidR="00DC3973">
        <w:t>διοχέτευσης</w:t>
      </w:r>
      <w:r w:rsidR="004F5888">
        <w:t>. Παρόλο που κάθε εντολή χρειάζεται πέντε κύκλους ρολογιού για να ολοκληρωθεί, το υλικ</w:t>
      </w:r>
      <w:r>
        <w:t>ό θα εκκινεί μια νέα εντολή κατά</w:t>
      </w:r>
      <w:r w:rsidR="004F5888">
        <w:t xml:space="preserve"> τη διάρκεια ενός κύκλου ρολογιού και θα εκτελεί ένα τμήμα των πέντε διαφορετικών εντολών.</w:t>
      </w:r>
    </w:p>
    <w:p w14:paraId="7506196C" w14:textId="77777777" w:rsidR="00157D75" w:rsidRDefault="004F5888" w:rsidP="00157D75">
      <w:pPr>
        <w:pStyle w:val="NormalWeb"/>
        <w:keepNext/>
        <w:spacing w:after="0"/>
      </w:pPr>
      <w:r w:rsidRPr="004F5888">
        <w:rPr>
          <w:noProof/>
        </w:rPr>
        <w:drawing>
          <wp:inline distT="0" distB="0" distL="0" distR="0" wp14:anchorId="1EECE8F8" wp14:editId="01B228DF">
            <wp:extent cx="5278755" cy="1260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8755" cy="1260050"/>
                    </a:xfrm>
                    <a:prstGeom prst="rect">
                      <a:avLst/>
                    </a:prstGeom>
                    <a:noFill/>
                    <a:ln>
                      <a:noFill/>
                    </a:ln>
                  </pic:spPr>
                </pic:pic>
              </a:graphicData>
            </a:graphic>
          </wp:inline>
        </w:drawing>
      </w:r>
    </w:p>
    <w:p w14:paraId="13A60F6A" w14:textId="34ED3B20" w:rsidR="004F5888" w:rsidRDefault="00157D75" w:rsidP="00157D75">
      <w:pPr>
        <w:pStyle w:val="Caption"/>
        <w:jc w:val="center"/>
      </w:pPr>
      <w:bookmarkStart w:id="31" w:name="_Toc423611546"/>
      <w:r>
        <w:t xml:space="preserve">Σχήμα </w:t>
      </w:r>
      <w:r w:rsidR="00222D7E">
        <w:fldChar w:fldCharType="begin"/>
      </w:r>
      <w:r w:rsidR="00222D7E">
        <w:instrText xml:space="preserve"> STYLEREF 1 \s </w:instrText>
      </w:r>
      <w:r w:rsidR="00222D7E">
        <w:fldChar w:fldCharType="separate"/>
      </w:r>
      <w:r w:rsidR="00855081">
        <w:rPr>
          <w:noProof/>
        </w:rPr>
        <w:t>2</w:t>
      </w:r>
      <w:r w:rsidR="00222D7E">
        <w:rPr>
          <w:noProof/>
        </w:rPr>
        <w:fldChar w:fldCharType="end"/>
      </w:r>
      <w:r w:rsidR="00855081">
        <w:t>.</w:t>
      </w:r>
      <w:r w:rsidR="00222D7E">
        <w:fldChar w:fldCharType="begin"/>
      </w:r>
      <w:r w:rsidR="00222D7E">
        <w:instrText xml:space="preserve"> SEQ Σχήμα \* ARABIC \s 1 </w:instrText>
      </w:r>
      <w:r w:rsidR="00222D7E">
        <w:fldChar w:fldCharType="separate"/>
      </w:r>
      <w:r w:rsidR="00855081">
        <w:rPr>
          <w:noProof/>
        </w:rPr>
        <w:t>2</w:t>
      </w:r>
      <w:r w:rsidR="00222D7E">
        <w:rPr>
          <w:noProof/>
        </w:rPr>
        <w:fldChar w:fldCharType="end"/>
      </w:r>
      <w:r>
        <w:t xml:space="preserve"> Απλή διοχέτευση </w:t>
      </w:r>
      <w:r>
        <w:rPr>
          <w:lang w:val="en-US"/>
        </w:rPr>
        <w:t>RISC</w:t>
      </w:r>
      <w:bookmarkEnd w:id="31"/>
    </w:p>
    <w:p w14:paraId="64AA02D6" w14:textId="77777777" w:rsidR="004F5888" w:rsidRDefault="004F5888" w:rsidP="006837DB">
      <w:r>
        <w:t xml:space="preserve">Αρχικά πρέπει να προσδιορίσουμε τι συμβαίνει σε κάθε κύκλο ρολογιού και να εξασφαλίσουμε ότι δύο διαφορετικές λειτουργίες χρησιμοποιώντας τον ίδιο πόρο της διαδρομής δεδομένων στον ίδιο κύκλο ρολογιού. Για παράδειγμα δεν μπορούμε να ζητήσουμε από μια </w:t>
      </w:r>
      <w:r>
        <w:rPr>
          <w:lang w:val="en-US"/>
        </w:rPr>
        <w:t>ALU</w:t>
      </w:r>
      <w:r w:rsidRPr="004F5888">
        <w:t xml:space="preserve"> </w:t>
      </w:r>
      <w:r>
        <w:t xml:space="preserve">να υπολογίσει μια διεύθυνση και ταυτόχρονα να εκτελέσει μία αφαίρεση. Οπότε, πρέπει να εξασφαλίσουμε ότι δεν θα έχουμε τέτοιες συγκρούσεις. </w:t>
      </w:r>
    </w:p>
    <w:p w14:paraId="3A92EED1" w14:textId="77777777" w:rsidR="005A0C42" w:rsidRDefault="004F5888" w:rsidP="005A0C42">
      <w:pPr>
        <w:keepNext/>
      </w:pPr>
      <w:r w:rsidRPr="004F5888">
        <w:rPr>
          <w:noProof/>
          <w:lang w:eastAsia="el-GR"/>
        </w:rPr>
        <w:drawing>
          <wp:inline distT="0" distB="0" distL="0" distR="0" wp14:anchorId="2AD69E06" wp14:editId="067909B4">
            <wp:extent cx="5278755" cy="35405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8755" cy="3540531"/>
                    </a:xfrm>
                    <a:prstGeom prst="rect">
                      <a:avLst/>
                    </a:prstGeom>
                    <a:noFill/>
                    <a:ln>
                      <a:noFill/>
                    </a:ln>
                  </pic:spPr>
                </pic:pic>
              </a:graphicData>
            </a:graphic>
          </wp:inline>
        </w:drawing>
      </w:r>
    </w:p>
    <w:p w14:paraId="693BC7D2" w14:textId="65B339F4" w:rsidR="00E0450E" w:rsidRDefault="005A0C42" w:rsidP="005A0C42">
      <w:pPr>
        <w:pStyle w:val="Caption"/>
        <w:jc w:val="center"/>
      </w:pPr>
      <w:bookmarkStart w:id="32" w:name="_Toc423611547"/>
      <w:r>
        <w:t xml:space="preserve">Σχήμα </w:t>
      </w:r>
      <w:r w:rsidR="00222D7E">
        <w:fldChar w:fldCharType="begin"/>
      </w:r>
      <w:r w:rsidR="00222D7E">
        <w:instrText xml:space="preserve"> STYLEREF 1 \s </w:instrText>
      </w:r>
      <w:r w:rsidR="00222D7E">
        <w:fldChar w:fldCharType="separate"/>
      </w:r>
      <w:r w:rsidR="00855081">
        <w:rPr>
          <w:noProof/>
        </w:rPr>
        <w:t>2</w:t>
      </w:r>
      <w:r w:rsidR="00222D7E">
        <w:rPr>
          <w:noProof/>
        </w:rPr>
        <w:fldChar w:fldCharType="end"/>
      </w:r>
      <w:r w:rsidR="00855081">
        <w:t>.</w:t>
      </w:r>
      <w:r w:rsidR="00222D7E">
        <w:fldChar w:fldCharType="begin"/>
      </w:r>
      <w:r w:rsidR="00222D7E">
        <w:instrText xml:space="preserve"> SEQ Σχήμα \* ARABIC \s 1 </w:instrText>
      </w:r>
      <w:r w:rsidR="00222D7E">
        <w:fldChar w:fldCharType="separate"/>
      </w:r>
      <w:r w:rsidR="00855081">
        <w:rPr>
          <w:noProof/>
        </w:rPr>
        <w:t>3</w:t>
      </w:r>
      <w:r w:rsidR="00222D7E">
        <w:rPr>
          <w:noProof/>
        </w:rPr>
        <w:fldChar w:fldCharType="end"/>
      </w:r>
      <w:r w:rsidRPr="00227F27">
        <w:t xml:space="preserve"> </w:t>
      </w:r>
      <w:r>
        <w:t>Επικάλυψη τμημάτων της διαδρομής δεδομένων</w:t>
      </w:r>
      <w:bookmarkEnd w:id="32"/>
    </w:p>
    <w:p w14:paraId="4DC697E5" w14:textId="77777777" w:rsidR="004F5888" w:rsidRDefault="004F5888" w:rsidP="006837DB">
      <w:r>
        <w:lastRenderedPageBreak/>
        <w:t>Όπως γίνεται αντιληπτό λειτουργικές μονάδες χρησιμοποιούνται σε διαφορετικούς κύκλους με αποτέλ</w:t>
      </w:r>
      <w:r w:rsidR="00EF3716">
        <w:t>ε</w:t>
      </w:r>
      <w:r>
        <w:t>σμα να συμβαίνουν λίγες συγκρούσεις. Αυτό οφείλεται σε κάποιες διαφορές από την απλή υλοποίηση.</w:t>
      </w:r>
    </w:p>
    <w:p w14:paraId="56BE0C2C" w14:textId="7BAF6377" w:rsidR="004F5888" w:rsidRDefault="004F5888" w:rsidP="006837DB">
      <w:r>
        <w:t xml:space="preserve">Πρώτον, χρήση διαφορετικής μνήμης για τις εντολές και για τα δεδομένα, το οποίο υλοποιείται με την χρήση </w:t>
      </w:r>
      <w:r w:rsidR="003D28B1">
        <w:t xml:space="preserve">ξεχωριστών </w:t>
      </w:r>
      <w:r>
        <w:t>κρυφών μνημών.</w:t>
      </w:r>
    </w:p>
    <w:p w14:paraId="53E5E7F9" w14:textId="6029AD94" w:rsidR="004F5888" w:rsidRDefault="00D60675" w:rsidP="006837DB">
      <w:r>
        <w:t xml:space="preserve">Δεύτερον, το αρχείο </w:t>
      </w:r>
      <w:r w:rsidR="004F5888">
        <w:t xml:space="preserve">καταχωρητών χρησιμοποιείται σε δύο στάδια. Μία φορά για ανάγνωση κατά το στάδιο </w:t>
      </w:r>
      <w:r w:rsidR="004F5888">
        <w:rPr>
          <w:lang w:val="en-US"/>
        </w:rPr>
        <w:t>ID</w:t>
      </w:r>
      <w:r w:rsidR="004F5888" w:rsidRPr="004F5888">
        <w:t xml:space="preserve"> </w:t>
      </w:r>
      <w:r w:rsidR="004F5888">
        <w:t xml:space="preserve">και μία φορά για εγγραφή κατά το στάδιο </w:t>
      </w:r>
      <w:r w:rsidR="004F5888">
        <w:rPr>
          <w:lang w:val="en-US"/>
        </w:rPr>
        <w:t>WB</w:t>
      </w:r>
      <w:r w:rsidR="004F5888" w:rsidRPr="004F5888">
        <w:t xml:space="preserve">. </w:t>
      </w:r>
      <w:r w:rsidR="004F5888">
        <w:t>Άρα χρειάζεται να γίνονται τρεις προσπελάσεις, εκτελώντας δύο λειτουργίες ανάγνωσης και μία λειτουργία εγγραφής σε κάθε κύκλο ρολογιού. Σε περίπτωση που θέλουμε να χειριστούμε λειτουργίες ανάγνωσης και εγγραφής στον ίδιο καταχωρητή, εκτελούμε την εγγραφή του καταχωρητή στον πρώτο μισό του κύκλου ρολογιού και την ανάγνωση στο δεύτερο μισό.</w:t>
      </w:r>
    </w:p>
    <w:p w14:paraId="36011C31" w14:textId="77777777" w:rsidR="004F5888" w:rsidRPr="004F5888" w:rsidRDefault="004F5888" w:rsidP="006837DB">
      <w:r>
        <w:t xml:space="preserve">Τρίτον, για να ξεκινά μια εντολή σε κάθε κύκλο ρολογιού, πρέπει να αυξάνουμε και να αποθηκεύουμε τον μετρητή προγράμματος </w:t>
      </w:r>
      <w:r w:rsidRPr="004F5888">
        <w:t>(</w:t>
      </w:r>
      <w:r>
        <w:rPr>
          <w:lang w:val="en-US"/>
        </w:rPr>
        <w:t>PC</w:t>
      </w:r>
      <w:r w:rsidRPr="004F5888">
        <w:t xml:space="preserve">) </w:t>
      </w:r>
      <w:r>
        <w:t xml:space="preserve">και αυτό πρέπει να γίνει κατά την διάρκεια του </w:t>
      </w:r>
      <w:r>
        <w:rPr>
          <w:lang w:val="en-US"/>
        </w:rPr>
        <w:t>IF</w:t>
      </w:r>
      <w:r w:rsidRPr="004F5888">
        <w:t xml:space="preserve"> </w:t>
      </w:r>
      <w:r>
        <w:t xml:space="preserve">σταδίου για την προετοιμασία της επόμενης εντολής. Επίσης στο στάδιο </w:t>
      </w:r>
      <w:r>
        <w:rPr>
          <w:lang w:val="en-US"/>
        </w:rPr>
        <w:t>ID</w:t>
      </w:r>
      <w:r w:rsidRPr="004F5888">
        <w:t xml:space="preserve"> </w:t>
      </w:r>
      <w:r>
        <w:t>όπως αναφέραμε νωρίτερα γίνεται ο υπολογισμός ενδεχόμενου προορισμού διακλάδωσης, γι</w:t>
      </w:r>
      <w:r w:rsidR="00EF3716">
        <w:t>’</w:t>
      </w:r>
      <w:r>
        <w:t xml:space="preserve"> αυτό τον σκοπό διαθέτουμε έναν αθροιστή (</w:t>
      </w:r>
      <w:r>
        <w:rPr>
          <w:lang w:val="en-US"/>
        </w:rPr>
        <w:t>adder</w:t>
      </w:r>
      <w:r w:rsidRPr="004F5888">
        <w:t>).</w:t>
      </w:r>
    </w:p>
    <w:p w14:paraId="63A34A62" w14:textId="1171EEAC" w:rsidR="004F5888" w:rsidRDefault="004F5888" w:rsidP="006837DB">
      <w:r>
        <w:t>Επίσης πρέπει να διασφ</w:t>
      </w:r>
      <w:r w:rsidR="00EF3716">
        <w:t>αλίσουμε ότι οι εντολές που ανή</w:t>
      </w:r>
      <w:r>
        <w:t xml:space="preserve">κουν σε διαφορετικά στάδια της </w:t>
      </w:r>
      <w:r w:rsidR="00E04E8B">
        <w:t>διοχέτευσης</w:t>
      </w:r>
      <w:r>
        <w:t xml:space="preserve"> δ</w:t>
      </w:r>
      <w:r w:rsidR="00EF3716">
        <w:t>εν επηρεάζουν η μία την άλλη. Αυτό</w:t>
      </w:r>
      <w:r>
        <w:t xml:space="preserve"> επιτυγχάνεται με τη χρήση καταχωρητών </w:t>
      </w:r>
      <w:r w:rsidR="00E04E8B">
        <w:t>διοχέτευσης</w:t>
      </w:r>
      <w:r>
        <w:t xml:space="preserve"> (</w:t>
      </w:r>
      <w:r>
        <w:rPr>
          <w:lang w:val="en-US"/>
        </w:rPr>
        <w:t>pipeline</w:t>
      </w:r>
      <w:r w:rsidRPr="004F5888">
        <w:t xml:space="preserve"> </w:t>
      </w:r>
      <w:r>
        <w:rPr>
          <w:lang w:val="en-US"/>
        </w:rPr>
        <w:t>registers</w:t>
      </w:r>
      <w:r w:rsidRPr="004F5888">
        <w:t xml:space="preserve">) , </w:t>
      </w:r>
      <w:r>
        <w:t xml:space="preserve">ανάμεσα στα διαδοχικά στάδια </w:t>
      </w:r>
      <w:r w:rsidR="00E04E8B">
        <w:t>διοχέτευσης</w:t>
      </w:r>
      <w:r>
        <w:t xml:space="preserve">, ώστε στο τέλος κάθε κύκλου ρολογιού, τα αποτελέσματα του αντίστοιχου σταδίου να αποθηκεύονται σε </w:t>
      </w:r>
      <w:r w:rsidR="00EF3716">
        <w:t>καταχωρητή ο οποίος χρησιμοποιεί</w:t>
      </w:r>
      <w:r>
        <w:t>ται σαν είσοδος για το επόμενο στάδιο του επόμενου κύκλου.</w:t>
      </w:r>
    </w:p>
    <w:p w14:paraId="339154EC" w14:textId="77777777" w:rsidR="00227F27" w:rsidRDefault="004F5888" w:rsidP="00227F27">
      <w:pPr>
        <w:pStyle w:val="NormalWeb"/>
        <w:keepNext/>
        <w:spacing w:after="0"/>
      </w:pPr>
      <w:r w:rsidRPr="004F5888">
        <w:rPr>
          <w:noProof/>
        </w:rPr>
        <w:lastRenderedPageBreak/>
        <w:drawing>
          <wp:inline distT="0" distB="0" distL="0" distR="0" wp14:anchorId="6C75E760" wp14:editId="023A356E">
            <wp:extent cx="5019675" cy="4238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9675" cy="4238625"/>
                    </a:xfrm>
                    <a:prstGeom prst="rect">
                      <a:avLst/>
                    </a:prstGeom>
                    <a:noFill/>
                    <a:ln>
                      <a:noFill/>
                    </a:ln>
                  </pic:spPr>
                </pic:pic>
              </a:graphicData>
            </a:graphic>
          </wp:inline>
        </w:drawing>
      </w:r>
    </w:p>
    <w:p w14:paraId="0A696F7E" w14:textId="559F02C4" w:rsidR="00262FCF" w:rsidRDefault="00227F27" w:rsidP="00227F27">
      <w:pPr>
        <w:pStyle w:val="Caption"/>
        <w:jc w:val="center"/>
      </w:pPr>
      <w:bookmarkStart w:id="33" w:name="_Toc423611548"/>
      <w:r>
        <w:t xml:space="preserve">Σχήμα </w:t>
      </w:r>
      <w:r w:rsidR="00222D7E">
        <w:fldChar w:fldCharType="begin"/>
      </w:r>
      <w:r w:rsidR="00222D7E">
        <w:instrText xml:space="preserve"> STYLEREF 1 \s </w:instrText>
      </w:r>
      <w:r w:rsidR="00222D7E">
        <w:fldChar w:fldCharType="separate"/>
      </w:r>
      <w:r w:rsidR="00855081">
        <w:rPr>
          <w:noProof/>
        </w:rPr>
        <w:t>2</w:t>
      </w:r>
      <w:r w:rsidR="00222D7E">
        <w:rPr>
          <w:noProof/>
        </w:rPr>
        <w:fldChar w:fldCharType="end"/>
      </w:r>
      <w:r w:rsidR="00855081">
        <w:t>.</w:t>
      </w:r>
      <w:r w:rsidR="00222D7E">
        <w:fldChar w:fldCharType="begin"/>
      </w:r>
      <w:r w:rsidR="00222D7E">
        <w:instrText xml:space="preserve"> SEQ Σχήμα \* ARABIC \s 1 </w:instrText>
      </w:r>
      <w:r w:rsidR="00222D7E">
        <w:fldChar w:fldCharType="separate"/>
      </w:r>
      <w:r w:rsidR="00855081">
        <w:rPr>
          <w:noProof/>
        </w:rPr>
        <w:t>4</w:t>
      </w:r>
      <w:r w:rsidR="00222D7E">
        <w:rPr>
          <w:noProof/>
        </w:rPr>
        <w:fldChar w:fldCharType="end"/>
      </w:r>
      <w:r>
        <w:t xml:space="preserve"> Καταχωρητές διοχέτευσης ανάμεσα στα διαδοχικά στάδια διοχέτευσης</w:t>
      </w:r>
      <w:bookmarkEnd w:id="33"/>
    </w:p>
    <w:p w14:paraId="7815ABB0" w14:textId="14A467B3" w:rsidR="004F5888" w:rsidRPr="004F5888" w:rsidRDefault="00FA16E1" w:rsidP="004F5888">
      <w:r>
        <w:t xml:space="preserve">Στην υλοποίηση επεξεργαστών με </w:t>
      </w:r>
      <w:r w:rsidR="00E04E8B">
        <w:t>διοχέτευση</w:t>
      </w:r>
      <w:r>
        <w:t xml:space="preserve"> </w:t>
      </w:r>
      <w:r w:rsidR="0056502F">
        <w:t xml:space="preserve">οι καταχωρητές διοχέτευσης </w:t>
      </w:r>
      <w:r>
        <w:t xml:space="preserve">παίζουν σημαντικό ρόλο στην μεταφορά αποτελεσμάτων από ένα στάδιο σε κάποιο άλλο. Για παράδειγμα στο στάδιο </w:t>
      </w:r>
      <w:r>
        <w:rPr>
          <w:lang w:val="en-US"/>
        </w:rPr>
        <w:t>ID</w:t>
      </w:r>
      <w:r w:rsidRPr="00FA16E1">
        <w:t xml:space="preserve"> </w:t>
      </w:r>
      <w:r>
        <w:t xml:space="preserve">διαβάζεται η τιμή του καταχωρητή που πρέπει να αποθηκευτεί κατά τη διάρκεια μιας εντολής αποθήκευσης, αλλά δεν χρησιμοποιείται πριν το στάδιο </w:t>
      </w:r>
      <w:r>
        <w:rPr>
          <w:lang w:val="en-US"/>
        </w:rPr>
        <w:t>MEM</w:t>
      </w:r>
      <w:r w:rsidRPr="00FA16E1">
        <w:t xml:space="preserve">. </w:t>
      </w:r>
      <w:r>
        <w:t xml:space="preserve">Τότε γίνεται μεταφορά διαμέσου δύο καταχωρητών </w:t>
      </w:r>
      <w:r w:rsidR="00E04E8B">
        <w:t>διοχέτευσης</w:t>
      </w:r>
      <w:r>
        <w:t xml:space="preserve"> μέχρι να φτάσει στην μνήμη δεδομένων κατά τη διάρκεια του σταδίου </w:t>
      </w:r>
      <w:r>
        <w:rPr>
          <w:lang w:val="en-US"/>
        </w:rPr>
        <w:t>MEM</w:t>
      </w:r>
      <w:r w:rsidRPr="00FA16E1">
        <w:t xml:space="preserve">. </w:t>
      </w:r>
      <w:r>
        <w:t xml:space="preserve">Ομοίως το αποτέλεσμα μιας εντολής </w:t>
      </w:r>
      <w:r>
        <w:rPr>
          <w:lang w:val="en-US"/>
        </w:rPr>
        <w:t>ALU</w:t>
      </w:r>
      <w:r w:rsidRPr="00FA16E1">
        <w:t xml:space="preserve"> </w:t>
      </w:r>
      <w:r>
        <w:t xml:space="preserve">υπολογίζεται στο στάδιο </w:t>
      </w:r>
      <w:r>
        <w:rPr>
          <w:lang w:val="en-US"/>
        </w:rPr>
        <w:t>EX</w:t>
      </w:r>
      <w:r w:rsidRPr="00FA16E1">
        <w:t xml:space="preserve">, </w:t>
      </w:r>
      <w:r>
        <w:t xml:space="preserve">αλλά δεν αποθηκεύεται πριν το στάδιο </w:t>
      </w:r>
      <w:r>
        <w:rPr>
          <w:lang w:val="en-US"/>
        </w:rPr>
        <w:t>WB</w:t>
      </w:r>
      <w:r w:rsidRPr="00FA16E1">
        <w:t xml:space="preserve">. </w:t>
      </w:r>
      <w:r>
        <w:t>Θ</w:t>
      </w:r>
      <w:r w:rsidR="006622B9">
        <w:t>α</w:t>
      </w:r>
      <w:r>
        <w:t xml:space="preserve"> φτάσει στο στάδιο αυτό μέσω δύο καταχωρητών </w:t>
      </w:r>
      <w:r w:rsidR="00E04E8B">
        <w:t>διοχέτευσης</w:t>
      </w:r>
      <w:r>
        <w:t xml:space="preserve">. Στους καταχωρητές έχουμε δώσει ονομασίες σύμφωνα με τα στάδια </w:t>
      </w:r>
      <w:r w:rsidR="00E04E8B">
        <w:t>διοχέτευσης</w:t>
      </w:r>
      <w:r>
        <w:t xml:space="preserve"> που είναι συνδεδεμένοι, δηλαδή </w:t>
      </w:r>
      <w:r>
        <w:rPr>
          <w:lang w:val="en-US"/>
        </w:rPr>
        <w:t>IF</w:t>
      </w:r>
      <w:r w:rsidRPr="00FA16E1">
        <w:t>/</w:t>
      </w:r>
      <w:r>
        <w:rPr>
          <w:lang w:val="en-US"/>
        </w:rPr>
        <w:t>ID</w:t>
      </w:r>
      <w:r w:rsidRPr="00FA16E1">
        <w:t xml:space="preserve">, </w:t>
      </w:r>
      <w:r>
        <w:rPr>
          <w:lang w:val="en-US"/>
        </w:rPr>
        <w:t>ID</w:t>
      </w:r>
      <w:r w:rsidRPr="00FA16E1">
        <w:t>/</w:t>
      </w:r>
      <w:r>
        <w:rPr>
          <w:lang w:val="en-US"/>
        </w:rPr>
        <w:t>EX</w:t>
      </w:r>
      <w:r w:rsidRPr="00FA16E1">
        <w:t xml:space="preserve">, </w:t>
      </w:r>
      <w:r>
        <w:rPr>
          <w:lang w:val="en-US"/>
        </w:rPr>
        <w:t>EX</w:t>
      </w:r>
      <w:r w:rsidRPr="00FA16E1">
        <w:t>/</w:t>
      </w:r>
      <w:r>
        <w:rPr>
          <w:lang w:val="en-US"/>
        </w:rPr>
        <w:t>MEM</w:t>
      </w:r>
      <w:r w:rsidRPr="00FA16E1">
        <w:t xml:space="preserve">, </w:t>
      </w:r>
      <w:r>
        <w:rPr>
          <w:lang w:val="en-US"/>
        </w:rPr>
        <w:t>MEM</w:t>
      </w:r>
      <w:r w:rsidRPr="00FA16E1">
        <w:t>/</w:t>
      </w:r>
      <w:r>
        <w:rPr>
          <w:lang w:val="en-US"/>
        </w:rPr>
        <w:t>WB</w:t>
      </w:r>
      <w:r w:rsidRPr="00FA16E1">
        <w:t>.</w:t>
      </w:r>
    </w:p>
    <w:p w14:paraId="726887C1" w14:textId="0FC92420" w:rsidR="00AA0B3C" w:rsidRDefault="00071205" w:rsidP="00AA0B3C">
      <w:pPr>
        <w:pStyle w:val="Heading3"/>
      </w:pPr>
      <w:bookmarkStart w:id="34" w:name="_Toc423617324"/>
      <w:r>
        <w:t>Κ</w:t>
      </w:r>
      <w:r w:rsidR="00C61B01">
        <w:t xml:space="preserve">ίνδυνοι </w:t>
      </w:r>
      <w:r w:rsidR="00E04E8B">
        <w:t>διοχέτευσης</w:t>
      </w:r>
      <w:bookmarkEnd w:id="34"/>
    </w:p>
    <w:p w14:paraId="2F2CEB07" w14:textId="77777777" w:rsidR="00FA16E1" w:rsidRDefault="00FA16E1" w:rsidP="006837DB">
      <w:r>
        <w:t>Οι καταστάσεις που εμποδίζουν την εκτέλεση της επόμενης εντολής στον προκαθορισμένο κύκλο ρολογιού ονομάζονται κίνδυνοι (</w:t>
      </w:r>
      <w:r>
        <w:rPr>
          <w:lang w:val="en-US"/>
        </w:rPr>
        <w:t>hazards</w:t>
      </w:r>
      <w:r w:rsidRPr="00FA16E1">
        <w:t xml:space="preserve">). </w:t>
      </w:r>
      <w:r w:rsidR="00EF3716">
        <w:t>Υπάρχουν τρεις κατηγορί</w:t>
      </w:r>
      <w:r>
        <w:t>ες κινδύνων:</w:t>
      </w:r>
    </w:p>
    <w:p w14:paraId="69414561" w14:textId="77777777" w:rsidR="006837DB" w:rsidRDefault="00FA16E1" w:rsidP="009C7B75">
      <w:pPr>
        <w:pStyle w:val="ListParagraph"/>
        <w:numPr>
          <w:ilvl w:val="0"/>
          <w:numId w:val="10"/>
        </w:numPr>
      </w:pPr>
      <w:r>
        <w:lastRenderedPageBreak/>
        <w:t>Δομικοί κίνδυνοι (</w:t>
      </w:r>
      <w:r w:rsidRPr="006837DB">
        <w:rPr>
          <w:lang w:val="en-US"/>
        </w:rPr>
        <w:t>structural</w:t>
      </w:r>
      <w:r w:rsidRPr="00FA16E1">
        <w:t xml:space="preserve"> </w:t>
      </w:r>
      <w:r w:rsidRPr="006837DB">
        <w:rPr>
          <w:lang w:val="en-US"/>
        </w:rPr>
        <w:t>hazards</w:t>
      </w:r>
      <w:r w:rsidRPr="00FA16E1">
        <w:t xml:space="preserve">) </w:t>
      </w:r>
      <w:r>
        <w:t>προκύπτου</w:t>
      </w:r>
      <w:r w:rsidR="00EF3716">
        <w:t>ν όταν το υλικό δεν μπορεί να</w:t>
      </w:r>
      <w:r>
        <w:t xml:space="preserve"> υποστηρίξει όλους τους πιθανούς συνδυασμούς εντολών ταυτόχρονα κατά την επικαλυπτόμενη εκτέλεση.</w:t>
      </w:r>
    </w:p>
    <w:p w14:paraId="080F9247" w14:textId="77777777" w:rsidR="006837DB" w:rsidRDefault="00FA16E1" w:rsidP="009C7B75">
      <w:pPr>
        <w:pStyle w:val="ListParagraph"/>
        <w:numPr>
          <w:ilvl w:val="0"/>
          <w:numId w:val="10"/>
        </w:numPr>
      </w:pPr>
      <w:r>
        <w:t>Κίνδυνοι δεδομένων (</w:t>
      </w:r>
      <w:r w:rsidRPr="006837DB">
        <w:rPr>
          <w:lang w:val="en-US"/>
        </w:rPr>
        <w:t>data</w:t>
      </w:r>
      <w:r w:rsidRPr="00FA16E1">
        <w:t xml:space="preserve"> </w:t>
      </w:r>
      <w:r w:rsidRPr="006837DB">
        <w:rPr>
          <w:lang w:val="en-US"/>
        </w:rPr>
        <w:t>hazards</w:t>
      </w:r>
      <w:r w:rsidRPr="00FA16E1">
        <w:t xml:space="preserve">) </w:t>
      </w:r>
      <w:r>
        <w:t>προκύπτουν όταν μια εντολή εξαρτάται από το αποτέλεσμα μιας προηγούμενης εντολής .</w:t>
      </w:r>
    </w:p>
    <w:p w14:paraId="586B60D1" w14:textId="3FA6032B" w:rsidR="00FA16E1" w:rsidRDefault="00FA16E1" w:rsidP="009C7B75">
      <w:pPr>
        <w:pStyle w:val="ListParagraph"/>
        <w:numPr>
          <w:ilvl w:val="0"/>
          <w:numId w:val="10"/>
        </w:numPr>
      </w:pPr>
      <w:r>
        <w:t>Κίνδυνοι ελέγχου (</w:t>
      </w:r>
      <w:r w:rsidRPr="006837DB">
        <w:rPr>
          <w:lang w:val="en-US"/>
        </w:rPr>
        <w:t>control</w:t>
      </w:r>
      <w:r w:rsidRPr="00FA16E1">
        <w:t xml:space="preserve"> </w:t>
      </w:r>
      <w:r w:rsidRPr="006837DB">
        <w:rPr>
          <w:lang w:val="en-US"/>
        </w:rPr>
        <w:t>hazards</w:t>
      </w:r>
      <w:r w:rsidRPr="00FA16E1">
        <w:t xml:space="preserve">) </w:t>
      </w:r>
      <w:r>
        <w:t xml:space="preserve">προκύπτουν από την </w:t>
      </w:r>
      <w:r w:rsidR="001602B6">
        <w:t>διοχετευμένη</w:t>
      </w:r>
      <w:r>
        <w:t xml:space="preserve"> εκτέλεση των διακλαδώσεων και άλλων εντολών που τροποποιούν τον </w:t>
      </w:r>
      <w:r w:rsidRPr="006837DB">
        <w:rPr>
          <w:lang w:val="en-US"/>
        </w:rPr>
        <w:t>PC</w:t>
      </w:r>
      <w:r w:rsidRPr="00FA16E1">
        <w:t xml:space="preserve">. </w:t>
      </w:r>
    </w:p>
    <w:p w14:paraId="2A6E2684" w14:textId="0966B612" w:rsidR="00FA16E1" w:rsidRPr="00FA16E1" w:rsidRDefault="00FA16E1" w:rsidP="00FA16E1">
      <w:r>
        <w:t xml:space="preserve">Στην διπλωματική εργασία ασχοληθήκαμε με τους κινδύνους δεδομένων και ελέγχου. Για την αποφυγή των κινδύνων απαιτείται προώθηση δεδομένων ή </w:t>
      </w:r>
      <w:r w:rsidR="006C2D7A">
        <w:t>ανάσχεση</w:t>
      </w:r>
      <w:r>
        <w:t xml:space="preserve"> κάποιων εντολών.</w:t>
      </w:r>
    </w:p>
    <w:p w14:paraId="5EC861B4" w14:textId="77777777" w:rsidR="00655E59" w:rsidRDefault="00671C72" w:rsidP="00655E59">
      <w:pPr>
        <w:pStyle w:val="Heading3"/>
      </w:pPr>
      <w:bookmarkStart w:id="35" w:name="_Toc423617325"/>
      <w:r>
        <w:t>Δομικο</w:t>
      </w:r>
      <w:r w:rsidR="00C61B01">
        <w:t>ί κ</w:t>
      </w:r>
      <w:r>
        <w:t>ίνδυνοι</w:t>
      </w:r>
      <w:bookmarkEnd w:id="35"/>
    </w:p>
    <w:p w14:paraId="485928BB" w14:textId="6ACD9AED" w:rsidR="00AA302C" w:rsidRPr="00AA302C" w:rsidRDefault="00A550E5" w:rsidP="006837DB">
      <w:r>
        <w:t>Σε έναν διοχετευμένο</w:t>
      </w:r>
      <w:r w:rsidR="00AA302C">
        <w:t xml:space="preserve"> επεξεργαστή για να επαρκούν οι πόροι για όλους τους πιθανούς συνδυασμούς απαιτείται η ύπαρξη πολλαπλών αντιγράφων των πόρων και η </w:t>
      </w:r>
      <w:r w:rsidR="006C2D7A">
        <w:t>διοχέτευση</w:t>
      </w:r>
      <w:r w:rsidR="00AA302C">
        <w:t xml:space="preserve"> των λε</w:t>
      </w:r>
      <w:r w:rsidR="00EF3716">
        <w:t>ιτουργικών μονάδων. Αν κάποιοι σ</w:t>
      </w:r>
      <w:r w:rsidR="00AA302C">
        <w:t>υνδυασμοί δεν υποστηρίζονται λόγω έλλειψης πόρων τότε λέμε ότι έχουμε δομικό κίνδυνο. Για παράδειγμα, σε κάποιες περιπτώσεις πρέ</w:t>
      </w:r>
      <w:r w:rsidR="00EF3716">
        <w:t>πει να επανεγγραφούν δύο αποτελέσμα</w:t>
      </w:r>
      <w:r w:rsidR="00AA302C">
        <w:t xml:space="preserve">τα στον ίδιο κύκλο αλλά το αρχείο καταχωρητών έχει μία θύρα εγγραφής. Όταν σε μια ακολουθία εντολών παρουσιαστεί ένας δομικός κίνδυνος, τότε έχουμε ανάσχεση της </w:t>
      </w:r>
      <w:r w:rsidR="006232D2">
        <w:t>διοχετευμένης</w:t>
      </w:r>
      <w:r w:rsidR="00AA302C">
        <w:t xml:space="preserve"> εκτέλεσης, ώστε η απαιτούμενη μονάδα να είναι διαθέσιμη, προκαλώντας αύξηση του </w:t>
      </w:r>
      <w:r w:rsidR="00AA302C">
        <w:rPr>
          <w:lang w:val="en-US"/>
        </w:rPr>
        <w:t>CPI</w:t>
      </w:r>
      <w:r w:rsidR="00AA302C">
        <w:t>. Μπορούν, επίσης, να απαλειφθούν πληρώνοντας περισσότερο υλικό, όμως αν συμβαίνουν σπάνια το κόστος είναι μεγαλύτερο από το όφελος.</w:t>
      </w:r>
    </w:p>
    <w:p w14:paraId="1F7C6ED1" w14:textId="77777777" w:rsidR="00666277" w:rsidRDefault="00655E59" w:rsidP="00716B06">
      <w:pPr>
        <w:pStyle w:val="Heading3"/>
      </w:pPr>
      <w:bookmarkStart w:id="36" w:name="_Toc423617326"/>
      <w:r>
        <w:t>Κ</w:t>
      </w:r>
      <w:r w:rsidR="00671C72">
        <w:t>ίνδυνοι</w:t>
      </w:r>
      <w:r>
        <w:t xml:space="preserve"> </w:t>
      </w:r>
      <w:r w:rsidR="00671C72">
        <w:t>δεδομένων</w:t>
      </w:r>
      <w:bookmarkEnd w:id="36"/>
      <w:r>
        <w:t xml:space="preserve"> </w:t>
      </w:r>
    </w:p>
    <w:p w14:paraId="03B41C73" w14:textId="7A19850F" w:rsidR="0042515F" w:rsidRDefault="00B73CA0" w:rsidP="006837DB">
      <w:r>
        <w:t xml:space="preserve">Οι κίνδυνοι δεδομένων προκύπτουν όταν η </w:t>
      </w:r>
      <w:r w:rsidR="00E04E8B">
        <w:t>διοχέτευση</w:t>
      </w:r>
      <w:r>
        <w:t xml:space="preserve"> τροποποιεί την σειρά εκτέλεσης </w:t>
      </w:r>
      <w:r w:rsidR="00F0330A">
        <w:t>των εντολών από ότι θα προέκυπτε</w:t>
      </w:r>
      <w:r>
        <w:t xml:space="preserve"> αν ακολουθούσαμε την ακολουθιακή εκτέλεση εντολών σε επεξεργαστή που δεν υποστηρίζει </w:t>
      </w:r>
      <w:r w:rsidR="00E04E8B">
        <w:t>διοχέτευση</w:t>
      </w:r>
      <w:r>
        <w:t>.</w:t>
      </w:r>
      <w:r w:rsidR="00660AE9">
        <w:t xml:space="preserve"> Ας δούμε ένα παράδειγμα:</w:t>
      </w:r>
    </w:p>
    <w:p w14:paraId="2FB4170F" w14:textId="77777777" w:rsidR="00660AE9" w:rsidRPr="0085228E" w:rsidRDefault="00660AE9" w:rsidP="0042515F">
      <w:pPr>
        <w:rPr>
          <w:rFonts w:ascii="Courier New" w:hAnsi="Courier New" w:cs="Courier New"/>
          <w:sz w:val="18"/>
          <w:szCs w:val="18"/>
        </w:rPr>
      </w:pPr>
      <w:r>
        <w:tab/>
      </w:r>
      <w:r w:rsidRPr="00EF41AC">
        <w:rPr>
          <w:rFonts w:ascii="Courier New" w:hAnsi="Courier New" w:cs="Courier New"/>
          <w:sz w:val="18"/>
          <w:szCs w:val="18"/>
          <w:lang w:val="en-US"/>
        </w:rPr>
        <w:t>DADD</w:t>
      </w:r>
      <w:r w:rsidRPr="0085228E">
        <w:rPr>
          <w:rFonts w:ascii="Courier New" w:hAnsi="Courier New" w:cs="Courier New"/>
          <w:sz w:val="18"/>
          <w:szCs w:val="18"/>
        </w:rPr>
        <w:t xml:space="preserve"> </w:t>
      </w:r>
      <w:r w:rsidRPr="00EF41AC">
        <w:rPr>
          <w:rFonts w:ascii="Courier New" w:hAnsi="Courier New" w:cs="Courier New"/>
          <w:sz w:val="18"/>
          <w:szCs w:val="18"/>
          <w:lang w:val="en-US"/>
        </w:rPr>
        <w:t>R</w:t>
      </w:r>
      <w:r w:rsidRPr="0085228E">
        <w:rPr>
          <w:rFonts w:ascii="Courier New" w:hAnsi="Courier New" w:cs="Courier New"/>
          <w:sz w:val="18"/>
          <w:szCs w:val="18"/>
        </w:rPr>
        <w:t xml:space="preserve">1 , </w:t>
      </w:r>
      <w:r w:rsidRPr="00EF41AC">
        <w:rPr>
          <w:rFonts w:ascii="Courier New" w:hAnsi="Courier New" w:cs="Courier New"/>
          <w:sz w:val="18"/>
          <w:szCs w:val="18"/>
          <w:lang w:val="en-US"/>
        </w:rPr>
        <w:t>R</w:t>
      </w:r>
      <w:r w:rsidRPr="0085228E">
        <w:rPr>
          <w:rFonts w:ascii="Courier New" w:hAnsi="Courier New" w:cs="Courier New"/>
          <w:sz w:val="18"/>
          <w:szCs w:val="18"/>
        </w:rPr>
        <w:t xml:space="preserve">2 , </w:t>
      </w:r>
      <w:r w:rsidRPr="00EF41AC">
        <w:rPr>
          <w:rFonts w:ascii="Courier New" w:hAnsi="Courier New" w:cs="Courier New"/>
          <w:sz w:val="18"/>
          <w:szCs w:val="18"/>
          <w:lang w:val="en-US"/>
        </w:rPr>
        <w:t>R</w:t>
      </w:r>
      <w:r w:rsidRPr="0085228E">
        <w:rPr>
          <w:rFonts w:ascii="Courier New" w:hAnsi="Courier New" w:cs="Courier New"/>
          <w:sz w:val="18"/>
          <w:szCs w:val="18"/>
        </w:rPr>
        <w:t>3</w:t>
      </w:r>
    </w:p>
    <w:p w14:paraId="2AE56587" w14:textId="77777777" w:rsidR="00660AE9" w:rsidRPr="0085228E" w:rsidRDefault="00660AE9" w:rsidP="0042515F">
      <w:pPr>
        <w:rPr>
          <w:rFonts w:ascii="Courier New" w:hAnsi="Courier New" w:cs="Courier New"/>
          <w:sz w:val="18"/>
          <w:szCs w:val="18"/>
        </w:rPr>
      </w:pPr>
      <w:r w:rsidRPr="0085228E">
        <w:rPr>
          <w:rFonts w:ascii="Courier New" w:hAnsi="Courier New" w:cs="Courier New"/>
          <w:sz w:val="18"/>
          <w:szCs w:val="18"/>
        </w:rPr>
        <w:tab/>
      </w:r>
      <w:r w:rsidRPr="00EF41AC">
        <w:rPr>
          <w:rFonts w:ascii="Courier New" w:hAnsi="Courier New" w:cs="Courier New"/>
          <w:sz w:val="18"/>
          <w:szCs w:val="18"/>
          <w:lang w:val="en-US"/>
        </w:rPr>
        <w:t>DSUB</w:t>
      </w:r>
      <w:r w:rsidRPr="0085228E">
        <w:rPr>
          <w:rFonts w:ascii="Courier New" w:hAnsi="Courier New" w:cs="Courier New"/>
          <w:sz w:val="18"/>
          <w:szCs w:val="18"/>
        </w:rPr>
        <w:t xml:space="preserve"> </w:t>
      </w:r>
      <w:r w:rsidRPr="00EF41AC">
        <w:rPr>
          <w:rFonts w:ascii="Courier New" w:hAnsi="Courier New" w:cs="Courier New"/>
          <w:sz w:val="18"/>
          <w:szCs w:val="18"/>
          <w:lang w:val="en-US"/>
        </w:rPr>
        <w:t>R</w:t>
      </w:r>
      <w:r w:rsidRPr="0085228E">
        <w:rPr>
          <w:rFonts w:ascii="Courier New" w:hAnsi="Courier New" w:cs="Courier New"/>
          <w:sz w:val="18"/>
          <w:szCs w:val="18"/>
        </w:rPr>
        <w:t xml:space="preserve">4 , </w:t>
      </w:r>
      <w:r w:rsidRPr="00EF41AC">
        <w:rPr>
          <w:rFonts w:ascii="Courier New" w:hAnsi="Courier New" w:cs="Courier New"/>
          <w:sz w:val="18"/>
          <w:szCs w:val="18"/>
          <w:lang w:val="en-US"/>
        </w:rPr>
        <w:t>R</w:t>
      </w:r>
      <w:r w:rsidRPr="0085228E">
        <w:rPr>
          <w:rFonts w:ascii="Courier New" w:hAnsi="Courier New" w:cs="Courier New"/>
          <w:sz w:val="18"/>
          <w:szCs w:val="18"/>
        </w:rPr>
        <w:t xml:space="preserve">1 , </w:t>
      </w:r>
      <w:r w:rsidRPr="00EF41AC">
        <w:rPr>
          <w:rFonts w:ascii="Courier New" w:hAnsi="Courier New" w:cs="Courier New"/>
          <w:sz w:val="18"/>
          <w:szCs w:val="18"/>
          <w:lang w:val="en-US"/>
        </w:rPr>
        <w:t>R</w:t>
      </w:r>
      <w:r w:rsidRPr="0085228E">
        <w:rPr>
          <w:rFonts w:ascii="Courier New" w:hAnsi="Courier New" w:cs="Courier New"/>
          <w:sz w:val="18"/>
          <w:szCs w:val="18"/>
        </w:rPr>
        <w:t>5</w:t>
      </w:r>
    </w:p>
    <w:p w14:paraId="3D74C608" w14:textId="77777777" w:rsidR="00660AE9" w:rsidRPr="00EF41AC" w:rsidRDefault="00660AE9" w:rsidP="0042515F">
      <w:pPr>
        <w:rPr>
          <w:rFonts w:ascii="Courier New" w:hAnsi="Courier New" w:cs="Courier New"/>
          <w:sz w:val="18"/>
          <w:szCs w:val="18"/>
          <w:lang w:val="en-US"/>
        </w:rPr>
      </w:pPr>
      <w:r w:rsidRPr="0085228E">
        <w:rPr>
          <w:rFonts w:ascii="Courier New" w:hAnsi="Courier New" w:cs="Courier New"/>
          <w:sz w:val="18"/>
          <w:szCs w:val="18"/>
        </w:rPr>
        <w:tab/>
      </w:r>
      <w:r w:rsidRPr="00EF41AC">
        <w:rPr>
          <w:rFonts w:ascii="Courier New" w:hAnsi="Courier New" w:cs="Courier New"/>
          <w:sz w:val="18"/>
          <w:szCs w:val="18"/>
          <w:lang w:val="en-US"/>
        </w:rPr>
        <w:t>AND R6 , R1 , R7</w:t>
      </w:r>
    </w:p>
    <w:p w14:paraId="43DE0084" w14:textId="77777777" w:rsidR="00660AE9" w:rsidRPr="00EF41AC" w:rsidRDefault="00660AE9" w:rsidP="0042515F">
      <w:pPr>
        <w:rPr>
          <w:rFonts w:ascii="Courier New" w:hAnsi="Courier New" w:cs="Courier New"/>
          <w:sz w:val="18"/>
          <w:szCs w:val="18"/>
          <w:lang w:val="en-US"/>
        </w:rPr>
      </w:pPr>
      <w:r w:rsidRPr="00EF41AC">
        <w:rPr>
          <w:rFonts w:ascii="Courier New" w:hAnsi="Courier New" w:cs="Courier New"/>
          <w:sz w:val="18"/>
          <w:szCs w:val="18"/>
          <w:lang w:val="en-US"/>
        </w:rPr>
        <w:tab/>
        <w:t>OR R8 , R1 , R9</w:t>
      </w:r>
    </w:p>
    <w:p w14:paraId="36C6991A" w14:textId="77777777" w:rsidR="00660AE9" w:rsidRDefault="00660AE9" w:rsidP="0042515F">
      <w:pPr>
        <w:rPr>
          <w:lang w:val="en-US"/>
        </w:rPr>
      </w:pPr>
      <w:r w:rsidRPr="00EF41AC">
        <w:rPr>
          <w:rFonts w:ascii="Courier New" w:hAnsi="Courier New" w:cs="Courier New"/>
          <w:sz w:val="18"/>
          <w:szCs w:val="18"/>
          <w:lang w:val="en-US"/>
        </w:rPr>
        <w:tab/>
        <w:t>XOR R10 , R1 , R11</w:t>
      </w:r>
    </w:p>
    <w:p w14:paraId="7F461837" w14:textId="77777777" w:rsidR="00163CC4" w:rsidRDefault="000022F1" w:rsidP="00163CC4">
      <w:pPr>
        <w:keepNext/>
      </w:pPr>
      <w:r w:rsidRPr="000022F1">
        <w:rPr>
          <w:noProof/>
          <w:lang w:eastAsia="el-GR"/>
        </w:rPr>
        <w:lastRenderedPageBreak/>
        <w:drawing>
          <wp:inline distT="0" distB="0" distL="0" distR="0" wp14:anchorId="0E2071A4" wp14:editId="0DB4484C">
            <wp:extent cx="5278755" cy="3705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8755" cy="3705670"/>
                    </a:xfrm>
                    <a:prstGeom prst="rect">
                      <a:avLst/>
                    </a:prstGeom>
                    <a:noFill/>
                    <a:ln>
                      <a:noFill/>
                    </a:ln>
                  </pic:spPr>
                </pic:pic>
              </a:graphicData>
            </a:graphic>
          </wp:inline>
        </w:drawing>
      </w:r>
    </w:p>
    <w:p w14:paraId="7BEC496B" w14:textId="4416CD7A" w:rsidR="00DB1D06" w:rsidRDefault="00163CC4" w:rsidP="00163CC4">
      <w:pPr>
        <w:pStyle w:val="Caption"/>
        <w:jc w:val="center"/>
      </w:pPr>
      <w:bookmarkStart w:id="37" w:name="_Toc423611549"/>
      <w:r>
        <w:t xml:space="preserve">Σχήμα </w:t>
      </w:r>
      <w:r w:rsidR="00222D7E">
        <w:fldChar w:fldCharType="begin"/>
      </w:r>
      <w:r w:rsidR="00222D7E">
        <w:instrText xml:space="preserve"> STYLEREF 1 \s </w:instrText>
      </w:r>
      <w:r w:rsidR="00222D7E">
        <w:fldChar w:fldCharType="separate"/>
      </w:r>
      <w:r w:rsidR="00855081">
        <w:rPr>
          <w:noProof/>
        </w:rPr>
        <w:t>2</w:t>
      </w:r>
      <w:r w:rsidR="00222D7E">
        <w:rPr>
          <w:noProof/>
        </w:rPr>
        <w:fldChar w:fldCharType="end"/>
      </w:r>
      <w:r w:rsidR="00855081">
        <w:t>.</w:t>
      </w:r>
      <w:r w:rsidR="00222D7E">
        <w:fldChar w:fldCharType="begin"/>
      </w:r>
      <w:r w:rsidR="00222D7E">
        <w:instrText xml:space="preserve"> SEQ Σχήμα \* ARABIC \s 1 </w:instrText>
      </w:r>
      <w:r w:rsidR="00222D7E">
        <w:fldChar w:fldCharType="separate"/>
      </w:r>
      <w:r w:rsidR="00855081">
        <w:rPr>
          <w:noProof/>
        </w:rPr>
        <w:t>5</w:t>
      </w:r>
      <w:r w:rsidR="00222D7E">
        <w:rPr>
          <w:noProof/>
        </w:rPr>
        <w:fldChar w:fldCharType="end"/>
      </w:r>
      <w:r>
        <w:t xml:space="preserve"> Κίνδυνος Δεδομένων</w:t>
      </w:r>
      <w:bookmarkEnd w:id="37"/>
    </w:p>
    <w:p w14:paraId="7631A51E" w14:textId="395DDFF8" w:rsidR="00D0218F" w:rsidRDefault="00D0218F" w:rsidP="0042515F">
      <w:r>
        <w:t>Παρα</w:t>
      </w:r>
      <w:r w:rsidR="00EF3716">
        <w:t>τηρούμε ότι όλες οι εντολές μετά</w:t>
      </w:r>
      <w:r>
        <w:t xml:space="preserve"> την </w:t>
      </w:r>
      <w:r>
        <w:rPr>
          <w:lang w:val="en-US"/>
        </w:rPr>
        <w:t>DADD</w:t>
      </w:r>
      <w:r>
        <w:t xml:space="preserve"> χρησιμοποιούν το αποτέλεσμά της (καταχωρητής </w:t>
      </w:r>
      <w:r>
        <w:rPr>
          <w:lang w:val="en-US"/>
        </w:rPr>
        <w:t>R</w:t>
      </w:r>
      <w:r w:rsidRPr="00D0218F">
        <w:t xml:space="preserve">1). </w:t>
      </w:r>
      <w:r>
        <w:t xml:space="preserve">Η εντολή </w:t>
      </w:r>
      <w:r>
        <w:rPr>
          <w:lang w:val="en-US"/>
        </w:rPr>
        <w:t>DADD</w:t>
      </w:r>
      <w:r w:rsidRPr="00D0218F">
        <w:t xml:space="preserve"> </w:t>
      </w:r>
      <w:r>
        <w:t>γράφει το αποτέλεσμά της στον καταχωτηρή</w:t>
      </w:r>
      <w:r w:rsidRPr="00D0218F">
        <w:t xml:space="preserve"> </w:t>
      </w:r>
      <w:r>
        <w:rPr>
          <w:lang w:val="en-US"/>
        </w:rPr>
        <w:t>R</w:t>
      </w:r>
      <w:r w:rsidRPr="00D0218F">
        <w:t>1 στον</w:t>
      </w:r>
      <w:r>
        <w:t xml:space="preserve"> </w:t>
      </w:r>
      <w:r w:rsidRPr="00D0218F">
        <w:t>στ</w:t>
      </w:r>
      <w:r>
        <w:t xml:space="preserve">άδιο </w:t>
      </w:r>
      <w:r>
        <w:rPr>
          <w:lang w:val="en-US"/>
        </w:rPr>
        <w:t>WB</w:t>
      </w:r>
      <w:r>
        <w:t xml:space="preserve">. Η εντολή </w:t>
      </w:r>
      <w:r>
        <w:rPr>
          <w:lang w:val="en-US"/>
        </w:rPr>
        <w:t>DSUB</w:t>
      </w:r>
      <w:r w:rsidRPr="00D0218F">
        <w:t xml:space="preserve"> </w:t>
      </w:r>
      <w:r>
        <w:t xml:space="preserve">θέλει να το διαβάσει στο στάδιο </w:t>
      </w:r>
      <w:r>
        <w:rPr>
          <w:lang w:val="en-US"/>
        </w:rPr>
        <w:t>ID</w:t>
      </w:r>
      <w:r w:rsidRPr="00D0218F">
        <w:t xml:space="preserve"> </w:t>
      </w:r>
      <w:r w:rsidR="00EF3716">
        <w:t>και αν δεν λη</w:t>
      </w:r>
      <w:r>
        <w:t xml:space="preserve">φθούν τα κατάλληλα μέτρα η εντολή </w:t>
      </w:r>
      <w:r>
        <w:rPr>
          <w:lang w:val="en-US"/>
        </w:rPr>
        <w:t>DSUB</w:t>
      </w:r>
      <w:r w:rsidRPr="00D0218F">
        <w:t xml:space="preserve"> </w:t>
      </w:r>
      <w:r>
        <w:t>θα διαβάσει λάθος τιμή.</w:t>
      </w:r>
      <w:r w:rsidR="00EF41AC">
        <w:t xml:space="preserve"> Όμοια</w:t>
      </w:r>
      <w:r w:rsidR="00336AB2">
        <w:t xml:space="preserve"> και η εντολή Α</w:t>
      </w:r>
      <w:r w:rsidR="00336AB2">
        <w:rPr>
          <w:lang w:val="en-US"/>
        </w:rPr>
        <w:t>ND</w:t>
      </w:r>
      <w:r w:rsidR="00336AB2" w:rsidRPr="00336AB2">
        <w:t xml:space="preserve"> </w:t>
      </w:r>
      <w:r w:rsidR="00336AB2">
        <w:t>θα</w:t>
      </w:r>
      <w:r w:rsidR="00EF3716">
        <w:t xml:space="preserve"> </w:t>
      </w:r>
      <w:r w:rsidR="00336AB2">
        <w:t>δι</w:t>
      </w:r>
      <w:r w:rsidR="00EF3716">
        <w:t>α</w:t>
      </w:r>
      <w:r w:rsidR="00336AB2">
        <w:t>βάσει λάθος τιμή κατά τον κύκλο ρολογιού 4.</w:t>
      </w:r>
      <w:r w:rsidR="007E341C">
        <w:t xml:space="preserve"> </w:t>
      </w:r>
      <w:r w:rsidR="008A4D61">
        <w:t xml:space="preserve">Αντίθετα η εντολή </w:t>
      </w:r>
      <w:r w:rsidR="008A4D61">
        <w:rPr>
          <w:lang w:val="en-US"/>
        </w:rPr>
        <w:t>XOR</w:t>
      </w:r>
      <w:r w:rsidR="008A4D61" w:rsidRPr="008A4D61">
        <w:t xml:space="preserve"> </w:t>
      </w:r>
      <w:r w:rsidR="008A4D61">
        <w:t>θα διαβάσει την σωστή τιμή γιατί η ανάγνωση του καταχωρητή γίνεται στον κύκλο 6, μετά την εγγραφή του καταχωρητή.</w:t>
      </w:r>
      <w:r w:rsidR="007E341C">
        <w:t xml:space="preserve"> Επίσης και για την εντολή </w:t>
      </w:r>
      <w:r w:rsidR="007E341C">
        <w:rPr>
          <w:lang w:val="en-US"/>
        </w:rPr>
        <w:t>OR</w:t>
      </w:r>
      <w:r w:rsidR="007E341C">
        <w:t xml:space="preserve"> δεν υπάρχει κίνδυνος γιατί η ανάγνωση του καταχωρητή γίνεται στο δεύτερο μισό του κύκλου, ενώ η εγγραφή στον πρώτο μισό.</w:t>
      </w:r>
    </w:p>
    <w:p w14:paraId="69985B7E" w14:textId="2D3B22F0" w:rsidR="00D64D13" w:rsidRDefault="00D64D13" w:rsidP="0042515F">
      <w:r>
        <w:t>Το πρόβλημα μπορεί να λυθεί με την τεχνική της προώθησης (</w:t>
      </w:r>
      <w:r>
        <w:rPr>
          <w:lang w:val="en-US"/>
        </w:rPr>
        <w:t>forwarding</w:t>
      </w:r>
      <w:r>
        <w:t xml:space="preserve">). Η </w:t>
      </w:r>
      <w:r>
        <w:rPr>
          <w:lang w:val="en-US"/>
        </w:rPr>
        <w:t>DSUB</w:t>
      </w:r>
      <w:r>
        <w:t xml:space="preserve"> δεν χρειάζεται το αποτέλ</w:t>
      </w:r>
      <w:r w:rsidR="00EF3716">
        <w:t>ε</w:t>
      </w:r>
      <w:r>
        <w:t xml:space="preserve">σμα πριν η </w:t>
      </w:r>
      <w:r>
        <w:rPr>
          <w:lang w:val="en-US"/>
        </w:rPr>
        <w:t>DADD</w:t>
      </w:r>
      <w:r>
        <w:t xml:space="preserve"> το παράγει. Αν το αποτέλεσμα μπορεί να μεταφερθεί από τον καταχωρητή </w:t>
      </w:r>
      <w:r w:rsidR="00E04E8B">
        <w:t>διοχέτευσης</w:t>
      </w:r>
      <w:r>
        <w:t xml:space="preserve"> που γράφει η </w:t>
      </w:r>
      <w:r>
        <w:rPr>
          <w:lang w:val="en-US"/>
        </w:rPr>
        <w:t>DADD</w:t>
      </w:r>
      <w:r w:rsidR="00EF3716">
        <w:t xml:space="preserve"> στον καταχωρητή που τον διαβά</w:t>
      </w:r>
      <w:r>
        <w:t xml:space="preserve">ζει η </w:t>
      </w:r>
      <w:r>
        <w:rPr>
          <w:lang w:val="en-US"/>
        </w:rPr>
        <w:t>DSUB</w:t>
      </w:r>
      <w:r w:rsidRPr="00D64D13">
        <w:t xml:space="preserve"> </w:t>
      </w:r>
      <w:r>
        <w:t xml:space="preserve">τότε δεν χρειάζεται η ύπαρξη </w:t>
      </w:r>
      <w:r w:rsidR="006D38D2">
        <w:t>ανάσχεσης</w:t>
      </w:r>
      <w:r>
        <w:t>. Βάση αυτής της προϋπόθεσης η προώθηση λειτουργεί ως εξής:</w:t>
      </w:r>
    </w:p>
    <w:p w14:paraId="14FAEAAF" w14:textId="77777777" w:rsidR="00D64D13" w:rsidRDefault="00D64D13" w:rsidP="009C7B75">
      <w:pPr>
        <w:pStyle w:val="ListParagraph"/>
        <w:numPr>
          <w:ilvl w:val="0"/>
          <w:numId w:val="8"/>
        </w:numPr>
      </w:pPr>
      <w:r>
        <w:t xml:space="preserve">Το αποτέλεσμα της </w:t>
      </w:r>
      <w:r>
        <w:rPr>
          <w:lang w:val="en-US"/>
        </w:rPr>
        <w:t>ALU</w:t>
      </w:r>
      <w:r>
        <w:t xml:space="preserve"> από τον καταχωρητή </w:t>
      </w:r>
      <w:r>
        <w:rPr>
          <w:lang w:val="en-US"/>
        </w:rPr>
        <w:t>EX</w:t>
      </w:r>
      <w:r w:rsidRPr="00D64D13">
        <w:t>/</w:t>
      </w:r>
      <w:r>
        <w:rPr>
          <w:lang w:val="en-US"/>
        </w:rPr>
        <w:t>MEM</w:t>
      </w:r>
      <w:r>
        <w:t xml:space="preserve"> και απ</w:t>
      </w:r>
      <w:r w:rsidR="004B3232">
        <w:t xml:space="preserve">ό τον </w:t>
      </w:r>
      <w:r w:rsidR="00EF41AC">
        <w:t>καταχωρητή</w:t>
      </w:r>
      <w:r>
        <w:t xml:space="preserve"> </w:t>
      </w:r>
      <w:r>
        <w:rPr>
          <w:lang w:val="en-US"/>
        </w:rPr>
        <w:t>MEM</w:t>
      </w:r>
      <w:r w:rsidRPr="00D64D13">
        <w:t>/</w:t>
      </w:r>
      <w:r>
        <w:rPr>
          <w:lang w:val="en-US"/>
        </w:rPr>
        <w:t>WB</w:t>
      </w:r>
      <w:r w:rsidRPr="00D64D13">
        <w:t xml:space="preserve"> </w:t>
      </w:r>
      <w:r>
        <w:t xml:space="preserve">τροφοδοτεί τις εισόδους της </w:t>
      </w:r>
      <w:r>
        <w:rPr>
          <w:lang w:val="en-US"/>
        </w:rPr>
        <w:t>ALU</w:t>
      </w:r>
      <w:r w:rsidRPr="004B3232">
        <w:t>.</w:t>
      </w:r>
    </w:p>
    <w:p w14:paraId="790A035A" w14:textId="77777777" w:rsidR="006B358C" w:rsidRDefault="00222D7E" w:rsidP="009C7B75">
      <w:pPr>
        <w:pStyle w:val="ListParagraph"/>
        <w:numPr>
          <w:ilvl w:val="0"/>
          <w:numId w:val="8"/>
        </w:numPr>
      </w:pPr>
      <w:r>
        <w:rPr>
          <w:noProof/>
          <w:lang w:eastAsia="el-GR"/>
        </w:rPr>
        <w:pict w14:anchorId="58463A10">
          <v:group id="_x0000_s1028" editas="canvas" style="position:absolute;left:0;text-align:left;margin-left:-89.85pt;margin-top:-1in;width:415.65pt;height:285.25pt;z-index:251663360" coordsize="8313,570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313;height:5705" o:preferrelative="f">
              <v:fill o:detectmouseclick="t"/>
              <v:path o:extrusionok="t" o:connecttype="none"/>
              <o:lock v:ext="edit" text="t"/>
            </v:shape>
          </v:group>
        </w:pict>
      </w:r>
      <w:r w:rsidR="006B358C">
        <w:t xml:space="preserve">Αν η μονάδα προώθησης εντοπίσει εξάρτηση δεδομένων, δηλαδή ότι η </w:t>
      </w:r>
      <w:r w:rsidR="006B358C" w:rsidRPr="00ED794E">
        <w:rPr>
          <w:lang w:val="en-US"/>
        </w:rPr>
        <w:t>A</w:t>
      </w:r>
      <w:r w:rsidR="006B358C">
        <w:t xml:space="preserve">LU έχει γράψει καταχωρητή αφετηρίας </w:t>
      </w:r>
      <w:r w:rsidR="006B358C" w:rsidRPr="006B358C">
        <w:t>(</w:t>
      </w:r>
      <w:r w:rsidR="006B358C" w:rsidRPr="00ED794E">
        <w:rPr>
          <w:lang w:val="en-US"/>
        </w:rPr>
        <w:t>source</w:t>
      </w:r>
      <w:r w:rsidR="006B358C" w:rsidRPr="006B358C">
        <w:t xml:space="preserve">) </w:t>
      </w:r>
      <w:r w:rsidR="006B358C">
        <w:t xml:space="preserve">για την πράξη της </w:t>
      </w:r>
      <w:r w:rsidR="006B358C" w:rsidRPr="00ED794E">
        <w:rPr>
          <w:lang w:val="en-US"/>
        </w:rPr>
        <w:lastRenderedPageBreak/>
        <w:t>ALU</w:t>
      </w:r>
      <w:r w:rsidR="006B358C" w:rsidRPr="006B358C">
        <w:t xml:space="preserve">, </w:t>
      </w:r>
      <w:r w:rsidR="006B358C">
        <w:t>η μονάδα επιλέγει το προωθημένο αποτέλεσμα ως είσοδο</w:t>
      </w:r>
      <w:r w:rsidR="00EF3716">
        <w:t xml:space="preserve"> </w:t>
      </w:r>
      <w:r w:rsidR="006B358C">
        <w:t xml:space="preserve">της </w:t>
      </w:r>
      <w:r w:rsidR="006B358C" w:rsidRPr="00ED794E">
        <w:rPr>
          <w:lang w:val="en-US"/>
        </w:rPr>
        <w:t>ALU</w:t>
      </w:r>
      <w:r w:rsidR="006B358C" w:rsidRPr="006B358C">
        <w:t xml:space="preserve"> </w:t>
      </w:r>
      <w:r w:rsidR="006B358C">
        <w:t>και όχι την τιμή που διάβασε από το αρχείο καταχωρητών.</w:t>
      </w:r>
    </w:p>
    <w:p w14:paraId="6ACEF05A" w14:textId="77777777" w:rsidR="00157D75" w:rsidRDefault="00157D75" w:rsidP="00157D75">
      <w:pPr>
        <w:keepNext/>
      </w:pPr>
      <w:r>
        <w:rPr>
          <w:noProof/>
          <w:highlight w:val="yellow"/>
          <w:lang w:eastAsia="el-GR"/>
        </w:rPr>
        <w:drawing>
          <wp:inline distT="0" distB="0" distL="0" distR="0" wp14:anchorId="31887F3B" wp14:editId="0C1ACE58">
            <wp:extent cx="5303520" cy="35661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3520" cy="3566160"/>
                    </a:xfrm>
                    <a:prstGeom prst="rect">
                      <a:avLst/>
                    </a:prstGeom>
                    <a:noFill/>
                    <a:ln>
                      <a:noFill/>
                    </a:ln>
                  </pic:spPr>
                </pic:pic>
              </a:graphicData>
            </a:graphic>
          </wp:inline>
        </w:drawing>
      </w:r>
    </w:p>
    <w:p w14:paraId="102F945A" w14:textId="7DD000D5" w:rsidR="00E96C12" w:rsidRDefault="00157D75" w:rsidP="00157D75">
      <w:pPr>
        <w:pStyle w:val="Caption"/>
        <w:jc w:val="center"/>
      </w:pPr>
      <w:bookmarkStart w:id="38" w:name="_Toc423611550"/>
      <w:r>
        <w:t xml:space="preserve">Σχήμα </w:t>
      </w:r>
      <w:r w:rsidR="00222D7E">
        <w:fldChar w:fldCharType="begin"/>
      </w:r>
      <w:r w:rsidR="00222D7E">
        <w:instrText xml:space="preserve"> STYLEREF 1 \s </w:instrText>
      </w:r>
      <w:r w:rsidR="00222D7E">
        <w:fldChar w:fldCharType="separate"/>
      </w:r>
      <w:r w:rsidR="00855081">
        <w:rPr>
          <w:noProof/>
        </w:rPr>
        <w:t>2</w:t>
      </w:r>
      <w:r w:rsidR="00222D7E">
        <w:rPr>
          <w:noProof/>
        </w:rPr>
        <w:fldChar w:fldCharType="end"/>
      </w:r>
      <w:r w:rsidR="00855081">
        <w:t>.</w:t>
      </w:r>
      <w:r w:rsidR="00222D7E">
        <w:fldChar w:fldCharType="begin"/>
      </w:r>
      <w:r w:rsidR="00222D7E">
        <w:instrText xml:space="preserve"> SEQ Σχήμα \* ARABIC \s 1 </w:instrText>
      </w:r>
      <w:r w:rsidR="00222D7E">
        <w:fldChar w:fldCharType="separate"/>
      </w:r>
      <w:r w:rsidR="00855081">
        <w:rPr>
          <w:noProof/>
        </w:rPr>
        <w:t>6</w:t>
      </w:r>
      <w:r w:rsidR="00222D7E">
        <w:rPr>
          <w:noProof/>
        </w:rPr>
        <w:fldChar w:fldCharType="end"/>
      </w:r>
      <w:r>
        <w:t xml:space="preserve"> Παράδειγμα προώθησης</w:t>
      </w:r>
      <w:bookmarkEnd w:id="38"/>
    </w:p>
    <w:p w14:paraId="17A3D5AD" w14:textId="77777777" w:rsidR="00ED794E" w:rsidRDefault="00ED794E" w:rsidP="00EF41AC">
      <w:r>
        <w:t>Όπως φαίνεται και στο σχήμα πιθανό είναι να προωθ</w:t>
      </w:r>
      <w:r w:rsidR="00B00469">
        <w:t>ήσουμε αποτ</w:t>
      </w:r>
      <w:r>
        <w:t>ελέσματα όχι μόνο από την προηγούμενη εντολή, αλλά και από εντολή που ξεκίνησε 2 κύκλους νωρίτερα.</w:t>
      </w:r>
    </w:p>
    <w:p w14:paraId="03491A34" w14:textId="77777777" w:rsidR="00B00469" w:rsidRDefault="00625F35" w:rsidP="00EF41AC">
      <w:r>
        <w:t>Η προώθηση μπορεί να π</w:t>
      </w:r>
      <w:r w:rsidR="00EF3716">
        <w:t>ε</w:t>
      </w:r>
      <w:r>
        <w:t>ριλαμβάνει άμεση μεταβίβαση κάποιου αποτελέσματος στην λειτουργική μονάδα που το χρειάζεται. Παράδειγμα:</w:t>
      </w:r>
    </w:p>
    <w:p w14:paraId="2ABA1391" w14:textId="77777777" w:rsidR="004B1BD2" w:rsidRDefault="00625F35" w:rsidP="004B1BD2">
      <w:pPr>
        <w:keepNext/>
        <w:ind w:left="720"/>
      </w:pPr>
      <w:r w:rsidRPr="00625F35">
        <w:rPr>
          <w:noProof/>
          <w:lang w:eastAsia="el-GR"/>
        </w:rPr>
        <w:drawing>
          <wp:inline distT="0" distB="0" distL="0" distR="0" wp14:anchorId="1AFEA972" wp14:editId="36B74BF0">
            <wp:extent cx="5278755" cy="24768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8755" cy="2476899"/>
                    </a:xfrm>
                    <a:prstGeom prst="rect">
                      <a:avLst/>
                    </a:prstGeom>
                    <a:noFill/>
                    <a:ln>
                      <a:noFill/>
                    </a:ln>
                  </pic:spPr>
                </pic:pic>
              </a:graphicData>
            </a:graphic>
          </wp:inline>
        </w:drawing>
      </w:r>
    </w:p>
    <w:p w14:paraId="267EF3E4" w14:textId="1A2099AA" w:rsidR="00F02D0F" w:rsidRDefault="004B1BD2" w:rsidP="004B1BD2">
      <w:pPr>
        <w:pStyle w:val="Caption"/>
        <w:jc w:val="center"/>
      </w:pPr>
      <w:bookmarkStart w:id="39" w:name="_Toc423611551"/>
      <w:r>
        <w:t xml:space="preserve">Σχήμα </w:t>
      </w:r>
      <w:r w:rsidR="00222D7E">
        <w:fldChar w:fldCharType="begin"/>
      </w:r>
      <w:r w:rsidR="00222D7E">
        <w:instrText xml:space="preserve"> STYLEREF 1 \s </w:instrText>
      </w:r>
      <w:r w:rsidR="00222D7E">
        <w:fldChar w:fldCharType="separate"/>
      </w:r>
      <w:r w:rsidR="00855081">
        <w:rPr>
          <w:noProof/>
        </w:rPr>
        <w:t>2</w:t>
      </w:r>
      <w:r w:rsidR="00222D7E">
        <w:rPr>
          <w:noProof/>
        </w:rPr>
        <w:fldChar w:fldCharType="end"/>
      </w:r>
      <w:r w:rsidR="00855081">
        <w:t>.</w:t>
      </w:r>
      <w:r w:rsidR="00222D7E">
        <w:fldChar w:fldCharType="begin"/>
      </w:r>
      <w:r w:rsidR="00222D7E">
        <w:instrText xml:space="preserve"> SEQ Σχήμα \* ARABIC \s 1 </w:instrText>
      </w:r>
      <w:r w:rsidR="00222D7E">
        <w:fldChar w:fldCharType="separate"/>
      </w:r>
      <w:r w:rsidR="00855081">
        <w:rPr>
          <w:noProof/>
        </w:rPr>
        <w:t>7</w:t>
      </w:r>
      <w:r w:rsidR="00222D7E">
        <w:rPr>
          <w:noProof/>
        </w:rPr>
        <w:fldChar w:fldCharType="end"/>
      </w:r>
      <w:r>
        <w:t xml:space="preserve"> Παράδειγμα προώθησης</w:t>
      </w:r>
      <w:bookmarkEnd w:id="39"/>
    </w:p>
    <w:p w14:paraId="3204348B" w14:textId="4240D545" w:rsidR="00671C72" w:rsidRDefault="00625F35" w:rsidP="00EF41AC">
      <w:r>
        <w:lastRenderedPageBreak/>
        <w:t xml:space="preserve">Προκειμένου να αποφύγουμε την αδράνεια, προωθούμε τις τιμές της εξόδου της </w:t>
      </w:r>
      <w:r>
        <w:rPr>
          <w:lang w:val="en-US"/>
        </w:rPr>
        <w:t>ALU</w:t>
      </w:r>
      <w:r w:rsidRPr="00625F35">
        <w:t xml:space="preserve"> </w:t>
      </w:r>
      <w:r>
        <w:t xml:space="preserve">και της μνήμης από τους καταχωρητές </w:t>
      </w:r>
      <w:r w:rsidR="00E04E8B">
        <w:t>διοχέτευσης</w:t>
      </w:r>
      <w:r>
        <w:t xml:space="preserve"> στην </w:t>
      </w:r>
      <w:r>
        <w:rPr>
          <w:lang w:val="en-US"/>
        </w:rPr>
        <w:t>ALU</w:t>
      </w:r>
      <w:r w:rsidRPr="00625F35">
        <w:t xml:space="preserve"> </w:t>
      </w:r>
      <w:r>
        <w:t>και τις εισόδους μνήμης δεδομένων.</w:t>
      </w:r>
    </w:p>
    <w:p w14:paraId="66608F56" w14:textId="77777777" w:rsidR="00671C72" w:rsidRDefault="00C61B01" w:rsidP="00671C72">
      <w:pPr>
        <w:pStyle w:val="Heading3"/>
      </w:pPr>
      <w:bookmarkStart w:id="40" w:name="_Toc423617327"/>
      <w:r>
        <w:t>Κίνδυνοι που προκαλούν ανάσχεση</w:t>
      </w:r>
      <w:bookmarkEnd w:id="40"/>
    </w:p>
    <w:p w14:paraId="2167C417" w14:textId="77777777" w:rsidR="00881727" w:rsidRDefault="00881727" w:rsidP="00881727">
      <w:r>
        <w:t>Υπάρχουν και περιπτώσεις που η προώθηση δεν μπορεί να αντιμετωπίσει όλους τους κινδύνους δεδομένων.</w:t>
      </w:r>
      <w:r w:rsidR="007630CD">
        <w:t xml:space="preserve"> Για παράδειγμα:</w:t>
      </w:r>
    </w:p>
    <w:p w14:paraId="24DA64C6" w14:textId="77777777" w:rsidR="007630CD" w:rsidRPr="0085228E" w:rsidRDefault="007630CD" w:rsidP="00881727">
      <w:pPr>
        <w:rPr>
          <w:rFonts w:ascii="Courier New" w:hAnsi="Courier New" w:cs="Courier New"/>
          <w:sz w:val="18"/>
          <w:szCs w:val="18"/>
        </w:rPr>
      </w:pPr>
      <w:r w:rsidRPr="00EF41AC">
        <w:rPr>
          <w:rFonts w:ascii="Courier New" w:hAnsi="Courier New" w:cs="Courier New"/>
          <w:sz w:val="18"/>
          <w:szCs w:val="18"/>
        </w:rPr>
        <w:tab/>
      </w:r>
      <w:r w:rsidRPr="00EF41AC">
        <w:rPr>
          <w:rFonts w:ascii="Courier New" w:hAnsi="Courier New" w:cs="Courier New"/>
          <w:sz w:val="18"/>
          <w:szCs w:val="18"/>
          <w:lang w:val="en-US"/>
        </w:rPr>
        <w:t>LD</w:t>
      </w:r>
      <w:r w:rsidRPr="0085228E">
        <w:rPr>
          <w:rFonts w:ascii="Courier New" w:hAnsi="Courier New" w:cs="Courier New"/>
          <w:sz w:val="18"/>
          <w:szCs w:val="18"/>
        </w:rPr>
        <w:t xml:space="preserve"> </w:t>
      </w:r>
      <w:r w:rsidRPr="00EF41AC">
        <w:rPr>
          <w:rFonts w:ascii="Courier New" w:hAnsi="Courier New" w:cs="Courier New"/>
          <w:sz w:val="18"/>
          <w:szCs w:val="18"/>
          <w:lang w:val="en-US"/>
        </w:rPr>
        <w:t>R</w:t>
      </w:r>
      <w:r w:rsidRPr="0085228E">
        <w:rPr>
          <w:rFonts w:ascii="Courier New" w:hAnsi="Courier New" w:cs="Courier New"/>
          <w:sz w:val="18"/>
          <w:szCs w:val="18"/>
        </w:rPr>
        <w:t>1 , 0 (</w:t>
      </w:r>
      <w:r w:rsidRPr="00EF41AC">
        <w:rPr>
          <w:rFonts w:ascii="Courier New" w:hAnsi="Courier New" w:cs="Courier New"/>
          <w:sz w:val="18"/>
          <w:szCs w:val="18"/>
          <w:lang w:val="en-US"/>
        </w:rPr>
        <w:t>R</w:t>
      </w:r>
      <w:r w:rsidRPr="0085228E">
        <w:rPr>
          <w:rFonts w:ascii="Courier New" w:hAnsi="Courier New" w:cs="Courier New"/>
          <w:sz w:val="18"/>
          <w:szCs w:val="18"/>
        </w:rPr>
        <w:t>2)</w:t>
      </w:r>
    </w:p>
    <w:p w14:paraId="6958BF2B" w14:textId="77777777" w:rsidR="007630CD" w:rsidRPr="0085228E" w:rsidRDefault="007630CD" w:rsidP="00881727">
      <w:pPr>
        <w:rPr>
          <w:rFonts w:ascii="Courier New" w:hAnsi="Courier New" w:cs="Courier New"/>
          <w:sz w:val="18"/>
          <w:szCs w:val="18"/>
        </w:rPr>
      </w:pPr>
      <w:r w:rsidRPr="0085228E">
        <w:rPr>
          <w:rFonts w:ascii="Courier New" w:hAnsi="Courier New" w:cs="Courier New"/>
          <w:sz w:val="18"/>
          <w:szCs w:val="18"/>
        </w:rPr>
        <w:tab/>
      </w:r>
      <w:r w:rsidRPr="00EF41AC">
        <w:rPr>
          <w:rFonts w:ascii="Courier New" w:hAnsi="Courier New" w:cs="Courier New"/>
          <w:sz w:val="18"/>
          <w:szCs w:val="18"/>
          <w:lang w:val="en-US"/>
        </w:rPr>
        <w:t>DSUB</w:t>
      </w:r>
      <w:r w:rsidRPr="0085228E">
        <w:rPr>
          <w:rFonts w:ascii="Courier New" w:hAnsi="Courier New" w:cs="Courier New"/>
          <w:sz w:val="18"/>
          <w:szCs w:val="18"/>
        </w:rPr>
        <w:t xml:space="preserve"> </w:t>
      </w:r>
      <w:r w:rsidRPr="00EF41AC">
        <w:rPr>
          <w:rFonts w:ascii="Courier New" w:hAnsi="Courier New" w:cs="Courier New"/>
          <w:sz w:val="18"/>
          <w:szCs w:val="18"/>
          <w:lang w:val="en-US"/>
        </w:rPr>
        <w:t>R</w:t>
      </w:r>
      <w:r w:rsidRPr="0085228E">
        <w:rPr>
          <w:rFonts w:ascii="Courier New" w:hAnsi="Courier New" w:cs="Courier New"/>
          <w:sz w:val="18"/>
          <w:szCs w:val="18"/>
        </w:rPr>
        <w:t xml:space="preserve">4 , </w:t>
      </w:r>
      <w:r w:rsidRPr="00EF41AC">
        <w:rPr>
          <w:rFonts w:ascii="Courier New" w:hAnsi="Courier New" w:cs="Courier New"/>
          <w:sz w:val="18"/>
          <w:szCs w:val="18"/>
          <w:lang w:val="en-US"/>
        </w:rPr>
        <w:t>R</w:t>
      </w:r>
      <w:r w:rsidRPr="0085228E">
        <w:rPr>
          <w:rFonts w:ascii="Courier New" w:hAnsi="Courier New" w:cs="Courier New"/>
          <w:sz w:val="18"/>
          <w:szCs w:val="18"/>
        </w:rPr>
        <w:t xml:space="preserve">1 , </w:t>
      </w:r>
      <w:r w:rsidRPr="00EF41AC">
        <w:rPr>
          <w:rFonts w:ascii="Courier New" w:hAnsi="Courier New" w:cs="Courier New"/>
          <w:sz w:val="18"/>
          <w:szCs w:val="18"/>
          <w:lang w:val="en-US"/>
        </w:rPr>
        <w:t>R</w:t>
      </w:r>
      <w:r w:rsidRPr="0085228E">
        <w:rPr>
          <w:rFonts w:ascii="Courier New" w:hAnsi="Courier New" w:cs="Courier New"/>
          <w:sz w:val="18"/>
          <w:szCs w:val="18"/>
        </w:rPr>
        <w:t>5</w:t>
      </w:r>
    </w:p>
    <w:p w14:paraId="0CAABA27" w14:textId="77777777" w:rsidR="007630CD" w:rsidRPr="0085228E" w:rsidRDefault="007630CD" w:rsidP="00881727">
      <w:pPr>
        <w:rPr>
          <w:rFonts w:ascii="Courier New" w:hAnsi="Courier New" w:cs="Courier New"/>
          <w:sz w:val="18"/>
          <w:szCs w:val="18"/>
        </w:rPr>
      </w:pPr>
      <w:r w:rsidRPr="0085228E">
        <w:rPr>
          <w:rFonts w:ascii="Courier New" w:hAnsi="Courier New" w:cs="Courier New"/>
          <w:sz w:val="18"/>
          <w:szCs w:val="18"/>
        </w:rPr>
        <w:tab/>
      </w:r>
      <w:r w:rsidRPr="00EF41AC">
        <w:rPr>
          <w:rFonts w:ascii="Courier New" w:hAnsi="Courier New" w:cs="Courier New"/>
          <w:sz w:val="18"/>
          <w:szCs w:val="18"/>
          <w:lang w:val="en-US"/>
        </w:rPr>
        <w:t>AND</w:t>
      </w:r>
      <w:r w:rsidRPr="0085228E">
        <w:rPr>
          <w:rFonts w:ascii="Courier New" w:hAnsi="Courier New" w:cs="Courier New"/>
          <w:sz w:val="18"/>
          <w:szCs w:val="18"/>
        </w:rPr>
        <w:t xml:space="preserve"> </w:t>
      </w:r>
      <w:r w:rsidRPr="00EF41AC">
        <w:rPr>
          <w:rFonts w:ascii="Courier New" w:hAnsi="Courier New" w:cs="Courier New"/>
          <w:sz w:val="18"/>
          <w:szCs w:val="18"/>
          <w:lang w:val="en-US"/>
        </w:rPr>
        <w:t>R</w:t>
      </w:r>
      <w:r w:rsidRPr="0085228E">
        <w:rPr>
          <w:rFonts w:ascii="Courier New" w:hAnsi="Courier New" w:cs="Courier New"/>
          <w:sz w:val="18"/>
          <w:szCs w:val="18"/>
        </w:rPr>
        <w:t xml:space="preserve">6 , </w:t>
      </w:r>
      <w:r w:rsidRPr="00EF41AC">
        <w:rPr>
          <w:rFonts w:ascii="Courier New" w:hAnsi="Courier New" w:cs="Courier New"/>
          <w:sz w:val="18"/>
          <w:szCs w:val="18"/>
          <w:lang w:val="en-US"/>
        </w:rPr>
        <w:t>R</w:t>
      </w:r>
      <w:r w:rsidRPr="0085228E">
        <w:rPr>
          <w:rFonts w:ascii="Courier New" w:hAnsi="Courier New" w:cs="Courier New"/>
          <w:sz w:val="18"/>
          <w:szCs w:val="18"/>
        </w:rPr>
        <w:t xml:space="preserve">1 , </w:t>
      </w:r>
      <w:r w:rsidRPr="00EF41AC">
        <w:rPr>
          <w:rFonts w:ascii="Courier New" w:hAnsi="Courier New" w:cs="Courier New"/>
          <w:sz w:val="18"/>
          <w:szCs w:val="18"/>
          <w:lang w:val="en-US"/>
        </w:rPr>
        <w:t>R</w:t>
      </w:r>
      <w:r w:rsidRPr="0085228E">
        <w:rPr>
          <w:rFonts w:ascii="Courier New" w:hAnsi="Courier New" w:cs="Courier New"/>
          <w:sz w:val="18"/>
          <w:szCs w:val="18"/>
        </w:rPr>
        <w:t>7</w:t>
      </w:r>
    </w:p>
    <w:p w14:paraId="0CB4225E" w14:textId="77777777" w:rsidR="007630CD" w:rsidRPr="00EF41AC" w:rsidRDefault="007630CD" w:rsidP="00881727">
      <w:pPr>
        <w:rPr>
          <w:rFonts w:ascii="Courier New" w:hAnsi="Courier New" w:cs="Courier New"/>
          <w:sz w:val="18"/>
          <w:szCs w:val="18"/>
          <w:lang w:val="en-US"/>
        </w:rPr>
      </w:pPr>
      <w:r w:rsidRPr="0085228E">
        <w:rPr>
          <w:rFonts w:ascii="Courier New" w:hAnsi="Courier New" w:cs="Courier New"/>
          <w:sz w:val="18"/>
          <w:szCs w:val="18"/>
        </w:rPr>
        <w:tab/>
      </w:r>
      <w:r w:rsidRPr="00EF41AC">
        <w:rPr>
          <w:rFonts w:ascii="Courier New" w:hAnsi="Courier New" w:cs="Courier New"/>
          <w:sz w:val="18"/>
          <w:szCs w:val="18"/>
          <w:lang w:val="en-US"/>
        </w:rPr>
        <w:t>OR R8 , R1 , R9</w:t>
      </w:r>
    </w:p>
    <w:p w14:paraId="10E3D829" w14:textId="77777777" w:rsidR="00D25F06" w:rsidRDefault="00E41A05" w:rsidP="00D25F06">
      <w:pPr>
        <w:keepNext/>
      </w:pPr>
      <w:r w:rsidRPr="00E41A05">
        <w:rPr>
          <w:noProof/>
          <w:lang w:eastAsia="el-GR"/>
        </w:rPr>
        <w:drawing>
          <wp:inline distT="0" distB="0" distL="0" distR="0" wp14:anchorId="30E901A4" wp14:editId="75F0C70B">
            <wp:extent cx="5278755" cy="34380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8755" cy="3438083"/>
                    </a:xfrm>
                    <a:prstGeom prst="rect">
                      <a:avLst/>
                    </a:prstGeom>
                    <a:noFill/>
                    <a:ln>
                      <a:noFill/>
                    </a:ln>
                  </pic:spPr>
                </pic:pic>
              </a:graphicData>
            </a:graphic>
          </wp:inline>
        </w:drawing>
      </w:r>
    </w:p>
    <w:p w14:paraId="75972C76" w14:textId="4507704B" w:rsidR="00BD6A03" w:rsidRDefault="00D25F06" w:rsidP="00D25F06">
      <w:pPr>
        <w:pStyle w:val="Caption"/>
        <w:jc w:val="center"/>
      </w:pPr>
      <w:bookmarkStart w:id="41" w:name="_Toc423611552"/>
      <w:r>
        <w:t xml:space="preserve">Σχήμα </w:t>
      </w:r>
      <w:r w:rsidR="00222D7E">
        <w:fldChar w:fldCharType="begin"/>
      </w:r>
      <w:r w:rsidR="00222D7E">
        <w:instrText xml:space="preserve"> STYLEREF 1 \s </w:instrText>
      </w:r>
      <w:r w:rsidR="00222D7E">
        <w:fldChar w:fldCharType="separate"/>
      </w:r>
      <w:r w:rsidR="00855081">
        <w:rPr>
          <w:noProof/>
        </w:rPr>
        <w:t>2</w:t>
      </w:r>
      <w:r w:rsidR="00222D7E">
        <w:rPr>
          <w:noProof/>
        </w:rPr>
        <w:fldChar w:fldCharType="end"/>
      </w:r>
      <w:r w:rsidR="00855081">
        <w:t>.</w:t>
      </w:r>
      <w:r w:rsidR="00222D7E">
        <w:fldChar w:fldCharType="begin"/>
      </w:r>
      <w:r w:rsidR="00222D7E">
        <w:instrText xml:space="preserve"> SEQ Σχήμα \* ARABIC \s 1 </w:instrText>
      </w:r>
      <w:r w:rsidR="00222D7E">
        <w:fldChar w:fldCharType="separate"/>
      </w:r>
      <w:r w:rsidR="00855081">
        <w:rPr>
          <w:noProof/>
        </w:rPr>
        <w:t>8</w:t>
      </w:r>
      <w:r w:rsidR="00222D7E">
        <w:rPr>
          <w:noProof/>
        </w:rPr>
        <w:fldChar w:fldCharType="end"/>
      </w:r>
      <w:r>
        <w:t xml:space="preserve"> Αναπόφευκτη ανάσχεση</w:t>
      </w:r>
      <w:bookmarkEnd w:id="41"/>
    </w:p>
    <w:p w14:paraId="47A17499" w14:textId="77777777" w:rsidR="00F45157" w:rsidRDefault="00BB1AB1" w:rsidP="00881727">
      <w:r>
        <w:t xml:space="preserve">Παρατηρούμε ότι η εντολή </w:t>
      </w:r>
      <w:r>
        <w:rPr>
          <w:lang w:val="en-US"/>
        </w:rPr>
        <w:t>LD</w:t>
      </w:r>
      <w:r w:rsidRPr="00BB1AB1">
        <w:t xml:space="preserve"> </w:t>
      </w:r>
      <w:r>
        <w:t>δεν διαθέτει τα αποτελέσματα πριν το τέλος του κύκλου 4 (</w:t>
      </w:r>
      <w:r>
        <w:rPr>
          <w:lang w:val="en-US"/>
        </w:rPr>
        <w:t>MEM</w:t>
      </w:r>
      <w:r w:rsidRPr="00BB1AB1">
        <w:t xml:space="preserve">) </w:t>
      </w:r>
      <w:r>
        <w:t xml:space="preserve">και η </w:t>
      </w:r>
      <w:r>
        <w:rPr>
          <w:lang w:val="en-US"/>
        </w:rPr>
        <w:t>DSUB</w:t>
      </w:r>
      <w:r w:rsidRPr="00BB1AB1">
        <w:t xml:space="preserve"> </w:t>
      </w:r>
      <w:r>
        <w:t>χρειάζεται τα δεδομένα στην αρχή του κύκλου 4</w:t>
      </w:r>
      <w:r w:rsidR="00B50F4C">
        <w:t xml:space="preserve">. Οι εντολές </w:t>
      </w:r>
      <w:r w:rsidR="00B50F4C">
        <w:rPr>
          <w:lang w:val="en-US"/>
        </w:rPr>
        <w:t>AND</w:t>
      </w:r>
      <w:r w:rsidR="00B50F4C" w:rsidRPr="00B50F4C">
        <w:t xml:space="preserve"> και </w:t>
      </w:r>
      <w:r w:rsidR="00B50F4C">
        <w:rPr>
          <w:lang w:val="en-US"/>
        </w:rPr>
        <w:t>OR</w:t>
      </w:r>
      <w:r w:rsidR="00B50F4C" w:rsidRPr="00B50F4C">
        <w:t xml:space="preserve"> </w:t>
      </w:r>
      <w:r w:rsidR="00B50F4C">
        <w:t>δεν έχουν κανένα πρόβλημα.</w:t>
      </w:r>
    </w:p>
    <w:p w14:paraId="1802E5A8" w14:textId="011AFC22" w:rsidR="00B50F4C" w:rsidRDefault="00B50F4C" w:rsidP="00881727">
      <w:r>
        <w:t>Η εντολή φόρτωσης έχει καθυστέρηση</w:t>
      </w:r>
      <w:r w:rsidR="00EF3716">
        <w:t xml:space="preserve"> που δεν μπορεί να εξαλειφθεί μό</w:t>
      </w:r>
      <w:r>
        <w:t>νο με προώθηση. Για να διατηρήσουμε το ορθό τρόπο εκτέλεσης θα εφαρμόσουμε την τεχνική της ανάσχεσης (</w:t>
      </w:r>
      <w:r>
        <w:rPr>
          <w:lang w:val="en-US"/>
        </w:rPr>
        <w:t>pipeline</w:t>
      </w:r>
      <w:r w:rsidRPr="00B50F4C">
        <w:t xml:space="preserve"> </w:t>
      </w:r>
      <w:r>
        <w:rPr>
          <w:lang w:val="en-US"/>
        </w:rPr>
        <w:t>interlock</w:t>
      </w:r>
      <w:r w:rsidRPr="00B50F4C">
        <w:t xml:space="preserve">) </w:t>
      </w:r>
      <w:r>
        <w:t xml:space="preserve">Το </w:t>
      </w:r>
      <w:r>
        <w:rPr>
          <w:lang w:val="en-US"/>
        </w:rPr>
        <w:t>interlock</w:t>
      </w:r>
      <w:r>
        <w:t xml:space="preserve"> ουσιαστικά εντοπίζει το κίνδυνο και θέτει σε αδράνεια (stall) </w:t>
      </w:r>
      <w:r w:rsidR="00EF3716">
        <w:t xml:space="preserve">τη </w:t>
      </w:r>
      <w:r w:rsidR="00E04E8B">
        <w:t>διοχέτευση</w:t>
      </w:r>
      <w:r w:rsidR="00EF3716">
        <w:t xml:space="preserve"> μέχρι να αντιμετ</w:t>
      </w:r>
      <w:r>
        <w:t>ωπιστεί ο κίνδυνος.</w:t>
      </w:r>
    </w:p>
    <w:p w14:paraId="6C3EB4B3" w14:textId="77777777" w:rsidR="007F79F3" w:rsidRDefault="009E2F73" w:rsidP="007F79F3">
      <w:pPr>
        <w:keepNext/>
      </w:pPr>
      <w:r w:rsidRPr="009E2F73">
        <w:rPr>
          <w:noProof/>
          <w:lang w:eastAsia="el-GR"/>
        </w:rPr>
        <w:lastRenderedPageBreak/>
        <w:drawing>
          <wp:inline distT="0" distB="0" distL="0" distR="0" wp14:anchorId="3110E25D" wp14:editId="6FC8DCE1">
            <wp:extent cx="5278755" cy="16450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8755" cy="1645069"/>
                    </a:xfrm>
                    <a:prstGeom prst="rect">
                      <a:avLst/>
                    </a:prstGeom>
                    <a:noFill/>
                    <a:ln>
                      <a:noFill/>
                    </a:ln>
                  </pic:spPr>
                </pic:pic>
              </a:graphicData>
            </a:graphic>
          </wp:inline>
        </w:drawing>
      </w:r>
    </w:p>
    <w:p w14:paraId="423109DD" w14:textId="640E4059" w:rsidR="005D3652" w:rsidRDefault="007F79F3" w:rsidP="007F79F3">
      <w:pPr>
        <w:pStyle w:val="Caption"/>
        <w:jc w:val="center"/>
      </w:pPr>
      <w:bookmarkStart w:id="42" w:name="_Toc423611553"/>
      <w:r>
        <w:t xml:space="preserve">Σχήμα </w:t>
      </w:r>
      <w:r w:rsidR="00222D7E">
        <w:fldChar w:fldCharType="begin"/>
      </w:r>
      <w:r w:rsidR="00222D7E">
        <w:instrText xml:space="preserve"> STYLEREF 1 \s </w:instrText>
      </w:r>
      <w:r w:rsidR="00222D7E">
        <w:fldChar w:fldCharType="separate"/>
      </w:r>
      <w:r w:rsidR="00855081">
        <w:rPr>
          <w:noProof/>
        </w:rPr>
        <w:t>2</w:t>
      </w:r>
      <w:r w:rsidR="00222D7E">
        <w:rPr>
          <w:noProof/>
        </w:rPr>
        <w:fldChar w:fldCharType="end"/>
      </w:r>
      <w:r w:rsidR="00855081">
        <w:t>.</w:t>
      </w:r>
      <w:r w:rsidR="00222D7E">
        <w:fldChar w:fldCharType="begin"/>
      </w:r>
      <w:r w:rsidR="00222D7E">
        <w:instrText xml:space="preserve"> SEQ Σχήμα \* ARABIC \s 1 </w:instrText>
      </w:r>
      <w:r w:rsidR="00222D7E">
        <w:fldChar w:fldCharType="separate"/>
      </w:r>
      <w:r w:rsidR="00855081">
        <w:rPr>
          <w:noProof/>
        </w:rPr>
        <w:t>9</w:t>
      </w:r>
      <w:r w:rsidR="00222D7E">
        <w:rPr>
          <w:noProof/>
        </w:rPr>
        <w:fldChar w:fldCharType="end"/>
      </w:r>
      <w:r>
        <w:t xml:space="preserve"> Παράδειγμα ανάσχεσης</w:t>
      </w:r>
      <w:bookmarkEnd w:id="42"/>
    </w:p>
    <w:p w14:paraId="32381519" w14:textId="77777777" w:rsidR="00C55F8C" w:rsidRDefault="00EF3716" w:rsidP="00881727">
      <w:r>
        <w:t>Η εισαγωγή</w:t>
      </w:r>
      <w:r w:rsidR="00950CB3">
        <w:t xml:space="preserve"> διαστήματος αδράνειας μετακινεί τις εντολές κατά ένα κύκλο ρολογιού (στην </w:t>
      </w:r>
      <w:r w:rsidR="00950CB3">
        <w:rPr>
          <w:lang w:val="en-US"/>
        </w:rPr>
        <w:t>DSUB</w:t>
      </w:r>
      <w:r w:rsidR="00950CB3">
        <w:t xml:space="preserve">), η προώθηση στην εντολή </w:t>
      </w:r>
      <w:r w:rsidR="00950CB3">
        <w:rPr>
          <w:lang w:val="en-US"/>
        </w:rPr>
        <w:t>AND</w:t>
      </w:r>
      <w:r>
        <w:t xml:space="preserve"> πλέον διέρχεται από την συστοι</w:t>
      </w:r>
      <w:r w:rsidR="00950CB3">
        <w:t xml:space="preserve">χία καταχωρητών. Η εντολή </w:t>
      </w:r>
      <w:r w:rsidR="00950CB3">
        <w:rPr>
          <w:lang w:val="en-US"/>
        </w:rPr>
        <w:t>OR</w:t>
      </w:r>
      <w:r w:rsidR="00950CB3" w:rsidRPr="00950CB3">
        <w:t xml:space="preserve"> </w:t>
      </w:r>
      <w:r w:rsidR="00950CB3">
        <w:t>δεν χρειάζεται πρ</w:t>
      </w:r>
      <w:r>
        <w:t xml:space="preserve">οώθηση. Καμία εντολή δεν εκκινεί </w:t>
      </w:r>
      <w:r w:rsidR="00950CB3">
        <w:t>κατά τη διάρκεια του κύκλου 4 και καμία δεν ολοκληρώνεται κατά την διάρκεια του κύκλου 6.</w:t>
      </w:r>
    </w:p>
    <w:p w14:paraId="2C8E2E89" w14:textId="77777777" w:rsidR="00E06615" w:rsidRDefault="00E06615" w:rsidP="00E06615">
      <w:pPr>
        <w:pStyle w:val="Heading3"/>
      </w:pPr>
      <w:bookmarkStart w:id="43" w:name="_Toc423617328"/>
      <w:r>
        <w:t>Κίνδυνοι ελέγχου</w:t>
      </w:r>
      <w:bookmarkEnd w:id="43"/>
    </w:p>
    <w:p w14:paraId="659BF810" w14:textId="4A9AF4B7" w:rsidR="00C55F8C" w:rsidRPr="00531C8A" w:rsidRDefault="005C4F8D" w:rsidP="00881727">
      <w:r>
        <w:t xml:space="preserve">Οι </w:t>
      </w:r>
      <w:r w:rsidR="006150D0">
        <w:t xml:space="preserve">κίνδυνοι ελέγχου συμβαίνουν όταν έχουμε διακλαδώσεις. Στις υπόλοιπες περιπτώσεις εντολών για κάθε επόμενη εντολή ο </w:t>
      </w:r>
      <w:r w:rsidR="006150D0">
        <w:rPr>
          <w:lang w:val="en-US"/>
        </w:rPr>
        <w:t>PC</w:t>
      </w:r>
      <w:r w:rsidR="006150D0" w:rsidRPr="006150D0">
        <w:t xml:space="preserve"> </w:t>
      </w:r>
      <w:r w:rsidR="006150D0">
        <w:t>αυξάνεται κατά 4, στις δι</w:t>
      </w:r>
      <w:r w:rsidR="00EF3716">
        <w:t>α</w:t>
      </w:r>
      <w:r w:rsidR="006150D0">
        <w:t xml:space="preserve">κλαδώσεις μπορεί να τροποποιήσουν τον </w:t>
      </w:r>
      <w:r w:rsidR="006150D0">
        <w:rPr>
          <w:lang w:val="en-US"/>
        </w:rPr>
        <w:t>PC</w:t>
      </w:r>
      <w:r w:rsidR="00EF3716">
        <w:t xml:space="preserve"> κατά αυτόν τον τρόπο</w:t>
      </w:r>
      <w:r w:rsidR="006150D0">
        <w:t xml:space="preserve"> μπορεί και όχι.</w:t>
      </w:r>
      <w:r w:rsidR="00EF3716">
        <w:t xml:space="preserve"> </w:t>
      </w:r>
      <w:r w:rsidR="004A141B">
        <w:t>Η διακλάδωση είτε μπορεί να ακολουθηθεί είτε όχι.</w:t>
      </w:r>
      <w:r w:rsidR="00EF41AC">
        <w:t xml:space="preserve"> Αν ακολουθηθεί τίθ</w:t>
      </w:r>
      <w:r w:rsidR="00531C8A">
        <w:t xml:space="preserve">εται στον </w:t>
      </w:r>
      <w:r w:rsidR="00531C8A">
        <w:rPr>
          <w:lang w:val="en-US"/>
        </w:rPr>
        <w:t>PC</w:t>
      </w:r>
      <w:r w:rsidR="00531C8A" w:rsidRPr="008616A9">
        <w:t xml:space="preserve"> </w:t>
      </w:r>
      <w:r w:rsidR="00531C8A">
        <w:t>η τιμή της διεύθυνσης προορισμού.</w:t>
      </w:r>
    </w:p>
    <w:p w14:paraId="5D4E1F2E" w14:textId="77777777" w:rsidR="00A82A30" w:rsidRDefault="00531C8A" w:rsidP="00A82A30">
      <w:pPr>
        <w:keepNext/>
      </w:pPr>
      <w:r w:rsidRPr="00531C8A">
        <w:rPr>
          <w:noProof/>
          <w:lang w:eastAsia="el-GR"/>
        </w:rPr>
        <w:drawing>
          <wp:inline distT="0" distB="0" distL="0" distR="0" wp14:anchorId="07CE8E71" wp14:editId="1A3B2B57">
            <wp:extent cx="5278755" cy="21871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8755" cy="2187188"/>
                    </a:xfrm>
                    <a:prstGeom prst="rect">
                      <a:avLst/>
                    </a:prstGeom>
                    <a:noFill/>
                    <a:ln>
                      <a:noFill/>
                    </a:ln>
                  </pic:spPr>
                </pic:pic>
              </a:graphicData>
            </a:graphic>
          </wp:inline>
        </w:drawing>
      </w:r>
    </w:p>
    <w:p w14:paraId="2B8863CB" w14:textId="25F05662" w:rsidR="004C0CA3" w:rsidRDefault="00A82A30" w:rsidP="00A82A30">
      <w:pPr>
        <w:pStyle w:val="Caption"/>
        <w:jc w:val="center"/>
      </w:pPr>
      <w:bookmarkStart w:id="44" w:name="_Toc423611554"/>
      <w:r>
        <w:t xml:space="preserve">Σχήμα </w:t>
      </w:r>
      <w:r w:rsidR="00222D7E">
        <w:fldChar w:fldCharType="begin"/>
      </w:r>
      <w:r w:rsidR="00222D7E">
        <w:instrText xml:space="preserve"> STYLEREF 1 \s </w:instrText>
      </w:r>
      <w:r w:rsidR="00222D7E">
        <w:fldChar w:fldCharType="separate"/>
      </w:r>
      <w:r w:rsidR="00855081">
        <w:rPr>
          <w:noProof/>
        </w:rPr>
        <w:t>2</w:t>
      </w:r>
      <w:r w:rsidR="00222D7E">
        <w:rPr>
          <w:noProof/>
        </w:rPr>
        <w:fldChar w:fldCharType="end"/>
      </w:r>
      <w:r w:rsidR="00855081">
        <w:t>.</w:t>
      </w:r>
      <w:r w:rsidR="00222D7E">
        <w:fldChar w:fldCharType="begin"/>
      </w:r>
      <w:r w:rsidR="00222D7E">
        <w:instrText xml:space="preserve"> SEQ Σχήμα \* ARABIC \s 1 </w:instrText>
      </w:r>
      <w:r w:rsidR="00222D7E">
        <w:fldChar w:fldCharType="separate"/>
      </w:r>
      <w:r w:rsidR="00855081">
        <w:rPr>
          <w:noProof/>
        </w:rPr>
        <w:t>10</w:t>
      </w:r>
      <w:r w:rsidR="00222D7E">
        <w:rPr>
          <w:noProof/>
        </w:rPr>
        <w:fldChar w:fldCharType="end"/>
      </w:r>
      <w:r>
        <w:t xml:space="preserve"> Κίνδυνος Ελέγχου</w:t>
      </w:r>
      <w:bookmarkEnd w:id="44"/>
    </w:p>
    <w:p w14:paraId="1DBFAC49" w14:textId="77777777" w:rsidR="00531C8A" w:rsidRPr="006150D0" w:rsidRDefault="00531C8A" w:rsidP="00881727">
      <w:r>
        <w:t>Μια μέθοδος αντ</w:t>
      </w:r>
      <w:r w:rsidR="00EF3716">
        <w:t>ι</w:t>
      </w:r>
      <w:r>
        <w:t>μετώπισης των διακλαδώσεων είναι η επανάληψη της προσκόμισης της εντολής που ακολουθεί την διακλάδωση.</w:t>
      </w:r>
      <w:r w:rsidR="008616A9">
        <w:t xml:space="preserve"> Η εντολή που ανακτάται δεν λαμβάνεται υπόψη και η ανάκτηση πραγματοπο</w:t>
      </w:r>
      <w:r w:rsidR="00EF3716">
        <w:t>ιείται όταν γίνει γνωστός ο προορισμό</w:t>
      </w:r>
      <w:r w:rsidR="008616A9">
        <w:t>ς της διακλάδωσης.</w:t>
      </w:r>
    </w:p>
    <w:p w14:paraId="5D412AB5" w14:textId="20D3C939" w:rsidR="000C52B5" w:rsidRDefault="007A4DDF">
      <w:pPr>
        <w:pStyle w:val="Heading1"/>
      </w:pPr>
      <w:bookmarkStart w:id="45" w:name="_Toc423617329"/>
      <w:bookmarkEnd w:id="13"/>
      <w:r>
        <w:lastRenderedPageBreak/>
        <w:t xml:space="preserve">Σχεδίαση </w:t>
      </w:r>
      <w:r>
        <w:rPr>
          <w:lang w:val="en-US"/>
        </w:rPr>
        <w:t xml:space="preserve">MIPS </w:t>
      </w:r>
      <w:r>
        <w:t>στην Βιβλιογραφία</w:t>
      </w:r>
      <w:bookmarkEnd w:id="45"/>
    </w:p>
    <w:p w14:paraId="281058D1" w14:textId="71BFE509" w:rsidR="00C31628" w:rsidRDefault="00C31628" w:rsidP="00C31628">
      <w:r>
        <w:t xml:space="preserve">Σε αυτό το κεφάλαιο γίνεται μία περιγραφή της σχεδίασης του επεξεργαστή </w:t>
      </w:r>
      <w:r w:rsidR="005C4F8D">
        <w:rPr>
          <w:lang w:val="en-US"/>
        </w:rPr>
        <w:t>MIPS</w:t>
      </w:r>
      <w:r w:rsidR="005C4F8D" w:rsidRPr="00C31628">
        <w:t xml:space="preserve"> </w:t>
      </w:r>
      <w:r>
        <w:t xml:space="preserve">που υλοποιήθηκε. Η υλοποίηση βασίζεται διοχέτευση 5 σταδίων. </w:t>
      </w:r>
      <w:r w:rsidR="00B13612">
        <w:t>Υπενθυμίζεται πως τα</w:t>
      </w:r>
      <w:r>
        <w:t xml:space="preserve"> 5 στάδια της διοχέτευσης είναι: </w:t>
      </w:r>
    </w:p>
    <w:p w14:paraId="162C1575" w14:textId="77777777" w:rsidR="00C31628" w:rsidRDefault="00C31628" w:rsidP="009C7B75">
      <w:pPr>
        <w:pStyle w:val="ListParagraph"/>
        <w:numPr>
          <w:ilvl w:val="0"/>
          <w:numId w:val="11"/>
        </w:numPr>
      </w:pPr>
      <w:r>
        <w:t>Προσκόμι</w:t>
      </w:r>
      <w:r w:rsidR="00B50D29">
        <w:t>ση Ε</w:t>
      </w:r>
      <w:r>
        <w:t>ντολής</w:t>
      </w:r>
    </w:p>
    <w:p w14:paraId="343FE094" w14:textId="77777777" w:rsidR="00C31628" w:rsidRDefault="00C31628" w:rsidP="009C7B75">
      <w:pPr>
        <w:pStyle w:val="ListParagraph"/>
        <w:numPr>
          <w:ilvl w:val="0"/>
          <w:numId w:val="11"/>
        </w:numPr>
      </w:pPr>
      <w:r>
        <w:t>Αποκωδικοποίηση Εντολής</w:t>
      </w:r>
      <w:r w:rsidR="00B50D29">
        <w:t xml:space="preserve"> και Ανάγνωση Αρχείου καταχωρητών</w:t>
      </w:r>
    </w:p>
    <w:p w14:paraId="119754A7" w14:textId="77777777" w:rsidR="00C31628" w:rsidRDefault="00B13612" w:rsidP="009C7B75">
      <w:pPr>
        <w:pStyle w:val="ListParagraph"/>
        <w:numPr>
          <w:ilvl w:val="0"/>
          <w:numId w:val="11"/>
        </w:numPr>
      </w:pPr>
      <w:r>
        <w:t>Εκτέλεση Εντολής – Υπολογισμός Διεύθυνσης</w:t>
      </w:r>
    </w:p>
    <w:p w14:paraId="759737B2" w14:textId="77777777" w:rsidR="00B13612" w:rsidRDefault="00B13612" w:rsidP="009C7B75">
      <w:pPr>
        <w:pStyle w:val="ListParagraph"/>
        <w:numPr>
          <w:ilvl w:val="0"/>
          <w:numId w:val="11"/>
        </w:numPr>
      </w:pPr>
      <w:r>
        <w:t>Προσπέλαση Μνήμης</w:t>
      </w:r>
    </w:p>
    <w:p w14:paraId="4540AE3C" w14:textId="77777777" w:rsidR="00B13612" w:rsidRDefault="00B13612" w:rsidP="009C7B75">
      <w:pPr>
        <w:pStyle w:val="ListParagraph"/>
        <w:numPr>
          <w:ilvl w:val="0"/>
          <w:numId w:val="11"/>
        </w:numPr>
      </w:pPr>
      <w:r>
        <w:t>Επανεγγραφή</w:t>
      </w:r>
    </w:p>
    <w:p w14:paraId="5D691653" w14:textId="77777777" w:rsidR="00B13612" w:rsidRDefault="00B13612" w:rsidP="00B13612">
      <w:r>
        <w:t>Στη συνέχεια του κεφαλαίου γίνεται πε</w:t>
      </w:r>
      <w:r w:rsidR="00DC58AD">
        <w:t>ριγραφή κάθε σταδίου ξεχωριστά, καθώς και της μονάδας ελέγχου.</w:t>
      </w:r>
      <w:r w:rsidR="0075795B">
        <w:t xml:space="preserve"> Ολοκληρώνεται με την περιγραφή των κινδύνων δεδομένων.</w:t>
      </w:r>
    </w:p>
    <w:p w14:paraId="238A68E3" w14:textId="77777777" w:rsidR="00B13612" w:rsidRDefault="00B13612" w:rsidP="00B13612">
      <w:pPr>
        <w:pStyle w:val="Heading2"/>
      </w:pPr>
      <w:bookmarkStart w:id="46" w:name="_Toc423617330"/>
      <w:r>
        <w:t>Προσκόμιση Εντολής</w:t>
      </w:r>
      <w:bookmarkEnd w:id="46"/>
    </w:p>
    <w:p w14:paraId="0FE6942D" w14:textId="77777777" w:rsidR="00314C4E" w:rsidRDefault="00314C4E" w:rsidP="00314C4E">
      <w:r>
        <w:t>Το πρώτο στοιχείο που χρειαζόμαστε είναι μια μονάδα μνήμης για την αποθήκευση των εντολών του προγράμματος, καθώς και την παροχή εντολών με δεδομένη μια διεύθυνση. Επίσης βασικό στοιχείο είναι ο μετρητής προγράμματος (</w:t>
      </w:r>
      <w:r>
        <w:rPr>
          <w:lang w:val="en-US"/>
        </w:rPr>
        <w:t>PC</w:t>
      </w:r>
      <w:r>
        <w:t>), ένας καταχωρητής των 32</w:t>
      </w:r>
      <w:r w:rsidRPr="00C37674">
        <w:t xml:space="preserve"> </w:t>
      </w:r>
      <w:r>
        <w:rPr>
          <w:lang w:val="en-US"/>
        </w:rPr>
        <w:t>bit</w:t>
      </w:r>
      <w:r>
        <w:t xml:space="preserve"> ο οποίος κρατάει τον αριθμό της τρέχουσας εντολής. Τέλος, θα χρειαστούμε και έναν αθροιστή, ώστε να αυξάνουμε τον μετρητή προγράμματος να δείχνει στην επόμενη εντολή. Στο </w:t>
      </w:r>
      <w:r w:rsidR="00DA1C29">
        <w:fldChar w:fldCharType="begin"/>
      </w:r>
      <w:r>
        <w:instrText xml:space="preserve"> REF _Ref421392574 \h </w:instrText>
      </w:r>
      <w:r w:rsidR="00DA1C29">
        <w:fldChar w:fldCharType="separate"/>
      </w:r>
      <w:r>
        <w:t xml:space="preserve">Σχήμα </w:t>
      </w:r>
      <w:r>
        <w:rPr>
          <w:noProof/>
        </w:rPr>
        <w:t>3</w:t>
      </w:r>
      <w:r>
        <w:t>.</w:t>
      </w:r>
      <w:r>
        <w:rPr>
          <w:noProof/>
        </w:rPr>
        <w:t>1</w:t>
      </w:r>
      <w:r w:rsidR="00DA1C29">
        <w:fldChar w:fldCharType="end"/>
      </w:r>
      <w:r>
        <w:t xml:space="preserve"> φαίνονται τα δομικά συστατικά που θα χρησιμοποιήσουμε για την υλοποίηση του σταδίου της προσκόμισης εντολής.</w:t>
      </w:r>
    </w:p>
    <w:p w14:paraId="1BCF2F4F" w14:textId="77777777" w:rsidR="00314C4E" w:rsidRDefault="00314C4E" w:rsidP="00314C4E">
      <w:pPr>
        <w:keepNext/>
      </w:pPr>
      <w:r w:rsidRPr="00186354">
        <w:rPr>
          <w:noProof/>
          <w:lang w:eastAsia="el-GR"/>
        </w:rPr>
        <w:lastRenderedPageBreak/>
        <w:drawing>
          <wp:inline distT="0" distB="0" distL="0" distR="0" wp14:anchorId="6AFA7B79" wp14:editId="265FCD1D">
            <wp:extent cx="5278755" cy="13923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8755" cy="1392393"/>
                    </a:xfrm>
                    <a:prstGeom prst="rect">
                      <a:avLst/>
                    </a:prstGeom>
                    <a:noFill/>
                    <a:ln>
                      <a:noFill/>
                    </a:ln>
                  </pic:spPr>
                </pic:pic>
              </a:graphicData>
            </a:graphic>
          </wp:inline>
        </w:drawing>
      </w:r>
    </w:p>
    <w:p w14:paraId="76569C93" w14:textId="3DBEA50C" w:rsidR="00314C4E" w:rsidRDefault="00314C4E" w:rsidP="00314C4E">
      <w:pPr>
        <w:pStyle w:val="Caption"/>
        <w:jc w:val="center"/>
      </w:pPr>
      <w:bookmarkStart w:id="47" w:name="_Ref421392574"/>
      <w:bookmarkStart w:id="48" w:name="_Toc423103407"/>
      <w:bookmarkStart w:id="49" w:name="_Toc423611555"/>
      <w:r>
        <w:t xml:space="preserve">Σχήμα </w:t>
      </w:r>
      <w:r w:rsidR="00222D7E">
        <w:fldChar w:fldCharType="begin"/>
      </w:r>
      <w:r w:rsidR="00222D7E">
        <w:instrText xml:space="preserve"> STYLEREF 1 \s </w:instrText>
      </w:r>
      <w:r w:rsidR="00222D7E">
        <w:fldChar w:fldCharType="separate"/>
      </w:r>
      <w:r w:rsidR="00855081">
        <w:rPr>
          <w:noProof/>
        </w:rPr>
        <w:t>3</w:t>
      </w:r>
      <w:r w:rsidR="00222D7E">
        <w:rPr>
          <w:noProof/>
        </w:rPr>
        <w:fldChar w:fldCharType="end"/>
      </w:r>
      <w:r w:rsidR="00855081">
        <w:t>.</w:t>
      </w:r>
      <w:r w:rsidR="00222D7E">
        <w:fldChar w:fldCharType="begin"/>
      </w:r>
      <w:r w:rsidR="00222D7E">
        <w:instrText xml:space="preserve"> SEQ Σχήμα \* ARABIC \s 1 </w:instrText>
      </w:r>
      <w:r w:rsidR="00222D7E">
        <w:fldChar w:fldCharType="separate"/>
      </w:r>
      <w:r w:rsidR="00855081">
        <w:rPr>
          <w:noProof/>
        </w:rPr>
        <w:t>1</w:t>
      </w:r>
      <w:r w:rsidR="00222D7E">
        <w:rPr>
          <w:noProof/>
        </w:rPr>
        <w:fldChar w:fldCharType="end"/>
      </w:r>
      <w:bookmarkEnd w:id="47"/>
      <w:r>
        <w:t xml:space="preserve"> α)Μνήμη Εντολών, β)Μετρητής Προγράμματος, γ) Αθροιστής</w:t>
      </w:r>
      <w:bookmarkEnd w:id="48"/>
      <w:bookmarkEnd w:id="49"/>
    </w:p>
    <w:p w14:paraId="73C19A0D" w14:textId="77777777" w:rsidR="00314C4E" w:rsidRDefault="00314C4E" w:rsidP="00314C4E">
      <w:r>
        <w:t xml:space="preserve">Για την εκτέλεση οποιασδήποτε εντολής, πρέπει να γίνει προσκόμιση της από την μνήμη. Για την εκτέλεση της επόμενης εντολής πρέπει να αυξήσουμε τον μετρητή να δείχνει στην επόμενη εντολή, δηλαδή 4 </w:t>
      </w:r>
      <w:r>
        <w:rPr>
          <w:lang w:val="en-US"/>
        </w:rPr>
        <w:t>bytes</w:t>
      </w:r>
      <w:r>
        <w:t xml:space="preserve"> μετά.</w:t>
      </w:r>
    </w:p>
    <w:p w14:paraId="653FDF3A" w14:textId="77777777" w:rsidR="00314C4E" w:rsidRDefault="00314C4E" w:rsidP="00314C4E">
      <w:pPr>
        <w:keepNext/>
        <w:jc w:val="center"/>
      </w:pPr>
      <w:r w:rsidRPr="004131A9">
        <w:rPr>
          <w:noProof/>
          <w:lang w:eastAsia="el-GR"/>
        </w:rPr>
        <w:drawing>
          <wp:inline distT="0" distB="0" distL="0" distR="0" wp14:anchorId="444CAAA0" wp14:editId="4C3A94D7">
            <wp:extent cx="3533775"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33775" cy="2743200"/>
                    </a:xfrm>
                    <a:prstGeom prst="rect">
                      <a:avLst/>
                    </a:prstGeom>
                    <a:noFill/>
                    <a:ln>
                      <a:noFill/>
                    </a:ln>
                  </pic:spPr>
                </pic:pic>
              </a:graphicData>
            </a:graphic>
          </wp:inline>
        </w:drawing>
      </w:r>
    </w:p>
    <w:p w14:paraId="5E63B3AC" w14:textId="00B6FBAA" w:rsidR="00314C4E" w:rsidRDefault="00314C4E" w:rsidP="00314C4E">
      <w:pPr>
        <w:pStyle w:val="Caption"/>
        <w:jc w:val="center"/>
      </w:pPr>
      <w:bookmarkStart w:id="50" w:name="_Ref421392583"/>
      <w:bookmarkStart w:id="51" w:name="_Toc423103408"/>
      <w:bookmarkStart w:id="52" w:name="_Toc423611556"/>
      <w:r>
        <w:t xml:space="preserve">Σχήμα </w:t>
      </w:r>
      <w:r w:rsidR="00222D7E">
        <w:fldChar w:fldCharType="begin"/>
      </w:r>
      <w:r w:rsidR="00222D7E">
        <w:instrText xml:space="preserve"> STYLEREF 1 \s </w:instrText>
      </w:r>
      <w:r w:rsidR="00222D7E">
        <w:fldChar w:fldCharType="separate"/>
      </w:r>
      <w:r w:rsidR="00855081">
        <w:rPr>
          <w:noProof/>
        </w:rPr>
        <w:t>3</w:t>
      </w:r>
      <w:r w:rsidR="00222D7E">
        <w:rPr>
          <w:noProof/>
        </w:rPr>
        <w:fldChar w:fldCharType="end"/>
      </w:r>
      <w:r w:rsidR="00855081">
        <w:t>.</w:t>
      </w:r>
      <w:r w:rsidR="00222D7E">
        <w:fldChar w:fldCharType="begin"/>
      </w:r>
      <w:r w:rsidR="00222D7E">
        <w:instrText xml:space="preserve"> SEQ Σχήμα \* ARABIC \s 1 </w:instrText>
      </w:r>
      <w:r w:rsidR="00222D7E">
        <w:fldChar w:fldCharType="separate"/>
      </w:r>
      <w:r w:rsidR="00855081">
        <w:rPr>
          <w:noProof/>
        </w:rPr>
        <w:t>2</w:t>
      </w:r>
      <w:r w:rsidR="00222D7E">
        <w:rPr>
          <w:noProof/>
        </w:rPr>
        <w:fldChar w:fldCharType="end"/>
      </w:r>
      <w:bookmarkEnd w:id="50"/>
      <w:r w:rsidR="00F0330A">
        <w:rPr>
          <w:noProof/>
        </w:rPr>
        <w:t xml:space="preserve"> Τρόπος διασύνδεσης των τριών συστατικών</w:t>
      </w:r>
      <w:bookmarkEnd w:id="51"/>
      <w:bookmarkEnd w:id="52"/>
    </w:p>
    <w:p w14:paraId="31F0B423" w14:textId="77777777" w:rsidR="00A7646C" w:rsidRDefault="00314C4E" w:rsidP="00314C4E">
      <w:r>
        <w:t xml:space="preserve">Στο </w:t>
      </w:r>
      <w:r w:rsidR="00DA1C29">
        <w:fldChar w:fldCharType="begin"/>
      </w:r>
      <w:r>
        <w:instrText xml:space="preserve"> REF _Ref421392583 \h </w:instrText>
      </w:r>
      <w:r w:rsidR="00DA1C29">
        <w:fldChar w:fldCharType="separate"/>
      </w:r>
      <w:r>
        <w:t xml:space="preserve">Σχήμα </w:t>
      </w:r>
      <w:r>
        <w:rPr>
          <w:noProof/>
        </w:rPr>
        <w:t>3</w:t>
      </w:r>
      <w:r>
        <w:t>.</w:t>
      </w:r>
      <w:r>
        <w:rPr>
          <w:noProof/>
        </w:rPr>
        <w:t>2</w:t>
      </w:r>
      <w:r w:rsidR="00DA1C29">
        <w:fldChar w:fldCharType="end"/>
      </w:r>
      <w:r>
        <w:t xml:space="preserve"> παρουσιάζεται η διασύνδεση. Ο καταχωρητής του </w:t>
      </w:r>
      <w:r>
        <w:rPr>
          <w:lang w:val="en-US"/>
        </w:rPr>
        <w:t>PC</w:t>
      </w:r>
      <w:r w:rsidRPr="00A9745E">
        <w:t xml:space="preserve"> </w:t>
      </w:r>
      <w:r>
        <w:t xml:space="preserve">περνάει στην μνήμη των εντολών για να κάνουμε προσκόμιση της εντολής που δείχνει. Επιπλέον, δίνεται ως είσοδος στο ένα άκρο του αθροιστή. Στο άλλο άκρο δίνεται ως είσοδος το 4. Με αυτό τον τρόπο γίνεται η αύξηση του </w:t>
      </w:r>
      <w:r>
        <w:rPr>
          <w:lang w:val="en-US"/>
        </w:rPr>
        <w:t>PC</w:t>
      </w:r>
      <w:r w:rsidRPr="00A9745E">
        <w:t xml:space="preserve"> </w:t>
      </w:r>
      <w:r>
        <w:t>κατά 4 για να έχει την διεύθυνση της επόμενης εντολής. Σε περίπτωση εντολής διακλάδωσης δεν αρκεί η αύξηση του μετρητή, αλλά απαιτείται μετ</w:t>
      </w:r>
      <w:r w:rsidR="00593CD9">
        <w:t>άβαση σε διαφορετική διεύθυνση.</w:t>
      </w:r>
    </w:p>
    <w:p w14:paraId="7A3B76B5" w14:textId="77777777" w:rsidR="00593CD9" w:rsidRDefault="00593CD9" w:rsidP="00593CD9">
      <w:pPr>
        <w:keepNext/>
        <w:jc w:val="center"/>
      </w:pPr>
      <w:r w:rsidRPr="00A7646C">
        <w:rPr>
          <w:noProof/>
          <w:lang w:eastAsia="el-GR"/>
        </w:rPr>
        <w:lastRenderedPageBreak/>
        <w:drawing>
          <wp:inline distT="0" distB="0" distL="0" distR="0" wp14:anchorId="7E6CD857" wp14:editId="30B47273">
            <wp:extent cx="2392045" cy="3391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2045" cy="3391535"/>
                    </a:xfrm>
                    <a:prstGeom prst="rect">
                      <a:avLst/>
                    </a:prstGeom>
                    <a:noFill/>
                    <a:ln>
                      <a:noFill/>
                    </a:ln>
                  </pic:spPr>
                </pic:pic>
              </a:graphicData>
            </a:graphic>
          </wp:inline>
        </w:drawing>
      </w:r>
    </w:p>
    <w:p w14:paraId="5645EF58" w14:textId="0AD8A2FB" w:rsidR="00593CD9" w:rsidRDefault="00593CD9" w:rsidP="00593CD9">
      <w:pPr>
        <w:pStyle w:val="Caption"/>
        <w:jc w:val="center"/>
      </w:pPr>
      <w:bookmarkStart w:id="53" w:name="_Ref421970622"/>
      <w:bookmarkStart w:id="54" w:name="_Toc423103409"/>
      <w:bookmarkStart w:id="55" w:name="_Toc423611557"/>
      <w:r>
        <w:t xml:space="preserve">Σχήμα </w:t>
      </w:r>
      <w:r w:rsidR="00222D7E">
        <w:fldChar w:fldCharType="begin"/>
      </w:r>
      <w:r w:rsidR="00222D7E">
        <w:instrText xml:space="preserve"> STYLEREF 1 \s </w:instrText>
      </w:r>
      <w:r w:rsidR="00222D7E">
        <w:fldChar w:fldCharType="separate"/>
      </w:r>
      <w:r w:rsidR="00855081">
        <w:rPr>
          <w:noProof/>
        </w:rPr>
        <w:t>3</w:t>
      </w:r>
      <w:r w:rsidR="00222D7E">
        <w:rPr>
          <w:noProof/>
        </w:rPr>
        <w:fldChar w:fldCharType="end"/>
      </w:r>
      <w:r w:rsidR="00855081">
        <w:t>.</w:t>
      </w:r>
      <w:r w:rsidR="00222D7E">
        <w:fldChar w:fldCharType="begin"/>
      </w:r>
      <w:r w:rsidR="00222D7E">
        <w:instrText xml:space="preserve"> SEQ Σχήμα \* ARABIC \s 1 </w:instrText>
      </w:r>
      <w:r w:rsidR="00222D7E">
        <w:fldChar w:fldCharType="separate"/>
      </w:r>
      <w:r w:rsidR="00855081">
        <w:rPr>
          <w:noProof/>
        </w:rPr>
        <w:t>3</w:t>
      </w:r>
      <w:r w:rsidR="00222D7E">
        <w:rPr>
          <w:noProof/>
        </w:rPr>
        <w:fldChar w:fldCharType="end"/>
      </w:r>
      <w:bookmarkEnd w:id="53"/>
      <w:r w:rsidR="00971332">
        <w:rPr>
          <w:noProof/>
        </w:rPr>
        <w:t xml:space="preserve"> Στάδιο προσκόμισης εντολής</w:t>
      </w:r>
      <w:bookmarkEnd w:id="54"/>
      <w:bookmarkEnd w:id="55"/>
    </w:p>
    <w:p w14:paraId="53FBEAE5" w14:textId="0D00687B" w:rsidR="00A7646C" w:rsidRPr="009943B7" w:rsidRDefault="00593CD9" w:rsidP="007A2CC5">
      <w:r>
        <w:t>Τέλος, όπως φαίνεται στο</w:t>
      </w:r>
      <w:r w:rsidR="00074C95" w:rsidRPr="00074C95">
        <w:t xml:space="preserve"> </w:t>
      </w:r>
      <w:r w:rsidR="00DA1C29">
        <w:fldChar w:fldCharType="begin"/>
      </w:r>
      <w:r w:rsidR="00074C95">
        <w:instrText xml:space="preserve"> REF _Ref421970622 \h </w:instrText>
      </w:r>
      <w:r w:rsidR="00DA1C29">
        <w:fldChar w:fldCharType="separate"/>
      </w:r>
      <w:r w:rsidR="00074C95">
        <w:t xml:space="preserve">Σχήμα </w:t>
      </w:r>
      <w:r w:rsidR="00074C95">
        <w:rPr>
          <w:noProof/>
        </w:rPr>
        <w:t>3</w:t>
      </w:r>
      <w:r w:rsidR="00074C95">
        <w:t>.</w:t>
      </w:r>
      <w:r w:rsidR="00074C95">
        <w:rPr>
          <w:noProof/>
        </w:rPr>
        <w:t>3</w:t>
      </w:r>
      <w:r w:rsidR="00DA1C29">
        <w:fldChar w:fldCharType="end"/>
      </w:r>
      <w:r>
        <w:t xml:space="preserve"> υπάρχει ένας πολυπλέκτης</w:t>
      </w:r>
      <w:r w:rsidR="00B55C44">
        <w:t xml:space="preserve"> 2 σε 1.</w:t>
      </w:r>
      <w:r w:rsidR="00AB3538">
        <w:t xml:space="preserve"> </w:t>
      </w:r>
      <w:r w:rsidR="00B55C44">
        <w:t xml:space="preserve">Παίρνει δύο εισόδους, μία από τον αθροιστή που κάνει προσαύξηση κατά 4 </w:t>
      </w:r>
      <w:r w:rsidR="00B55C44">
        <w:rPr>
          <w:lang w:val="en-US"/>
        </w:rPr>
        <w:t>bit</w:t>
      </w:r>
      <w:r w:rsidR="00B55C44">
        <w:t xml:space="preserve"> και μία από τον αθροιστή του σταδίου</w:t>
      </w:r>
      <w:r w:rsidR="00AB3538">
        <w:t xml:space="preserve"> </w:t>
      </w:r>
      <w:r w:rsidR="00554A7E">
        <w:t>εκτέλεσης</w:t>
      </w:r>
      <w:r w:rsidR="00B55C44">
        <w:t xml:space="preserve"> που κάνει προσαύξηση σε περίπτωση εντολής διακλάδωσης. Την έξοδο του ο πολυπλέκτης την δίνει ως είσοδο στον μετρητή προγράμματος, ώστε να είναι έτοιμος για τον επόμενο κύκλο ρολογιο</w:t>
      </w:r>
      <w:r w:rsidR="00B50D29">
        <w:t xml:space="preserve">ύ. Αύτη η αυξημένη διεύθυνση θα αποθηκευτεί στον καταχωρητή διοχέτευσης </w:t>
      </w:r>
      <w:r w:rsidR="00B50D29">
        <w:rPr>
          <w:lang w:val="en-US"/>
        </w:rPr>
        <w:t>IF</w:t>
      </w:r>
      <w:r w:rsidR="00B50D29" w:rsidRPr="00B50D29">
        <w:t>/</w:t>
      </w:r>
      <w:r w:rsidR="00B50D29">
        <w:rPr>
          <w:lang w:val="en-US"/>
        </w:rPr>
        <w:t>ID</w:t>
      </w:r>
      <w:r w:rsidR="00B50D29" w:rsidRPr="00B50D29">
        <w:t xml:space="preserve"> για πιθαν</w:t>
      </w:r>
      <w:r w:rsidR="00B50D29">
        <w:t xml:space="preserve">ή μελλοντική χρήση </w:t>
      </w:r>
      <w:r w:rsidR="00B55C44">
        <w:t>Στο συγκεκριμένο στάδιο ο επεξεργαστή δεν γνωρίζει τον τύπο της εντολής που προσκομίζεται και άρα πρέπει να προετοιμαστεί για οποιαδήποτε εντολή.</w:t>
      </w:r>
    </w:p>
    <w:p w14:paraId="026F2A90" w14:textId="77777777" w:rsidR="00B50D29" w:rsidRDefault="00B13612" w:rsidP="00B13612">
      <w:pPr>
        <w:pStyle w:val="Heading2"/>
      </w:pPr>
      <w:bookmarkStart w:id="56" w:name="_Toc423617331"/>
      <w:r>
        <w:t>Αποκωδικοποίηση Εντολής</w:t>
      </w:r>
      <w:bookmarkEnd w:id="56"/>
    </w:p>
    <w:p w14:paraId="7DC081D8" w14:textId="144C78A1" w:rsidR="00604DAB" w:rsidRDefault="00E65231" w:rsidP="00604DAB">
      <w:r>
        <w:t>Σε αυτό το τμήμα χρειαζόμαστε το αρχείο καταχωρητών στο οποίο είναι αποθηκευμένοι οι 32 καταχωρητές γενικού σκοπού.</w:t>
      </w:r>
      <w:r w:rsidR="005C4F8D">
        <w:t xml:space="preserve"> </w:t>
      </w:r>
      <w:r>
        <w:t>Σε αυτούς τους καταχωρητές μπορεί να γίνει ανάγνωση και εγγραφή.</w:t>
      </w:r>
      <w:r w:rsidR="00572A88">
        <w:t xml:space="preserve"> Για την ανάγνωση κάθε λέξης δεδομένων που διαβάζεται από τους καταχωρητές, χρειάζεται μία είσοδος στο αρχείο καταχωρητών που θα προσδιορίζει τον καταχωρητή που θα γίνει ανάγνωση, καθώς και μία έξοδο από το αρχείο καταχωρητών που θα κρατάει την τιμή που διαβάστηκε</w:t>
      </w:r>
      <w:r w:rsidR="00604DAB">
        <w:t>. Για το γράψιμο κάθε λέξης δεδομένων, χρειάζονται δύο είσοδοι, εκ των οποίων η μία προσδιορίζει τον καταχωρητή που θα γίνει η εγγραφή και η άλλη παρέχει τα δεδομένα που θα γραφτούν στον καταχωρητή. Το αρχείο καταχωρητών δίνει πάντα ως έξοδο τα περιεχόμενα όποιων καταχωρητών βρίσκονται στις εισόδους Καταχωρητή ανάγνωσης. Συνεπώς</w:t>
      </w:r>
      <w:r w:rsidR="00074C95" w:rsidRPr="00074C95">
        <w:t>,</w:t>
      </w:r>
      <w:r w:rsidR="00604DAB">
        <w:t xml:space="preserve"> </w:t>
      </w:r>
      <w:r w:rsidR="00604DAB">
        <w:lastRenderedPageBreak/>
        <w:t xml:space="preserve">χρειαζόμαστε τέσσερις εισόδους (τρεις αριθμούς καταχωρητών και μία για δεδομένα) και δύο εξόδους (για δεδομένα). Οι είσοδοι αριθμού καταχωρητή έχουν εύρος 5 </w:t>
      </w:r>
      <w:r w:rsidR="00604DAB">
        <w:rPr>
          <w:lang w:val="en-US"/>
        </w:rPr>
        <w:t>bit</w:t>
      </w:r>
      <w:r w:rsidR="00604DAB" w:rsidRPr="00361153">
        <w:t xml:space="preserve"> </w:t>
      </w:r>
      <w:r w:rsidR="00604DAB">
        <w:t xml:space="preserve">για την αναπαράσταση ενός από τους 32 καταχωρητές, ενώ η είσοδος δεδομένων και των δύο εξόδων έχουν εύρος 32 </w:t>
      </w:r>
      <w:r w:rsidR="00604DAB">
        <w:rPr>
          <w:lang w:val="en-US"/>
        </w:rPr>
        <w:t>bit</w:t>
      </w:r>
      <w:r w:rsidR="00604DAB" w:rsidRPr="00361153">
        <w:t xml:space="preserve"> </w:t>
      </w:r>
      <w:r w:rsidR="00604DAB">
        <w:t>ο καθένας.</w:t>
      </w:r>
    </w:p>
    <w:p w14:paraId="5D4229C4" w14:textId="77777777" w:rsidR="00552520" w:rsidRDefault="00552520" w:rsidP="00552520">
      <w:pPr>
        <w:keepNext/>
        <w:jc w:val="center"/>
      </w:pPr>
      <w:r w:rsidRPr="00552520">
        <w:rPr>
          <w:noProof/>
          <w:lang w:eastAsia="el-GR"/>
        </w:rPr>
        <w:drawing>
          <wp:inline distT="0" distB="0" distL="0" distR="0" wp14:anchorId="15976E89" wp14:editId="6D783F8E">
            <wp:extent cx="1967230" cy="33388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67230" cy="3338830"/>
                    </a:xfrm>
                    <a:prstGeom prst="rect">
                      <a:avLst/>
                    </a:prstGeom>
                    <a:noFill/>
                    <a:ln>
                      <a:noFill/>
                    </a:ln>
                  </pic:spPr>
                </pic:pic>
              </a:graphicData>
            </a:graphic>
          </wp:inline>
        </w:drawing>
      </w:r>
    </w:p>
    <w:p w14:paraId="65EFDF38" w14:textId="4A1DE1AA" w:rsidR="00552520" w:rsidRDefault="00552520" w:rsidP="00E812A5">
      <w:pPr>
        <w:pStyle w:val="Caption"/>
        <w:jc w:val="center"/>
      </w:pPr>
      <w:bookmarkStart w:id="57" w:name="_Ref422068464"/>
      <w:bookmarkStart w:id="58" w:name="_Toc423103410"/>
      <w:bookmarkStart w:id="59" w:name="_Toc423611558"/>
      <w:r>
        <w:t xml:space="preserve">Σχήμα </w:t>
      </w:r>
      <w:r w:rsidR="00222D7E">
        <w:fldChar w:fldCharType="begin"/>
      </w:r>
      <w:r w:rsidR="00222D7E">
        <w:instrText xml:space="preserve"> STYLEREF 1 \s </w:instrText>
      </w:r>
      <w:r w:rsidR="00222D7E">
        <w:fldChar w:fldCharType="separate"/>
      </w:r>
      <w:r w:rsidR="00855081">
        <w:rPr>
          <w:noProof/>
        </w:rPr>
        <w:t>3</w:t>
      </w:r>
      <w:r w:rsidR="00222D7E">
        <w:rPr>
          <w:noProof/>
        </w:rPr>
        <w:fldChar w:fldCharType="end"/>
      </w:r>
      <w:r w:rsidR="00855081">
        <w:t>.</w:t>
      </w:r>
      <w:r w:rsidR="00222D7E">
        <w:fldChar w:fldCharType="begin"/>
      </w:r>
      <w:r w:rsidR="00222D7E">
        <w:instrText xml:space="preserve"> SEQ Σχήμα \* ARABIC \s 1 </w:instrText>
      </w:r>
      <w:r w:rsidR="00222D7E">
        <w:fldChar w:fldCharType="separate"/>
      </w:r>
      <w:r w:rsidR="00855081">
        <w:rPr>
          <w:noProof/>
        </w:rPr>
        <w:t>4</w:t>
      </w:r>
      <w:r w:rsidR="00222D7E">
        <w:rPr>
          <w:noProof/>
        </w:rPr>
        <w:fldChar w:fldCharType="end"/>
      </w:r>
      <w:bookmarkEnd w:id="57"/>
      <w:r w:rsidR="00971332">
        <w:rPr>
          <w:noProof/>
        </w:rPr>
        <w:t xml:space="preserve"> Στάδιο αποκωδικοποίησης</w:t>
      </w:r>
      <w:r w:rsidR="00754CA4">
        <w:rPr>
          <w:noProof/>
        </w:rPr>
        <w:t xml:space="preserve"> εντολής</w:t>
      </w:r>
      <w:bookmarkEnd w:id="58"/>
      <w:bookmarkEnd w:id="59"/>
    </w:p>
    <w:p w14:paraId="3E534BD3" w14:textId="77777777" w:rsidR="00D16730" w:rsidRDefault="00F0330A" w:rsidP="00604DAB">
      <w:r>
        <w:t xml:space="preserve">Όπως φαίνεται </w:t>
      </w:r>
      <w:r w:rsidR="00DA1C29">
        <w:fldChar w:fldCharType="begin"/>
      </w:r>
      <w:r>
        <w:instrText xml:space="preserve"> REF _Ref422068464 \h </w:instrText>
      </w:r>
      <w:r w:rsidR="00DA1C29">
        <w:fldChar w:fldCharType="separate"/>
      </w:r>
      <w:r>
        <w:t xml:space="preserve">Σχήμα </w:t>
      </w:r>
      <w:r>
        <w:rPr>
          <w:noProof/>
        </w:rPr>
        <w:t>3</w:t>
      </w:r>
      <w:r>
        <w:t>.</w:t>
      </w:r>
      <w:r>
        <w:rPr>
          <w:noProof/>
        </w:rPr>
        <w:t>4</w:t>
      </w:r>
      <w:r w:rsidR="00DA1C29">
        <w:fldChar w:fldCharType="end"/>
      </w:r>
      <w:r w:rsidR="00552520">
        <w:t xml:space="preserve"> θ</w:t>
      </w:r>
      <w:r w:rsidR="00D16730" w:rsidRPr="006D1D24">
        <w:t>α χρει</w:t>
      </w:r>
      <w:r w:rsidR="00D16730">
        <w:t xml:space="preserve">αστούμε και μία μονάδα που να υλοποιεί την επέκταση προσήμου </w:t>
      </w:r>
      <w:r w:rsidR="00D16730" w:rsidRPr="006D1D24">
        <w:t>(</w:t>
      </w:r>
      <w:r w:rsidR="00D16730">
        <w:rPr>
          <w:lang w:val="en-US"/>
        </w:rPr>
        <w:t>sign</w:t>
      </w:r>
      <w:r w:rsidR="00D16730" w:rsidRPr="006D1D24">
        <w:t xml:space="preserve"> </w:t>
      </w:r>
      <w:r w:rsidR="00D16730">
        <w:rPr>
          <w:lang w:val="en-US"/>
        </w:rPr>
        <w:t>extension</w:t>
      </w:r>
      <w:r w:rsidR="00D16730" w:rsidRPr="006D1D24">
        <w:t xml:space="preserve">) </w:t>
      </w:r>
      <w:r w:rsidR="00D16730">
        <w:t xml:space="preserve">του πεδίου σχετικής απόστασης </w:t>
      </w:r>
      <w:r w:rsidR="00D16730" w:rsidRPr="006D1D24">
        <w:t>(</w:t>
      </w:r>
      <w:r w:rsidR="00D16730">
        <w:rPr>
          <w:lang w:val="en-US"/>
        </w:rPr>
        <w:t>offset</w:t>
      </w:r>
      <w:r w:rsidR="00D16730" w:rsidRPr="006D1D24">
        <w:t xml:space="preserve">) </w:t>
      </w:r>
      <w:r w:rsidR="00D16730">
        <w:t>16</w:t>
      </w:r>
      <w:r w:rsidR="00D16730" w:rsidRPr="006D1D24">
        <w:t xml:space="preserve"> </w:t>
      </w:r>
      <w:r w:rsidR="00D16730">
        <w:rPr>
          <w:lang w:val="en-US"/>
        </w:rPr>
        <w:t>bit</w:t>
      </w:r>
      <w:r w:rsidR="00D16730" w:rsidRPr="006D1D24">
        <w:t xml:space="preserve"> </w:t>
      </w:r>
      <w:r w:rsidR="00D16730">
        <w:t xml:space="preserve">της εντολής, σε μια προσημασμένη τιμή 32 </w:t>
      </w:r>
      <w:r w:rsidR="00D16730">
        <w:rPr>
          <w:lang w:val="en-US"/>
        </w:rPr>
        <w:t>bit</w:t>
      </w:r>
      <w:r w:rsidR="002950DD">
        <w:t>.</w:t>
      </w:r>
    </w:p>
    <w:p w14:paraId="1C90A762" w14:textId="77777777" w:rsidR="00B759D8" w:rsidRDefault="002950DD" w:rsidP="00B50D29">
      <w:r>
        <w:t xml:space="preserve">Και οι τρείς τιμές αποθηκεύονται στον καταχωρητή διοχέτευσης </w:t>
      </w:r>
      <w:r>
        <w:rPr>
          <w:lang w:val="en-US"/>
        </w:rPr>
        <w:t>ID</w:t>
      </w:r>
      <w:r w:rsidRPr="002950DD">
        <w:t>/</w:t>
      </w:r>
      <w:r>
        <w:rPr>
          <w:lang w:val="en-US"/>
        </w:rPr>
        <w:t>EX</w:t>
      </w:r>
      <w:r w:rsidRPr="002950DD">
        <w:t xml:space="preserve"> </w:t>
      </w:r>
      <w:r>
        <w:t xml:space="preserve">, όπως και η αυξημένη διεύθυνση του </w:t>
      </w:r>
      <w:r>
        <w:rPr>
          <w:lang w:val="en-US"/>
        </w:rPr>
        <w:t>PC</w:t>
      </w:r>
      <w:r>
        <w:t xml:space="preserve"> Ομοίως με το προηγούμενο στάδιο, μεταφέρουμε οτιδήποτε μπορεί να χρειαστεί από μελλοντική εντολή επόμενου κύκλου ρολογιού.</w:t>
      </w:r>
    </w:p>
    <w:p w14:paraId="74722A3F" w14:textId="77777777" w:rsidR="002473E3" w:rsidRPr="007A7596" w:rsidRDefault="00B13612" w:rsidP="00B13612">
      <w:pPr>
        <w:pStyle w:val="Heading2"/>
      </w:pPr>
      <w:bookmarkStart w:id="60" w:name="_Toc423617332"/>
      <w:r>
        <w:t>Εκτέλεση Εντολής – Υπολογισμός Διεύθυνσης</w:t>
      </w:r>
      <w:bookmarkEnd w:id="60"/>
    </w:p>
    <w:p w14:paraId="541DE59E" w14:textId="09D67B8B" w:rsidR="00B144F8" w:rsidRDefault="00B144F8" w:rsidP="00B144F8">
      <w:r>
        <w:t xml:space="preserve">Στο στάδιο αυτό χρησιμοποιείται η μονάδα </w:t>
      </w:r>
      <w:r>
        <w:rPr>
          <w:lang w:val="en-US"/>
        </w:rPr>
        <w:t>ALU</w:t>
      </w:r>
      <w:r>
        <w:t xml:space="preserve">. Η </w:t>
      </w:r>
      <w:r>
        <w:rPr>
          <w:lang w:val="en-US"/>
        </w:rPr>
        <w:t>ALU</w:t>
      </w:r>
      <w:r>
        <w:t xml:space="preserve"> δέχεται δύο εισόδους των 32 </w:t>
      </w:r>
      <w:r>
        <w:rPr>
          <w:lang w:val="en-US"/>
        </w:rPr>
        <w:t>bit</w:t>
      </w:r>
      <w:r>
        <w:t xml:space="preserve"> και παράγει αποτέλεσμα των 32 </w:t>
      </w:r>
      <w:r>
        <w:rPr>
          <w:lang w:val="en-US"/>
        </w:rPr>
        <w:t>bit</w:t>
      </w:r>
      <w:r w:rsidRPr="0056708F">
        <w:t xml:space="preserve"> </w:t>
      </w:r>
      <w:r>
        <w:t xml:space="preserve">και ένα σήμα του ενός </w:t>
      </w:r>
      <w:r>
        <w:rPr>
          <w:lang w:val="en-US"/>
        </w:rPr>
        <w:t>bit</w:t>
      </w:r>
      <w:r w:rsidRPr="0056708F">
        <w:t xml:space="preserve"> </w:t>
      </w:r>
      <w:r>
        <w:t xml:space="preserve">αν το αποτέλεσμα είναι μηδέν. </w:t>
      </w:r>
      <w:r w:rsidR="001967FD">
        <w:t>Η μία είσοδος είναι η πρώτη τιμή που διαβάστη</w:t>
      </w:r>
      <w:r w:rsidR="004822C1">
        <w:t>κε</w:t>
      </w:r>
      <w:r w:rsidR="004822C1" w:rsidRPr="004822C1">
        <w:t xml:space="preserve"> </w:t>
      </w:r>
      <w:r w:rsidR="001967FD">
        <w:t xml:space="preserve">από το αρχείο καταχωρητών και η δεύτερη δίνεται από έναν πολυπλέκτη 2 σε 1. Ο πολυπλέκτης αυτός ουσιαστικά χρησιμεύει για τον διαχωρισμό των εντολών τύπου </w:t>
      </w:r>
      <w:r w:rsidR="001967FD">
        <w:rPr>
          <w:lang w:val="en-US"/>
        </w:rPr>
        <w:t>R</w:t>
      </w:r>
      <w:r w:rsidR="001967FD">
        <w:t xml:space="preserve"> από τις υπόλοιπες</w:t>
      </w:r>
      <w:r w:rsidR="00223A52">
        <w:t xml:space="preserve"> (I-</w:t>
      </w:r>
      <w:r w:rsidR="00223A52" w:rsidRPr="00223A52">
        <w:t xml:space="preserve"> </w:t>
      </w:r>
      <w:r w:rsidR="00223A52">
        <w:t>type</w:t>
      </w:r>
      <w:r w:rsidR="00223A52" w:rsidRPr="00223A52">
        <w:t xml:space="preserve">, </w:t>
      </w:r>
      <w:r w:rsidR="00223A52">
        <w:rPr>
          <w:lang w:val="en-US"/>
        </w:rPr>
        <w:t>J</w:t>
      </w:r>
      <w:r w:rsidR="00223A52" w:rsidRPr="00223A52">
        <w:t>-</w:t>
      </w:r>
      <w:r w:rsidR="00223A52">
        <w:rPr>
          <w:lang w:val="en-US"/>
        </w:rPr>
        <w:t>type</w:t>
      </w:r>
      <w:r w:rsidR="00223A52" w:rsidRPr="00223A52">
        <w:t>)</w:t>
      </w:r>
      <w:r w:rsidR="001967FD" w:rsidRPr="001967FD">
        <w:t xml:space="preserve"> </w:t>
      </w:r>
      <w:r w:rsidR="001967FD">
        <w:t xml:space="preserve">Αν είναι τύπου </w:t>
      </w:r>
      <w:r w:rsidR="001967FD">
        <w:rPr>
          <w:lang w:val="en-US"/>
        </w:rPr>
        <w:t>R</w:t>
      </w:r>
      <w:r w:rsidR="001967FD" w:rsidRPr="001967FD">
        <w:t xml:space="preserve"> </w:t>
      </w:r>
      <w:r w:rsidR="001967FD">
        <w:t>περνάει τον δεύτερο καταχωρητή που δ</w:t>
      </w:r>
      <w:r w:rsidR="004822C1">
        <w:t xml:space="preserve">ιάβασε </w:t>
      </w:r>
      <w:r w:rsidR="001967FD">
        <w:t>από το αρχείο καταχωρητών</w:t>
      </w:r>
      <w:r w:rsidR="00223A52">
        <w:t>, σε αντίθετη περίπτωση</w:t>
      </w:r>
      <w:r w:rsidR="004822C1">
        <w:t xml:space="preserve"> περνάει την τιμή που προέκυψε από την επέκταση πρ</w:t>
      </w:r>
      <w:r w:rsidR="00223A52">
        <w:t>ο</w:t>
      </w:r>
      <w:r w:rsidR="004822C1">
        <w:t xml:space="preserve">σήμου της σχετικής απόστασης </w:t>
      </w:r>
      <w:r w:rsidR="004822C1">
        <w:rPr>
          <w:lang w:val="en-US"/>
        </w:rPr>
        <w:t>offset</w:t>
      </w:r>
      <w:r w:rsidR="004822C1">
        <w:t xml:space="preserve">. </w:t>
      </w:r>
      <w:r w:rsidR="007A7596">
        <w:t xml:space="preserve">Και υλοποιεί την κατάλληλη πράξη, </w:t>
      </w:r>
      <w:r w:rsidR="007A7596">
        <w:lastRenderedPageBreak/>
        <w:t>το αποτέλεσμα της οποίας τοποθετείται στον καταχωρητή διοχέτευσης ΕΧ/ΜΕΜ</w:t>
      </w:r>
      <w:r w:rsidR="005D529F">
        <w:t xml:space="preserve">, </w:t>
      </w:r>
      <w:r w:rsidR="00F0330A">
        <w:t xml:space="preserve">όπως φαίνεται στο </w:t>
      </w:r>
      <w:r w:rsidR="00DA1C29">
        <w:fldChar w:fldCharType="begin"/>
      </w:r>
      <w:r w:rsidR="00F0330A">
        <w:instrText xml:space="preserve"> REF _Ref422068497 \h </w:instrText>
      </w:r>
      <w:r w:rsidR="00DA1C29">
        <w:fldChar w:fldCharType="separate"/>
      </w:r>
      <w:r w:rsidR="00F0330A">
        <w:t xml:space="preserve">Σχήμα </w:t>
      </w:r>
      <w:r w:rsidR="00F0330A">
        <w:rPr>
          <w:noProof/>
        </w:rPr>
        <w:t>3</w:t>
      </w:r>
      <w:r w:rsidR="00F0330A">
        <w:t>.</w:t>
      </w:r>
      <w:r w:rsidR="00F0330A">
        <w:rPr>
          <w:noProof/>
        </w:rPr>
        <w:t>5</w:t>
      </w:r>
      <w:r w:rsidR="00DA1C29">
        <w:fldChar w:fldCharType="end"/>
      </w:r>
      <w:r w:rsidR="00B759D8">
        <w:t>.</w:t>
      </w:r>
    </w:p>
    <w:p w14:paraId="19FEADFA" w14:textId="77777777" w:rsidR="007A7596" w:rsidRDefault="007A7596" w:rsidP="007A7596">
      <w:pPr>
        <w:keepNext/>
        <w:jc w:val="center"/>
      </w:pPr>
      <w:r w:rsidRPr="007A7596">
        <w:rPr>
          <w:noProof/>
          <w:lang w:eastAsia="el-GR"/>
        </w:rPr>
        <w:drawing>
          <wp:inline distT="0" distB="0" distL="0" distR="0" wp14:anchorId="392B16DC" wp14:editId="4518BB88">
            <wp:extent cx="2392045" cy="40087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92045" cy="4008755"/>
                    </a:xfrm>
                    <a:prstGeom prst="rect">
                      <a:avLst/>
                    </a:prstGeom>
                    <a:noFill/>
                    <a:ln>
                      <a:noFill/>
                    </a:ln>
                  </pic:spPr>
                </pic:pic>
              </a:graphicData>
            </a:graphic>
          </wp:inline>
        </w:drawing>
      </w:r>
    </w:p>
    <w:p w14:paraId="5A64FF8C" w14:textId="206C6B4C" w:rsidR="00B144F8" w:rsidRDefault="007A7596" w:rsidP="007A7596">
      <w:pPr>
        <w:pStyle w:val="Caption"/>
        <w:jc w:val="center"/>
        <w:rPr>
          <w:noProof/>
        </w:rPr>
      </w:pPr>
      <w:bookmarkStart w:id="61" w:name="_Ref422068497"/>
      <w:bookmarkStart w:id="62" w:name="_Toc423103411"/>
      <w:bookmarkStart w:id="63" w:name="_Toc423611559"/>
      <w:r>
        <w:t xml:space="preserve">Σχήμα </w:t>
      </w:r>
      <w:r w:rsidR="00222D7E">
        <w:fldChar w:fldCharType="begin"/>
      </w:r>
      <w:r w:rsidR="00222D7E">
        <w:instrText xml:space="preserve"> STYLEREF 1 \s </w:instrText>
      </w:r>
      <w:r w:rsidR="00222D7E">
        <w:fldChar w:fldCharType="separate"/>
      </w:r>
      <w:r w:rsidR="00855081">
        <w:rPr>
          <w:noProof/>
        </w:rPr>
        <w:t>3</w:t>
      </w:r>
      <w:r w:rsidR="00222D7E">
        <w:rPr>
          <w:noProof/>
        </w:rPr>
        <w:fldChar w:fldCharType="end"/>
      </w:r>
      <w:r w:rsidR="00855081">
        <w:t>.</w:t>
      </w:r>
      <w:r w:rsidR="00222D7E">
        <w:fldChar w:fldCharType="begin"/>
      </w:r>
      <w:r w:rsidR="00222D7E">
        <w:instrText xml:space="preserve"> SEQ Σχήμα \* ARABIC \s 1 </w:instrText>
      </w:r>
      <w:r w:rsidR="00222D7E">
        <w:fldChar w:fldCharType="separate"/>
      </w:r>
      <w:r w:rsidR="00855081">
        <w:rPr>
          <w:noProof/>
        </w:rPr>
        <w:t>5</w:t>
      </w:r>
      <w:r w:rsidR="00222D7E">
        <w:rPr>
          <w:noProof/>
        </w:rPr>
        <w:fldChar w:fldCharType="end"/>
      </w:r>
      <w:bookmarkEnd w:id="61"/>
      <w:r w:rsidR="00971332">
        <w:rPr>
          <w:noProof/>
        </w:rPr>
        <w:t xml:space="preserve"> </w:t>
      </w:r>
      <w:r w:rsidR="00754CA4">
        <w:rPr>
          <w:noProof/>
        </w:rPr>
        <w:t>Στάδιο εκτέλεσης εντολής</w:t>
      </w:r>
      <w:bookmarkEnd w:id="62"/>
      <w:bookmarkEnd w:id="63"/>
    </w:p>
    <w:p w14:paraId="1A3AB009" w14:textId="643166A3" w:rsidR="00554A7E" w:rsidRPr="00410322" w:rsidRDefault="00554A7E" w:rsidP="00554A7E">
      <w:r>
        <w:t xml:space="preserve">Σε αυτό το στάδιο υλοποιείται και η εντολή σύγκρισης δύο καταχωρητών </w:t>
      </w:r>
      <w:r w:rsidRPr="006C19A5">
        <w:t>(</w:t>
      </w:r>
      <w:r>
        <w:rPr>
          <w:lang w:val="en-US"/>
        </w:rPr>
        <w:t>BEQ</w:t>
      </w:r>
      <w:r w:rsidRPr="006C19A5">
        <w:t xml:space="preserve">). </w:t>
      </w:r>
      <w:r>
        <w:t>Η συγκεκριμένη εντολή διαβάζει τους δύο καταχωρητές και ελέγχει αν είναι ίσοι. Στην περίπτωση που είναι ίσοι τότε αλλάζει τον μετρητή του προγράμματος ώστε να μεταβεί στην αντίστοιχη διεύθυνση.</w:t>
      </w:r>
      <w:r w:rsidR="005E325D">
        <w:t xml:space="preserve"> Αυτό υλοποιείται με τον αθροιστή που φαίνεται στο </w:t>
      </w:r>
      <w:r w:rsidR="005E325D">
        <w:rPr>
          <w:lang w:val="en-US"/>
        </w:rPr>
        <w:fldChar w:fldCharType="begin"/>
      </w:r>
      <w:r w:rsidR="005E325D">
        <w:instrText xml:space="preserve"> REF _Ref422068497 \h </w:instrText>
      </w:r>
      <w:r w:rsidR="005E325D">
        <w:rPr>
          <w:lang w:val="en-US"/>
        </w:rPr>
      </w:r>
      <w:r w:rsidR="005E325D">
        <w:rPr>
          <w:lang w:val="en-US"/>
        </w:rPr>
        <w:fldChar w:fldCharType="separate"/>
      </w:r>
      <w:r w:rsidR="005E325D">
        <w:t xml:space="preserve">Σχήμα </w:t>
      </w:r>
      <w:r w:rsidR="005E325D">
        <w:rPr>
          <w:noProof/>
        </w:rPr>
        <w:t>3</w:t>
      </w:r>
      <w:r w:rsidR="005E325D">
        <w:t>.</w:t>
      </w:r>
      <w:r w:rsidR="005E325D">
        <w:rPr>
          <w:noProof/>
        </w:rPr>
        <w:t>5</w:t>
      </w:r>
      <w:r w:rsidR="005E325D">
        <w:rPr>
          <w:lang w:val="en-US"/>
        </w:rPr>
        <w:fldChar w:fldCharType="end"/>
      </w:r>
      <w:r w:rsidR="005E325D" w:rsidRPr="00410322">
        <w:t>.</w:t>
      </w:r>
    </w:p>
    <w:p w14:paraId="6E1AEE73" w14:textId="79A8F923" w:rsidR="00554A7E" w:rsidRPr="00554A7E" w:rsidRDefault="00192A0F" w:rsidP="00554A7E">
      <w:r>
        <w:t>Γ</w:t>
      </w:r>
      <w:r w:rsidR="00554A7E">
        <w:t xml:space="preserve">ια την υλοποίηση της εντολής απαιτείται υπολογισμός της διεύθυνσης προορισμού διακλάδωσης προσθέτοντας το πεδίο σχετικής απόστασης της εντολής στο οποίο έχει εφαρμοστεί επέκταση προσήμου στον μετρητή προγράμματος </w:t>
      </w:r>
      <w:r w:rsidR="00554A7E" w:rsidRPr="00B83C27">
        <w:t>(</w:t>
      </w:r>
      <w:r w:rsidR="00554A7E">
        <w:rPr>
          <w:lang w:val="en-US"/>
        </w:rPr>
        <w:t>PC</w:t>
      </w:r>
      <w:r w:rsidR="00554A7E">
        <w:t xml:space="preserve">). Εφόσον υπολογίσαμε την επόμενη εντολή </w:t>
      </w:r>
      <w:r w:rsidR="00554A7E" w:rsidRPr="00B83C27">
        <w:t>(</w:t>
      </w:r>
      <w:r w:rsidR="00554A7E">
        <w:rPr>
          <w:lang w:val="en-US"/>
        </w:rPr>
        <w:t>PC</w:t>
      </w:r>
      <w:r w:rsidR="00554A7E" w:rsidRPr="00B83C27">
        <w:t xml:space="preserve">+4) </w:t>
      </w:r>
      <w:r w:rsidR="00554A7E">
        <w:t>στο στάδιο προσκόμισης εντολής (instruction fetch), αυτή την τιμή την χρησιμοποιούμε σαν βάση για τον υπολογισμό προορισμού διακλάδωσης. Επίσης σημαντικό είναι ότι στην αρχιτεκτονική η σχετική απόσταση (</w:t>
      </w:r>
      <w:r w:rsidR="00554A7E">
        <w:rPr>
          <w:lang w:val="en-US"/>
        </w:rPr>
        <w:t>offset</w:t>
      </w:r>
      <w:r w:rsidR="00554A7E" w:rsidRPr="003B6263">
        <w:t xml:space="preserve">) </w:t>
      </w:r>
      <w:r w:rsidR="00554A7E">
        <w:t>ολισθαίνει προς τα αριστερά κατά 2</w:t>
      </w:r>
      <w:r w:rsidR="00554A7E" w:rsidRPr="003B6263">
        <w:t xml:space="preserve"> </w:t>
      </w:r>
      <w:r w:rsidR="00554A7E">
        <w:rPr>
          <w:lang w:val="en-US"/>
        </w:rPr>
        <w:t>bit</w:t>
      </w:r>
      <w:r w:rsidR="00554A7E">
        <w:t>, με σκοπό την αύξηση του πραγματικού εύρους του πεδίου σχετικής απόστασης κατά 4.</w:t>
      </w:r>
    </w:p>
    <w:p w14:paraId="6FAC92BF" w14:textId="77777777" w:rsidR="00B13612" w:rsidRDefault="00B13612" w:rsidP="00B13612">
      <w:pPr>
        <w:pStyle w:val="Heading2"/>
      </w:pPr>
      <w:bookmarkStart w:id="64" w:name="_Toc423617333"/>
      <w:r>
        <w:lastRenderedPageBreak/>
        <w:t>Προσπέλαση Μνήμης</w:t>
      </w:r>
      <w:bookmarkEnd w:id="64"/>
    </w:p>
    <w:p w14:paraId="4A869103" w14:textId="77777777" w:rsidR="00B80800" w:rsidRDefault="00B80800" w:rsidP="00B80800">
      <w:r>
        <w:t>Σε αυτό το στάδιο χρησιμοποιείται η μνήμη δεδομένων .Η μνήμη δεδομένων παίρνει ως εισόδους, μία είσοδο διεύθυνσης και μία είσοδο για τα δεδομένα που θα γραφτούν στη μνήμη.</w:t>
      </w:r>
      <w:r w:rsidR="003851AB" w:rsidRPr="003851AB">
        <w:t xml:space="preserve"> </w:t>
      </w:r>
      <w:r>
        <w:t xml:space="preserve">Η μνήμη δεδομένων διαβάζεται χρησιμοποιώντας τη διεύθυνση που περιέχεται στον καταχωρητή διοχέτευσης </w:t>
      </w:r>
      <w:r>
        <w:rPr>
          <w:lang w:val="en-US"/>
        </w:rPr>
        <w:t>EX</w:t>
      </w:r>
      <w:r w:rsidRPr="00B80800">
        <w:t>/</w:t>
      </w:r>
      <w:r>
        <w:rPr>
          <w:lang w:val="en-US"/>
        </w:rPr>
        <w:t>MEM</w:t>
      </w:r>
      <w:r w:rsidRPr="00B80800">
        <w:t xml:space="preserve"> </w:t>
      </w:r>
      <w:r>
        <w:t xml:space="preserve">και τα φορτώνει στον καταχωρητή διοχέτευσης </w:t>
      </w:r>
      <w:r>
        <w:rPr>
          <w:lang w:val="en-US"/>
        </w:rPr>
        <w:t>MEM</w:t>
      </w:r>
      <w:r w:rsidRPr="00B80800">
        <w:t>/</w:t>
      </w:r>
      <w:r>
        <w:rPr>
          <w:lang w:val="en-US"/>
        </w:rPr>
        <w:t>WB</w:t>
      </w:r>
      <w:r w:rsidRPr="00B80800">
        <w:t xml:space="preserve">. </w:t>
      </w:r>
      <w:r>
        <w:t xml:space="preserve">Σε περίπτωση εγγραφής δεδομένων στην μνήμη, ο καταχωρητής που περιέχει τα δεδομένα που θα αποθηκευτούν, διαβάστηκε σε προηγούμενο στάδιο και αποθηκεύτηκε στο </w:t>
      </w:r>
      <w:r>
        <w:rPr>
          <w:lang w:val="en-US"/>
        </w:rPr>
        <w:t>ID</w:t>
      </w:r>
      <w:r w:rsidRPr="00B80800">
        <w:t>/</w:t>
      </w:r>
      <w:r>
        <w:rPr>
          <w:lang w:val="en-US"/>
        </w:rPr>
        <w:t>EX</w:t>
      </w:r>
      <w:r w:rsidRPr="00B80800">
        <w:t xml:space="preserve">. </w:t>
      </w:r>
      <w:r>
        <w:t xml:space="preserve">Για να κάνουμε διαθέσιμα τα δεδομένα </w:t>
      </w:r>
      <w:r w:rsidR="00E25D7A">
        <w:t xml:space="preserve">στο στάδιο </w:t>
      </w:r>
      <w:r w:rsidR="00E25D7A">
        <w:rPr>
          <w:lang w:val="en-US"/>
        </w:rPr>
        <w:t>MEM</w:t>
      </w:r>
      <w:r w:rsidR="00E25D7A" w:rsidRPr="00E25D7A">
        <w:t>, πρ</w:t>
      </w:r>
      <w:r w:rsidR="00E25D7A">
        <w:t>έπει να τα τοποθετήσουμε στον καταχωρητή διοχέτευσης</w:t>
      </w:r>
      <w:r w:rsidR="00E25D7A" w:rsidRPr="00E25D7A">
        <w:t xml:space="preserve"> </w:t>
      </w:r>
      <w:r w:rsidR="00E25D7A">
        <w:rPr>
          <w:lang w:val="en-US"/>
        </w:rPr>
        <w:t>EX</w:t>
      </w:r>
      <w:r w:rsidR="00E25D7A" w:rsidRPr="00E25D7A">
        <w:t>/</w:t>
      </w:r>
      <w:r w:rsidR="00E25D7A">
        <w:rPr>
          <w:lang w:val="en-US"/>
        </w:rPr>
        <w:t>MEM</w:t>
      </w:r>
      <w:r w:rsidR="00E25D7A">
        <w:t xml:space="preserve"> στο στάδιο </w:t>
      </w:r>
      <w:r w:rsidR="00E25D7A">
        <w:rPr>
          <w:lang w:val="en-US"/>
        </w:rPr>
        <w:t>EX</w:t>
      </w:r>
      <w:r w:rsidR="00E25D7A">
        <w:t xml:space="preserve">, όπως αποθηκεύσαμε την πραγματική διεύθυνση στον </w:t>
      </w:r>
      <w:r w:rsidR="00E25D7A">
        <w:rPr>
          <w:lang w:val="en-US"/>
        </w:rPr>
        <w:t>EX</w:t>
      </w:r>
      <w:r w:rsidR="00E25D7A" w:rsidRPr="003851AB">
        <w:t>/</w:t>
      </w:r>
      <w:r w:rsidR="00E25D7A">
        <w:rPr>
          <w:lang w:val="en-US"/>
        </w:rPr>
        <w:t>MEM</w:t>
      </w:r>
      <w:r w:rsidR="00E25D7A" w:rsidRPr="003851AB">
        <w:t>.</w:t>
      </w:r>
    </w:p>
    <w:p w14:paraId="27760206" w14:textId="77777777" w:rsidR="003851AB" w:rsidRDefault="003851AB" w:rsidP="003851AB">
      <w:pPr>
        <w:keepNext/>
        <w:jc w:val="center"/>
      </w:pPr>
      <w:r w:rsidRPr="003851AB">
        <w:rPr>
          <w:noProof/>
          <w:lang w:eastAsia="el-GR"/>
        </w:rPr>
        <w:drawing>
          <wp:inline distT="0" distB="0" distL="0" distR="0" wp14:anchorId="60DF206E" wp14:editId="6AEBF57F">
            <wp:extent cx="2009775" cy="35725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09775" cy="3572510"/>
                    </a:xfrm>
                    <a:prstGeom prst="rect">
                      <a:avLst/>
                    </a:prstGeom>
                    <a:noFill/>
                    <a:ln>
                      <a:noFill/>
                    </a:ln>
                  </pic:spPr>
                </pic:pic>
              </a:graphicData>
            </a:graphic>
          </wp:inline>
        </w:drawing>
      </w:r>
    </w:p>
    <w:p w14:paraId="7538632A" w14:textId="301068AE" w:rsidR="00B80800" w:rsidRPr="001F332E" w:rsidRDefault="003851AB" w:rsidP="003851AB">
      <w:pPr>
        <w:pStyle w:val="Caption"/>
        <w:jc w:val="center"/>
      </w:pPr>
      <w:bookmarkStart w:id="65" w:name="_Toc423103412"/>
      <w:bookmarkStart w:id="66" w:name="_Toc423611560"/>
      <w:r>
        <w:t xml:space="preserve">Σχήμα </w:t>
      </w:r>
      <w:r w:rsidR="00222D7E">
        <w:fldChar w:fldCharType="begin"/>
      </w:r>
      <w:r w:rsidR="00222D7E">
        <w:instrText xml:space="preserve"> STYLEREF 1 \s </w:instrText>
      </w:r>
      <w:r w:rsidR="00222D7E">
        <w:fldChar w:fldCharType="separate"/>
      </w:r>
      <w:r w:rsidR="00855081">
        <w:rPr>
          <w:noProof/>
        </w:rPr>
        <w:t>3</w:t>
      </w:r>
      <w:r w:rsidR="00222D7E">
        <w:rPr>
          <w:noProof/>
        </w:rPr>
        <w:fldChar w:fldCharType="end"/>
      </w:r>
      <w:r w:rsidR="00855081">
        <w:t>.</w:t>
      </w:r>
      <w:r w:rsidR="00222D7E">
        <w:fldChar w:fldCharType="begin"/>
      </w:r>
      <w:r w:rsidR="00222D7E">
        <w:instrText xml:space="preserve"> SEQ Σχήμα \* ARABIC \s 1 </w:instrText>
      </w:r>
      <w:r w:rsidR="00222D7E">
        <w:fldChar w:fldCharType="separate"/>
      </w:r>
      <w:r w:rsidR="00855081">
        <w:rPr>
          <w:noProof/>
        </w:rPr>
        <w:t>6</w:t>
      </w:r>
      <w:r w:rsidR="00222D7E">
        <w:rPr>
          <w:noProof/>
        </w:rPr>
        <w:fldChar w:fldCharType="end"/>
      </w:r>
      <w:r w:rsidR="00754CA4">
        <w:rPr>
          <w:noProof/>
        </w:rPr>
        <w:t xml:space="preserve"> Στάδιο προσπέλασης μνήμης</w:t>
      </w:r>
      <w:bookmarkEnd w:id="65"/>
      <w:bookmarkEnd w:id="66"/>
    </w:p>
    <w:p w14:paraId="0F412AF0" w14:textId="77777777" w:rsidR="00B13612" w:rsidRDefault="00B13612" w:rsidP="00B13612">
      <w:pPr>
        <w:pStyle w:val="Heading2"/>
      </w:pPr>
      <w:bookmarkStart w:id="67" w:name="_Toc423617334"/>
      <w:r>
        <w:t>Επανεγγραφή</w:t>
      </w:r>
      <w:bookmarkEnd w:id="67"/>
    </w:p>
    <w:p w14:paraId="5218E339" w14:textId="77777777" w:rsidR="00314C4E" w:rsidRDefault="003851AB" w:rsidP="004131A9">
      <w:r>
        <w:t xml:space="preserve">Το στάδιο αυτό αποτελείται από ακόμη έναν πολυπλέκτη 2σε 1. Ως είσοδοι είναι τα δεδομένα ανάγνωσης της μνήμης και το αποτέλεσμα της πράξης της </w:t>
      </w:r>
      <w:r>
        <w:rPr>
          <w:lang w:val="en-US"/>
        </w:rPr>
        <w:t>ALU</w:t>
      </w:r>
      <w:r>
        <w:t xml:space="preserve">. Η ανάγνωση των δεδομένων γίνεται από τον καταχωρητή διοχέτευσης </w:t>
      </w:r>
      <w:r w:rsidR="000327EA">
        <w:rPr>
          <w:lang w:val="en-US"/>
        </w:rPr>
        <w:t>MEM</w:t>
      </w:r>
      <w:r w:rsidR="000327EA" w:rsidRPr="000327EA">
        <w:t>/</w:t>
      </w:r>
      <w:r w:rsidR="000327EA">
        <w:rPr>
          <w:lang w:val="en-US"/>
        </w:rPr>
        <w:t>WB</w:t>
      </w:r>
      <w:r w:rsidR="000327EA" w:rsidRPr="000327EA">
        <w:t xml:space="preserve"> </w:t>
      </w:r>
      <w:r w:rsidR="000327EA">
        <w:t>και επανεγγράφονται πίσω στο αρχείο καταχωρη</w:t>
      </w:r>
      <w:r w:rsidR="00F0330A">
        <w:t xml:space="preserve">τών, όπως φαίνεται στο </w:t>
      </w:r>
      <w:r w:rsidR="00DA1C29">
        <w:fldChar w:fldCharType="begin"/>
      </w:r>
      <w:r w:rsidR="00F0330A">
        <w:instrText xml:space="preserve"> REF _Ref422068515 \h </w:instrText>
      </w:r>
      <w:r w:rsidR="00DA1C29">
        <w:fldChar w:fldCharType="separate"/>
      </w:r>
      <w:r w:rsidR="00F0330A">
        <w:t xml:space="preserve">Σχήμα </w:t>
      </w:r>
      <w:r w:rsidR="00F0330A">
        <w:rPr>
          <w:noProof/>
        </w:rPr>
        <w:t>3</w:t>
      </w:r>
      <w:r w:rsidR="00F0330A">
        <w:t>.</w:t>
      </w:r>
      <w:r w:rsidR="00F0330A">
        <w:rPr>
          <w:noProof/>
        </w:rPr>
        <w:t>7</w:t>
      </w:r>
      <w:r w:rsidR="00DA1C29">
        <w:fldChar w:fldCharType="end"/>
      </w:r>
    </w:p>
    <w:p w14:paraId="1FD1D7BA" w14:textId="77777777" w:rsidR="000327EA" w:rsidRDefault="000327EA" w:rsidP="000327EA">
      <w:pPr>
        <w:keepNext/>
        <w:jc w:val="center"/>
      </w:pPr>
      <w:r w:rsidRPr="000327EA">
        <w:rPr>
          <w:noProof/>
          <w:lang w:eastAsia="el-GR"/>
        </w:rPr>
        <w:lastRenderedPageBreak/>
        <w:drawing>
          <wp:inline distT="0" distB="0" distL="0" distR="0" wp14:anchorId="79360BA9" wp14:editId="296A3C6B">
            <wp:extent cx="1020445" cy="37636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20445" cy="3763645"/>
                    </a:xfrm>
                    <a:prstGeom prst="rect">
                      <a:avLst/>
                    </a:prstGeom>
                    <a:noFill/>
                    <a:ln>
                      <a:noFill/>
                    </a:ln>
                  </pic:spPr>
                </pic:pic>
              </a:graphicData>
            </a:graphic>
          </wp:inline>
        </w:drawing>
      </w:r>
    </w:p>
    <w:p w14:paraId="504DC220" w14:textId="6DEE3251" w:rsidR="000327EA" w:rsidRDefault="000327EA" w:rsidP="000327EA">
      <w:pPr>
        <w:pStyle w:val="Caption"/>
        <w:jc w:val="center"/>
      </w:pPr>
      <w:bookmarkStart w:id="68" w:name="_Ref422068515"/>
      <w:bookmarkStart w:id="69" w:name="_Toc423103413"/>
      <w:bookmarkStart w:id="70" w:name="_Toc423611561"/>
      <w:r>
        <w:t xml:space="preserve">Σχήμα </w:t>
      </w:r>
      <w:r w:rsidR="00222D7E">
        <w:fldChar w:fldCharType="begin"/>
      </w:r>
      <w:r w:rsidR="00222D7E">
        <w:instrText xml:space="preserve"> STYLEREF 1 \s </w:instrText>
      </w:r>
      <w:r w:rsidR="00222D7E">
        <w:fldChar w:fldCharType="separate"/>
      </w:r>
      <w:r w:rsidR="00855081">
        <w:rPr>
          <w:noProof/>
        </w:rPr>
        <w:t>3</w:t>
      </w:r>
      <w:r w:rsidR="00222D7E">
        <w:rPr>
          <w:noProof/>
        </w:rPr>
        <w:fldChar w:fldCharType="end"/>
      </w:r>
      <w:r w:rsidR="00855081">
        <w:t>.</w:t>
      </w:r>
      <w:r w:rsidR="00222D7E">
        <w:fldChar w:fldCharType="begin"/>
      </w:r>
      <w:r w:rsidR="00222D7E">
        <w:instrText xml:space="preserve"> SEQ Σχήμα \* ARABIC \s 1 </w:instrText>
      </w:r>
      <w:r w:rsidR="00222D7E">
        <w:fldChar w:fldCharType="separate"/>
      </w:r>
      <w:r w:rsidR="00855081">
        <w:rPr>
          <w:noProof/>
        </w:rPr>
        <w:t>7</w:t>
      </w:r>
      <w:r w:rsidR="00222D7E">
        <w:rPr>
          <w:noProof/>
        </w:rPr>
        <w:fldChar w:fldCharType="end"/>
      </w:r>
      <w:bookmarkEnd w:id="68"/>
      <w:r w:rsidR="00754CA4">
        <w:rPr>
          <w:noProof/>
        </w:rPr>
        <w:t xml:space="preserve"> Στάδιο επανεγγραφής</w:t>
      </w:r>
      <w:bookmarkEnd w:id="69"/>
      <w:bookmarkEnd w:id="70"/>
    </w:p>
    <w:p w14:paraId="521D315F" w14:textId="233279EC" w:rsidR="000327EA" w:rsidRDefault="009C1775" w:rsidP="009C1775">
      <w:r>
        <w:t xml:space="preserve">Η διαδρομή παρουσιάζεται έγχρωμη στο </w:t>
      </w:r>
      <w:r>
        <w:fldChar w:fldCharType="begin"/>
      </w:r>
      <w:r>
        <w:instrText xml:space="preserve"> REF _Ref422068528 \h </w:instrText>
      </w:r>
      <w:r>
        <w:fldChar w:fldCharType="separate"/>
      </w:r>
      <w:r>
        <w:t xml:space="preserve">Σχήμα </w:t>
      </w:r>
      <w:r>
        <w:rPr>
          <w:noProof/>
        </w:rPr>
        <w:t>3</w:t>
      </w:r>
      <w:r>
        <w:t>.</w:t>
      </w:r>
      <w:r>
        <w:rPr>
          <w:noProof/>
        </w:rPr>
        <w:t>8</w:t>
      </w:r>
      <w:r>
        <w:fldChar w:fldCharType="end"/>
      </w:r>
      <w:r>
        <w:t xml:space="preserve">. </w:t>
      </w:r>
      <w:r w:rsidR="000327EA">
        <w:t xml:space="preserve">Ο αριθμός καταχωρητή εγγραφής μεταβιβάζεται πρώτα στον </w:t>
      </w:r>
      <w:r w:rsidR="000327EA">
        <w:rPr>
          <w:lang w:val="en-US"/>
        </w:rPr>
        <w:t>ID</w:t>
      </w:r>
      <w:r w:rsidR="000327EA" w:rsidRPr="000327EA">
        <w:t>/</w:t>
      </w:r>
      <w:r w:rsidR="000327EA">
        <w:rPr>
          <w:lang w:val="en-US"/>
        </w:rPr>
        <w:t>EX</w:t>
      </w:r>
      <w:r w:rsidR="000327EA" w:rsidRPr="000327EA">
        <w:t xml:space="preserve"> </w:t>
      </w:r>
      <w:r w:rsidR="000327EA">
        <w:t xml:space="preserve">μετά στον </w:t>
      </w:r>
      <w:r w:rsidR="000327EA">
        <w:rPr>
          <w:lang w:val="en-US"/>
        </w:rPr>
        <w:t>EX</w:t>
      </w:r>
      <w:r w:rsidR="000327EA" w:rsidRPr="000327EA">
        <w:t>/</w:t>
      </w:r>
      <w:r w:rsidR="000327EA">
        <w:rPr>
          <w:lang w:val="en-US"/>
        </w:rPr>
        <w:t>MEM</w:t>
      </w:r>
      <w:r w:rsidR="000327EA" w:rsidRPr="000327EA">
        <w:t xml:space="preserve"> </w:t>
      </w:r>
      <w:r w:rsidR="000327EA">
        <w:t xml:space="preserve">και τέλος στον </w:t>
      </w:r>
      <w:r w:rsidR="000327EA">
        <w:rPr>
          <w:lang w:val="en-US"/>
        </w:rPr>
        <w:t>MEM</w:t>
      </w:r>
      <w:r w:rsidR="000327EA">
        <w:t>/</w:t>
      </w:r>
      <w:r w:rsidR="000327EA">
        <w:rPr>
          <w:lang w:val="en-US"/>
        </w:rPr>
        <w:t>WB</w:t>
      </w:r>
      <w:r w:rsidR="000327EA">
        <w:t xml:space="preserve">, προσθέτοντας 5 ακόμα </w:t>
      </w:r>
      <w:r w:rsidR="000327EA">
        <w:rPr>
          <w:lang w:val="en-US"/>
        </w:rPr>
        <w:t>bit</w:t>
      </w:r>
      <w:r w:rsidR="000327EA" w:rsidRPr="000327EA">
        <w:t xml:space="preserve"> </w:t>
      </w:r>
      <w:r w:rsidR="000327EA">
        <w:t>στους τρεις τελευ</w:t>
      </w:r>
      <w:r w:rsidR="002F0C4F">
        <w:t>ταίους καταχωρητές διοχέτευσης.</w:t>
      </w:r>
    </w:p>
    <w:p w14:paraId="44FBEAFE" w14:textId="77777777" w:rsidR="00965C59" w:rsidRDefault="00965C59" w:rsidP="00965C59">
      <w:pPr>
        <w:keepNext/>
      </w:pPr>
      <w:r w:rsidRPr="00965C59">
        <w:rPr>
          <w:noProof/>
          <w:lang w:eastAsia="el-GR"/>
        </w:rPr>
        <w:drawing>
          <wp:inline distT="0" distB="0" distL="0" distR="0" wp14:anchorId="6B9CAF9B" wp14:editId="7509CC3C">
            <wp:extent cx="5278755" cy="251668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8755" cy="2516686"/>
                    </a:xfrm>
                    <a:prstGeom prst="rect">
                      <a:avLst/>
                    </a:prstGeom>
                    <a:noFill/>
                    <a:ln>
                      <a:noFill/>
                    </a:ln>
                  </pic:spPr>
                </pic:pic>
              </a:graphicData>
            </a:graphic>
          </wp:inline>
        </w:drawing>
      </w:r>
    </w:p>
    <w:p w14:paraId="0F72F82E" w14:textId="62692607" w:rsidR="000327EA" w:rsidRPr="000327EA" w:rsidRDefault="00965C59" w:rsidP="00965C59">
      <w:pPr>
        <w:pStyle w:val="Caption"/>
        <w:jc w:val="center"/>
      </w:pPr>
      <w:bookmarkStart w:id="71" w:name="_Ref422068528"/>
      <w:bookmarkStart w:id="72" w:name="_Toc423103414"/>
      <w:bookmarkStart w:id="73" w:name="_Toc423611562"/>
      <w:r>
        <w:t xml:space="preserve">Σχήμα </w:t>
      </w:r>
      <w:r w:rsidR="00222D7E">
        <w:fldChar w:fldCharType="begin"/>
      </w:r>
      <w:r w:rsidR="00222D7E">
        <w:instrText xml:space="preserve"> STYLEREF 1 \s </w:instrText>
      </w:r>
      <w:r w:rsidR="00222D7E">
        <w:fldChar w:fldCharType="separate"/>
      </w:r>
      <w:r w:rsidR="00855081">
        <w:rPr>
          <w:noProof/>
        </w:rPr>
        <w:t>3</w:t>
      </w:r>
      <w:r w:rsidR="00222D7E">
        <w:rPr>
          <w:noProof/>
        </w:rPr>
        <w:fldChar w:fldCharType="end"/>
      </w:r>
      <w:r w:rsidR="00855081">
        <w:t>.</w:t>
      </w:r>
      <w:r w:rsidR="00222D7E">
        <w:fldChar w:fldCharType="begin"/>
      </w:r>
      <w:r w:rsidR="00222D7E">
        <w:instrText xml:space="preserve"> SEQ Σχήμα \* ARABIC \s 1 </w:instrText>
      </w:r>
      <w:r w:rsidR="00222D7E">
        <w:fldChar w:fldCharType="separate"/>
      </w:r>
      <w:r w:rsidR="00855081">
        <w:rPr>
          <w:noProof/>
        </w:rPr>
        <w:t>8</w:t>
      </w:r>
      <w:r w:rsidR="00222D7E">
        <w:rPr>
          <w:noProof/>
        </w:rPr>
        <w:fldChar w:fldCharType="end"/>
      </w:r>
      <w:bookmarkEnd w:id="71"/>
      <w:r w:rsidR="00754CA4">
        <w:rPr>
          <w:noProof/>
        </w:rPr>
        <w:t xml:space="preserve"> Ολοκλήρωση διαδρομής</w:t>
      </w:r>
      <w:bookmarkEnd w:id="72"/>
      <w:bookmarkEnd w:id="73"/>
    </w:p>
    <w:p w14:paraId="48A7B163" w14:textId="77777777" w:rsidR="001F332E" w:rsidRDefault="003F5499" w:rsidP="003F5499">
      <w:pPr>
        <w:pStyle w:val="Heading2"/>
      </w:pPr>
      <w:bookmarkStart w:id="74" w:name="_Toc423617335"/>
      <w:r>
        <w:t>Μονάδα ελέγχου</w:t>
      </w:r>
      <w:bookmarkEnd w:id="74"/>
    </w:p>
    <w:p w14:paraId="644CF10A" w14:textId="77777777" w:rsidR="00DD1C03" w:rsidRDefault="00DD1C03" w:rsidP="00DD1C03">
      <w:r>
        <w:t>Πριν προχωρήσουμε στην περιγραφή της μονάδας ελέγχου καλό θα ήταν να θυμίσουμε τους τύπους εντολών που παρουσιάστηκαν στο προηγούμενο κεφάλαιο.</w:t>
      </w:r>
    </w:p>
    <w:p w14:paraId="76C7F0CF" w14:textId="77777777" w:rsidR="00DD1C03" w:rsidRDefault="00DD1C03" w:rsidP="00DD1C03">
      <w:r w:rsidRPr="00DD1C03">
        <w:rPr>
          <w:noProof/>
          <w:lang w:eastAsia="el-GR"/>
        </w:rPr>
        <w:lastRenderedPageBreak/>
        <w:drawing>
          <wp:inline distT="0" distB="0" distL="0" distR="0" wp14:anchorId="13ED0E9D" wp14:editId="08565768">
            <wp:extent cx="5278755" cy="234961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8755" cy="2349616"/>
                    </a:xfrm>
                    <a:prstGeom prst="rect">
                      <a:avLst/>
                    </a:prstGeom>
                    <a:noFill/>
                    <a:ln>
                      <a:noFill/>
                    </a:ln>
                  </pic:spPr>
                </pic:pic>
              </a:graphicData>
            </a:graphic>
          </wp:inline>
        </w:drawing>
      </w:r>
    </w:p>
    <w:p w14:paraId="6F6E2FC8" w14:textId="77777777" w:rsidR="00DD1C03" w:rsidRPr="00835A86" w:rsidRDefault="00DD1C03" w:rsidP="00722A9E">
      <w:r>
        <w:t>Τα πεδία εντολών συμβολίζουν τα εξής:</w:t>
      </w:r>
      <w:r w:rsidRPr="00835A86">
        <w:t xml:space="preserve"> </w:t>
      </w:r>
    </w:p>
    <w:p w14:paraId="712BEBC9" w14:textId="77777777" w:rsidR="00DD1C03" w:rsidRPr="00A1280B" w:rsidRDefault="00DD1C03" w:rsidP="00722A9E">
      <w:pPr>
        <w:pStyle w:val="ListParagraph"/>
        <w:numPr>
          <w:ilvl w:val="0"/>
          <w:numId w:val="22"/>
        </w:numPr>
      </w:pPr>
      <w:r w:rsidRPr="00722A9E">
        <w:rPr>
          <w:b/>
          <w:bCs/>
          <w:lang w:val="en-US"/>
        </w:rPr>
        <w:t>opcode</w:t>
      </w:r>
      <w:r w:rsidRPr="00722A9E">
        <w:rPr>
          <w:b/>
          <w:bCs/>
        </w:rPr>
        <w:t xml:space="preserve">: </w:t>
      </w:r>
      <w:r w:rsidRPr="00835A86">
        <w:t xml:space="preserve">6 </w:t>
      </w:r>
      <w:r w:rsidRPr="00722A9E">
        <w:rPr>
          <w:lang w:val="en-US"/>
        </w:rPr>
        <w:t>bits</w:t>
      </w:r>
      <w:r>
        <w:t xml:space="preserve"> κωδικός λειτουργίας κάθε εντολής</w:t>
      </w:r>
    </w:p>
    <w:p w14:paraId="3D018005" w14:textId="77777777" w:rsidR="00DD1C03" w:rsidRPr="00722A9E" w:rsidRDefault="00DD1C03" w:rsidP="00722A9E">
      <w:pPr>
        <w:pStyle w:val="ListParagraph"/>
        <w:numPr>
          <w:ilvl w:val="0"/>
          <w:numId w:val="22"/>
        </w:numPr>
        <w:rPr>
          <w:lang w:val="en-US"/>
        </w:rPr>
      </w:pPr>
      <w:r w:rsidRPr="00722A9E">
        <w:rPr>
          <w:b/>
          <w:bCs/>
          <w:lang w:val="en-US"/>
        </w:rPr>
        <w:t>rd:</w:t>
      </w:r>
      <w:r w:rsidRPr="00722A9E">
        <w:rPr>
          <w:lang w:val="en-US"/>
        </w:rPr>
        <w:t xml:space="preserve"> </w:t>
      </w:r>
      <w:r>
        <w:t xml:space="preserve">5 </w:t>
      </w:r>
      <w:r w:rsidRPr="00722A9E">
        <w:rPr>
          <w:lang w:val="en-US"/>
        </w:rPr>
        <w:t>bits</w:t>
      </w:r>
      <w:r>
        <w:t xml:space="preserve"> καταχωρητής προορισμού</w:t>
      </w:r>
    </w:p>
    <w:p w14:paraId="7D991F59" w14:textId="77777777" w:rsidR="00DD1C03" w:rsidRPr="00722A9E" w:rsidRDefault="00DD1C03" w:rsidP="00722A9E">
      <w:pPr>
        <w:pStyle w:val="ListParagraph"/>
        <w:numPr>
          <w:ilvl w:val="0"/>
          <w:numId w:val="22"/>
        </w:numPr>
        <w:rPr>
          <w:lang w:val="en-US"/>
        </w:rPr>
      </w:pPr>
      <w:r w:rsidRPr="00722A9E">
        <w:rPr>
          <w:b/>
          <w:bCs/>
          <w:lang w:val="en-US"/>
        </w:rPr>
        <w:t xml:space="preserve">rs: </w:t>
      </w:r>
      <w:r w:rsidRPr="00722A9E">
        <w:rPr>
          <w:lang w:val="en-US"/>
        </w:rPr>
        <w:t>5</w:t>
      </w:r>
      <w:r w:rsidRPr="00722A9E">
        <w:rPr>
          <w:b/>
          <w:bCs/>
          <w:lang w:val="en-US"/>
        </w:rPr>
        <w:t xml:space="preserve"> </w:t>
      </w:r>
      <w:r w:rsidRPr="00722A9E">
        <w:rPr>
          <w:lang w:val="en-US"/>
        </w:rPr>
        <w:t xml:space="preserve">bits </w:t>
      </w:r>
      <w:r>
        <w:t>καταχωρητή πηγής</w:t>
      </w:r>
    </w:p>
    <w:p w14:paraId="765489DF" w14:textId="77777777" w:rsidR="00DD1C03" w:rsidRPr="00A1280B" w:rsidRDefault="00DD1C03" w:rsidP="00722A9E">
      <w:pPr>
        <w:pStyle w:val="ListParagraph"/>
        <w:numPr>
          <w:ilvl w:val="0"/>
          <w:numId w:val="22"/>
        </w:numPr>
      </w:pPr>
      <w:r w:rsidRPr="00722A9E">
        <w:rPr>
          <w:b/>
          <w:bCs/>
          <w:lang w:val="en-US"/>
        </w:rPr>
        <w:t>rt</w:t>
      </w:r>
      <w:r w:rsidRPr="00722A9E">
        <w:rPr>
          <w:b/>
          <w:bCs/>
        </w:rPr>
        <w:t xml:space="preserve">: </w:t>
      </w:r>
      <w:r w:rsidRPr="00A1280B">
        <w:t xml:space="preserve">5 </w:t>
      </w:r>
      <w:r w:rsidRPr="00722A9E">
        <w:rPr>
          <w:lang w:val="en-US"/>
        </w:rPr>
        <w:t>bits</w:t>
      </w:r>
      <w:r w:rsidRPr="00A1280B">
        <w:t xml:space="preserve"> </w:t>
      </w:r>
      <w:r>
        <w:t>καταχωρητή πηγής/προορισμού</w:t>
      </w:r>
    </w:p>
    <w:p w14:paraId="243A299F" w14:textId="77777777" w:rsidR="00DD1C03" w:rsidRPr="00722A9E" w:rsidRDefault="00DD1C03" w:rsidP="00722A9E">
      <w:pPr>
        <w:pStyle w:val="ListParagraph"/>
        <w:numPr>
          <w:ilvl w:val="0"/>
          <w:numId w:val="22"/>
        </w:numPr>
        <w:rPr>
          <w:lang w:val="en-US"/>
        </w:rPr>
      </w:pPr>
      <w:r w:rsidRPr="00722A9E">
        <w:rPr>
          <w:b/>
          <w:bCs/>
          <w:lang w:val="en-US"/>
        </w:rPr>
        <w:t xml:space="preserve">sa: </w:t>
      </w:r>
      <w:r w:rsidRPr="00722A9E">
        <w:rPr>
          <w:lang w:val="en-US"/>
        </w:rPr>
        <w:t xml:space="preserve">5 bits </w:t>
      </w:r>
      <w:r>
        <w:t>για ολίσθηση</w:t>
      </w:r>
    </w:p>
    <w:p w14:paraId="665B8B1B" w14:textId="77777777" w:rsidR="00DD1C03" w:rsidRPr="00722A9E" w:rsidRDefault="00DD1C03" w:rsidP="00722A9E">
      <w:pPr>
        <w:pStyle w:val="ListParagraph"/>
        <w:numPr>
          <w:ilvl w:val="0"/>
          <w:numId w:val="22"/>
        </w:numPr>
        <w:rPr>
          <w:lang w:val="en-US"/>
        </w:rPr>
      </w:pPr>
      <w:r w:rsidRPr="00722A9E">
        <w:rPr>
          <w:b/>
          <w:bCs/>
          <w:lang w:val="en-US"/>
        </w:rPr>
        <w:t xml:space="preserve">function: </w:t>
      </w:r>
      <w:r w:rsidRPr="00722A9E">
        <w:rPr>
          <w:lang w:val="en-US"/>
        </w:rPr>
        <w:t xml:space="preserve">6 bits </w:t>
      </w:r>
      <w:r>
        <w:t xml:space="preserve">για πράξη εντολής </w:t>
      </w:r>
      <w:r w:rsidRPr="00722A9E">
        <w:rPr>
          <w:lang w:val="en-US"/>
        </w:rPr>
        <w:t>R-type</w:t>
      </w:r>
    </w:p>
    <w:p w14:paraId="60F47C8C" w14:textId="77777777" w:rsidR="00DD1C03" w:rsidRPr="00835A86" w:rsidRDefault="00DD1C03" w:rsidP="00722A9E">
      <w:pPr>
        <w:pStyle w:val="ListParagraph"/>
        <w:numPr>
          <w:ilvl w:val="0"/>
          <w:numId w:val="22"/>
        </w:numPr>
      </w:pPr>
      <w:r w:rsidRPr="00722A9E">
        <w:rPr>
          <w:b/>
          <w:bCs/>
          <w:lang w:val="en-US"/>
        </w:rPr>
        <w:t>offset</w:t>
      </w:r>
      <w:r w:rsidRPr="00722A9E">
        <w:rPr>
          <w:b/>
          <w:bCs/>
        </w:rPr>
        <w:t xml:space="preserve">: </w:t>
      </w:r>
      <w:r w:rsidRPr="00835A86">
        <w:t xml:space="preserve">16 </w:t>
      </w:r>
      <w:r w:rsidRPr="00722A9E">
        <w:rPr>
          <w:lang w:val="en-US"/>
        </w:rPr>
        <w:t>bits</w:t>
      </w:r>
      <w:r w:rsidRPr="00835A86">
        <w:t xml:space="preserve"> </w:t>
      </w:r>
      <w:r>
        <w:t xml:space="preserve">σταθερές για εντολές </w:t>
      </w:r>
      <w:r w:rsidRPr="00722A9E">
        <w:rPr>
          <w:lang w:val="en-US"/>
        </w:rPr>
        <w:t>I</w:t>
      </w:r>
      <w:r w:rsidRPr="00835A86">
        <w:t>-</w:t>
      </w:r>
      <w:r w:rsidRPr="00722A9E">
        <w:rPr>
          <w:lang w:val="en-US"/>
        </w:rPr>
        <w:t>type</w:t>
      </w:r>
    </w:p>
    <w:p w14:paraId="239E1455" w14:textId="636E8DAD" w:rsidR="00DD1C03" w:rsidRDefault="00DD1C03" w:rsidP="00DD1C03">
      <w:pPr>
        <w:pStyle w:val="ListParagraph"/>
        <w:numPr>
          <w:ilvl w:val="0"/>
          <w:numId w:val="22"/>
        </w:numPr>
      </w:pPr>
      <w:r w:rsidRPr="00722A9E">
        <w:rPr>
          <w:b/>
          <w:bCs/>
          <w:lang w:val="en-US"/>
        </w:rPr>
        <w:t>instr</w:t>
      </w:r>
      <w:r w:rsidRPr="00722A9E">
        <w:rPr>
          <w:b/>
          <w:bCs/>
        </w:rPr>
        <w:t>_</w:t>
      </w:r>
      <w:r w:rsidRPr="00722A9E">
        <w:rPr>
          <w:b/>
          <w:bCs/>
          <w:lang w:val="en-US"/>
        </w:rPr>
        <w:t>index</w:t>
      </w:r>
      <w:r w:rsidRPr="00722A9E">
        <w:rPr>
          <w:b/>
          <w:bCs/>
        </w:rPr>
        <w:t xml:space="preserve">: </w:t>
      </w:r>
      <w:r w:rsidRPr="00835A86">
        <w:t xml:space="preserve">26 </w:t>
      </w:r>
      <w:r w:rsidRPr="00722A9E">
        <w:rPr>
          <w:lang w:val="en-US"/>
        </w:rPr>
        <w:t>bits</w:t>
      </w:r>
      <w:r w:rsidRPr="00835A86">
        <w:t xml:space="preserve"> </w:t>
      </w:r>
      <w:r>
        <w:t xml:space="preserve">σταθερές για εντολές </w:t>
      </w:r>
      <w:r w:rsidRPr="00722A9E">
        <w:rPr>
          <w:lang w:val="en-US"/>
        </w:rPr>
        <w:t>J</w:t>
      </w:r>
      <w:r w:rsidRPr="00835A86">
        <w:t>-</w:t>
      </w:r>
      <w:r w:rsidRPr="00722A9E">
        <w:rPr>
          <w:lang w:val="en-US"/>
        </w:rPr>
        <w:t>type</w:t>
      </w:r>
    </w:p>
    <w:p w14:paraId="027ED387" w14:textId="4C44C3E0" w:rsidR="0012063B" w:rsidRDefault="00DA0D94" w:rsidP="00722A9E">
      <w:r>
        <w:t xml:space="preserve">Οι περισσότερες λειτουργικές μονάδες διακρίνουν περιπτώσεις ανάλογα με για τον τύπο της εντολής. Κάθε μονάδα κάνει δικούς της ελέγχους. Αντί να εκτελεί κάθε μονάδα τους δικούς της ελέγχους υλοποιείται μία μονάδα που παράγει σήματα ελέγχου. Όλες οι περιπτώσεις ελέγχονται σε αυτή και έχει ως εξόδους όλα τα σήματα. Η μονάδα αυτή ονομάζεται </w:t>
      </w:r>
      <w:r w:rsidR="00D2016B">
        <w:t>μονάδα ελέγχου. Η μονάδα ελέγχου έχοντας πλέον λάβει τον κωδικό εντολής (</w:t>
      </w:r>
      <w:r w:rsidR="00D2016B">
        <w:rPr>
          <w:lang w:val="en-US"/>
        </w:rPr>
        <w:t>opcode</w:t>
      </w:r>
      <w:r w:rsidR="00D2016B" w:rsidRPr="00D2016B">
        <w:t xml:space="preserve">) </w:t>
      </w:r>
      <w:r w:rsidR="00D2016B">
        <w:t>καθορίζει την λειτουργία κάθε μονάδας αλλά και την έξοδο του εκάστοτε πολυπλέκτη.</w:t>
      </w:r>
      <w:r w:rsidR="008D1E75">
        <w:t xml:space="preserve"> </w:t>
      </w:r>
      <w:r w:rsidR="00DD1C03">
        <w:t xml:space="preserve">Πλέον μπορούμε να προσθέσουμε </w:t>
      </w:r>
      <w:r w:rsidR="000759A4">
        <w:t>την μονάδα ελέγχου, ολοκληρώνοντας την υλοποίηση της διαδρομής.</w:t>
      </w:r>
    </w:p>
    <w:p w14:paraId="5685A2EE" w14:textId="77777777" w:rsidR="00AE7807" w:rsidRDefault="00AE7807" w:rsidP="00722A9E">
      <w:r>
        <w:t xml:space="preserve">Υποθέτοντας ότι η εγγραφή του </w:t>
      </w:r>
      <w:r>
        <w:rPr>
          <w:lang w:val="en-US"/>
        </w:rPr>
        <w:t>PC</w:t>
      </w:r>
      <w:r>
        <w:t xml:space="preserve"> γίνεται σε κάθε κύκλο ρολογιο</w:t>
      </w:r>
      <w:r w:rsidR="00276163">
        <w:t>ύ</w:t>
      </w:r>
      <w:r>
        <w:t>, δεν υπάρχει σήμα εγγραφής για τον καταχωρητή αυτόν. Για τον ίδιο λόγο δεν υπάρχουν σήματα εγγραφής για τους καταχωρητές διοχέτευσης.</w:t>
      </w:r>
    </w:p>
    <w:p w14:paraId="5FC869D7" w14:textId="77777777" w:rsidR="0001090D" w:rsidRDefault="0001090D" w:rsidP="0001090D">
      <w:pPr>
        <w:keepNext/>
        <w:jc w:val="center"/>
      </w:pPr>
      <w:r w:rsidRPr="0001090D">
        <w:rPr>
          <w:noProof/>
          <w:lang w:eastAsia="el-GR"/>
        </w:rPr>
        <w:lastRenderedPageBreak/>
        <w:drawing>
          <wp:inline distT="0" distB="0" distL="0" distR="0" wp14:anchorId="7363F75C" wp14:editId="5D1588AB">
            <wp:extent cx="5278755" cy="40198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8755" cy="4019888"/>
                    </a:xfrm>
                    <a:prstGeom prst="rect">
                      <a:avLst/>
                    </a:prstGeom>
                    <a:noFill/>
                    <a:ln>
                      <a:noFill/>
                    </a:ln>
                  </pic:spPr>
                </pic:pic>
              </a:graphicData>
            </a:graphic>
          </wp:inline>
        </w:drawing>
      </w:r>
    </w:p>
    <w:p w14:paraId="269144BC" w14:textId="6C8EEE00" w:rsidR="0001090D" w:rsidRDefault="0001090D" w:rsidP="0001090D">
      <w:pPr>
        <w:pStyle w:val="Caption"/>
        <w:jc w:val="center"/>
      </w:pPr>
      <w:bookmarkStart w:id="75" w:name="_Toc423103415"/>
      <w:bookmarkStart w:id="76" w:name="_Toc423611563"/>
      <w:r>
        <w:t xml:space="preserve">Σχήμα </w:t>
      </w:r>
      <w:r w:rsidR="00222D7E">
        <w:fldChar w:fldCharType="begin"/>
      </w:r>
      <w:r w:rsidR="00222D7E">
        <w:instrText xml:space="preserve"> STYLEREF 1 \s </w:instrText>
      </w:r>
      <w:r w:rsidR="00222D7E">
        <w:fldChar w:fldCharType="separate"/>
      </w:r>
      <w:r w:rsidR="00855081">
        <w:rPr>
          <w:noProof/>
        </w:rPr>
        <w:t>3</w:t>
      </w:r>
      <w:r w:rsidR="00222D7E">
        <w:rPr>
          <w:noProof/>
        </w:rPr>
        <w:fldChar w:fldCharType="end"/>
      </w:r>
      <w:r w:rsidR="00855081">
        <w:t>.</w:t>
      </w:r>
      <w:r w:rsidR="00222D7E">
        <w:fldChar w:fldCharType="begin"/>
      </w:r>
      <w:r w:rsidR="00222D7E">
        <w:instrText xml:space="preserve"> SEQ Σχήμα \* ARABIC \s 1 </w:instrText>
      </w:r>
      <w:r w:rsidR="00222D7E">
        <w:fldChar w:fldCharType="separate"/>
      </w:r>
      <w:r w:rsidR="00855081">
        <w:rPr>
          <w:noProof/>
        </w:rPr>
        <w:t>9</w:t>
      </w:r>
      <w:r w:rsidR="00222D7E">
        <w:rPr>
          <w:noProof/>
        </w:rPr>
        <w:fldChar w:fldCharType="end"/>
      </w:r>
      <w:r w:rsidR="00754CA4">
        <w:rPr>
          <w:noProof/>
        </w:rPr>
        <w:t xml:space="preserve"> Μονάδα ελέγχου</w:t>
      </w:r>
      <w:bookmarkEnd w:id="75"/>
      <w:bookmarkEnd w:id="76"/>
    </w:p>
    <w:p w14:paraId="2E069BCB" w14:textId="77777777" w:rsidR="00276163" w:rsidRDefault="00276163" w:rsidP="0012063B">
      <w:r>
        <w:t>Εφόσον σε κάθε στάδιο διοχέτευσης ένα συστατικό είναι ενεργό, χωρίζουμε τις γραμμές ελέγχου σε πέντε ομάδες ανάλογα με το στάδιο διοχέτευσης.</w:t>
      </w:r>
    </w:p>
    <w:p w14:paraId="4E9376C3" w14:textId="048E6417" w:rsidR="00276163" w:rsidRDefault="00276163" w:rsidP="009C7B75">
      <w:pPr>
        <w:pStyle w:val="ListParagraph"/>
        <w:numPr>
          <w:ilvl w:val="0"/>
          <w:numId w:val="12"/>
        </w:numPr>
      </w:pPr>
      <w:r w:rsidRPr="000D3715">
        <w:rPr>
          <w:u w:val="single"/>
        </w:rPr>
        <w:t>Προσκόμιση εντολών</w:t>
      </w:r>
      <w:r w:rsidR="008B1909">
        <w:t>: Σε</w:t>
      </w:r>
      <w:r>
        <w:t xml:space="preserve"> αυτό το στάδιο δεν υπάρχει κάτι να ελεγχθεί, γιατί τα </w:t>
      </w:r>
      <w:commentRangeStart w:id="77"/>
      <w:commentRangeStart w:id="78"/>
      <w:r>
        <w:t xml:space="preserve">σήματα για την εγγραφή του </w:t>
      </w:r>
      <w:r>
        <w:rPr>
          <w:lang w:val="en-US"/>
        </w:rPr>
        <w:t>PC</w:t>
      </w:r>
      <w:r w:rsidRPr="00276163">
        <w:t xml:space="preserve"> </w:t>
      </w:r>
      <w:commentRangeEnd w:id="77"/>
      <w:r w:rsidR="008D1E75">
        <w:rPr>
          <w:rStyle w:val="CommentReference"/>
          <w:vanish/>
        </w:rPr>
        <w:commentReference w:id="77"/>
      </w:r>
      <w:commentRangeEnd w:id="78"/>
      <w:r w:rsidR="00521999">
        <w:rPr>
          <w:rStyle w:val="CommentReference"/>
        </w:rPr>
        <w:commentReference w:id="78"/>
      </w:r>
      <w:r>
        <w:t>και της ανάγνωσης της μνήμης εντολών είναι πάντα ενεργοποιημένα.</w:t>
      </w:r>
      <w:r w:rsidR="008B1909">
        <w:t xml:space="preserve"> Όταν στη συνέχεια προστεθεί και η λειτουργία της ανάσχεσης τότε θα δούμε πως υπάρχει και ένα σήμα για</w:t>
      </w:r>
      <w:r w:rsidR="001C5190">
        <w:t xml:space="preserve"> το αν πρέπει να γίνει ανάσχεση και αντίστοιχα προκύπτει η αύξηση του</w:t>
      </w:r>
      <w:r w:rsidR="001C5190" w:rsidRPr="00521999">
        <w:t xml:space="preserve"> </w:t>
      </w:r>
      <w:r w:rsidR="008A1F58">
        <w:rPr>
          <w:lang w:val="en-US"/>
        </w:rPr>
        <w:t>PC</w:t>
      </w:r>
      <w:r w:rsidR="008A1F58" w:rsidRPr="00521999">
        <w:t>.</w:t>
      </w:r>
    </w:p>
    <w:p w14:paraId="0A4003A4" w14:textId="77777777" w:rsidR="00276163" w:rsidRDefault="00276163" w:rsidP="009C7B75">
      <w:pPr>
        <w:pStyle w:val="ListParagraph"/>
        <w:numPr>
          <w:ilvl w:val="0"/>
          <w:numId w:val="12"/>
        </w:numPr>
      </w:pPr>
      <w:r w:rsidRPr="0001090D">
        <w:rPr>
          <w:u w:val="single"/>
        </w:rPr>
        <w:t>Αποκωδικοποίηση εντολής και ανάγνωση αρχείου καταχωρητών</w:t>
      </w:r>
      <w:r>
        <w:t>: Ομοίως με το προηγούμενο στάδιο δεν αλλάζει κάτι σε κάθε κύκλο ρολογιού και έτσι δεν χρειάζεται κάτι να ελεγχθεί.</w:t>
      </w:r>
    </w:p>
    <w:p w14:paraId="54D8542A" w14:textId="261EC107" w:rsidR="000D3715" w:rsidRDefault="000D3715" w:rsidP="009C7B75">
      <w:pPr>
        <w:pStyle w:val="ListParagraph"/>
        <w:numPr>
          <w:ilvl w:val="0"/>
          <w:numId w:val="12"/>
        </w:numPr>
      </w:pPr>
      <w:r w:rsidRPr="000D3715">
        <w:rPr>
          <w:u w:val="single"/>
        </w:rPr>
        <w:t>Εκτέλεση και υπολογισμός διεύθυνσης</w:t>
      </w:r>
      <w:r>
        <w:t xml:space="preserve">: Σε αυτό το στάδιο τιμές παίρνουν τα σήματα </w:t>
      </w:r>
      <w:r>
        <w:rPr>
          <w:lang w:val="en-US"/>
        </w:rPr>
        <w:t>ALUOp</w:t>
      </w:r>
      <w:r>
        <w:t xml:space="preserve"> και</w:t>
      </w:r>
      <w:r w:rsidRPr="000D3715">
        <w:t xml:space="preserve"> </w:t>
      </w:r>
      <w:r>
        <w:rPr>
          <w:lang w:val="en-US"/>
        </w:rPr>
        <w:t>ALUSrc</w:t>
      </w:r>
      <w:r>
        <w:t xml:space="preserve">. Τα σήματα επιλέγουν τον καταχωρητή αποτελέσματος, την λειτουργία που θα εκτελέσει η </w:t>
      </w:r>
      <w:r>
        <w:rPr>
          <w:lang w:val="en-US"/>
        </w:rPr>
        <w:t>ALU</w:t>
      </w:r>
      <w:r w:rsidRPr="000D3715">
        <w:t xml:space="preserve"> </w:t>
      </w:r>
      <w:r>
        <w:t xml:space="preserve">και το πεδίο δεδομένων ανάγνωσης 2 ή το άμεσο πεδίο που έχει υποστεί επέκταση προσήμου για να οδηγηθεί στην </w:t>
      </w:r>
      <w:r>
        <w:rPr>
          <w:lang w:val="en-US"/>
        </w:rPr>
        <w:t>ALU</w:t>
      </w:r>
      <w:r>
        <w:t>.</w:t>
      </w:r>
    </w:p>
    <w:p w14:paraId="0A21A1D5" w14:textId="77777777" w:rsidR="00276163" w:rsidRDefault="00276163" w:rsidP="009C7B75">
      <w:pPr>
        <w:pStyle w:val="ListParagraph"/>
        <w:numPr>
          <w:ilvl w:val="0"/>
          <w:numId w:val="12"/>
        </w:numPr>
      </w:pPr>
      <w:r w:rsidRPr="000D3715">
        <w:rPr>
          <w:u w:val="single"/>
        </w:rPr>
        <w:t>Προσπέλαση μνήμης</w:t>
      </w:r>
      <w:r>
        <w:t xml:space="preserve">: Σ αυτό το στάδιο τιμές παίρνουν τα εξής σήματα ελέγχου </w:t>
      </w:r>
      <w:r>
        <w:rPr>
          <w:lang w:val="en-US"/>
        </w:rPr>
        <w:t>Branch</w:t>
      </w:r>
      <w:r w:rsidRPr="00276163">
        <w:t xml:space="preserve">, </w:t>
      </w:r>
      <w:r>
        <w:rPr>
          <w:lang w:val="en-US"/>
        </w:rPr>
        <w:t>MemRead</w:t>
      </w:r>
      <w:r w:rsidRPr="00276163">
        <w:t xml:space="preserve">, </w:t>
      </w:r>
      <w:r>
        <w:rPr>
          <w:lang w:val="en-US"/>
        </w:rPr>
        <w:t>Memwrite</w:t>
      </w:r>
      <w:r>
        <w:t xml:space="preserve"> από τις </w:t>
      </w:r>
      <w:r>
        <w:rPr>
          <w:lang w:val="en-US"/>
        </w:rPr>
        <w:t>branch</w:t>
      </w:r>
      <w:r w:rsidRPr="00276163">
        <w:t xml:space="preserve"> </w:t>
      </w:r>
      <w:r>
        <w:rPr>
          <w:lang w:val="en-US"/>
        </w:rPr>
        <w:t>equal</w:t>
      </w:r>
      <w:r w:rsidRPr="00276163">
        <w:t xml:space="preserve">, </w:t>
      </w:r>
      <w:r>
        <w:rPr>
          <w:lang w:val="en-US"/>
        </w:rPr>
        <w:t>load</w:t>
      </w:r>
      <w:r w:rsidRPr="00276163">
        <w:t xml:space="preserve">, </w:t>
      </w:r>
      <w:r>
        <w:rPr>
          <w:lang w:val="en-US"/>
        </w:rPr>
        <w:t>store</w:t>
      </w:r>
      <w:r w:rsidRPr="00276163">
        <w:t xml:space="preserve"> </w:t>
      </w:r>
      <w:r>
        <w:t xml:space="preserve">αντίστοιχα. Τα </w:t>
      </w:r>
      <w:r>
        <w:rPr>
          <w:lang w:val="en-US"/>
        </w:rPr>
        <w:lastRenderedPageBreak/>
        <w:t>PCSrc</w:t>
      </w:r>
      <w:r w:rsidRPr="00276163">
        <w:t xml:space="preserve"> </w:t>
      </w:r>
      <w:r>
        <w:t xml:space="preserve">επιλέγει την επόμενη διεύθυνση στη σειρά, εκτός και αν ενεργοποιηθεί </w:t>
      </w:r>
      <w:commentRangeStart w:id="79"/>
      <w:commentRangeStart w:id="80"/>
      <w:r>
        <w:t xml:space="preserve">το σήμα </w:t>
      </w:r>
      <w:r w:rsidR="007166E3">
        <w:rPr>
          <w:lang w:val="en-US"/>
        </w:rPr>
        <w:t>Branch</w:t>
      </w:r>
      <w:r w:rsidR="007166E3">
        <w:t xml:space="preserve"> από την μονάδα ελέγχου και το αποτέλεσμα της </w:t>
      </w:r>
      <w:r w:rsidR="007166E3">
        <w:rPr>
          <w:lang w:val="en-US"/>
        </w:rPr>
        <w:t>ALU</w:t>
      </w:r>
      <w:r w:rsidR="007166E3" w:rsidRPr="007166E3">
        <w:t xml:space="preserve"> </w:t>
      </w:r>
      <w:r w:rsidR="007166E3">
        <w:t>είναι μηδέν.</w:t>
      </w:r>
      <w:commentRangeEnd w:id="79"/>
      <w:r w:rsidR="008D1E75">
        <w:rPr>
          <w:rStyle w:val="CommentReference"/>
          <w:vanish/>
        </w:rPr>
        <w:commentReference w:id="79"/>
      </w:r>
      <w:commentRangeEnd w:id="80"/>
      <w:r w:rsidR="0089259F">
        <w:rPr>
          <w:rStyle w:val="CommentReference"/>
        </w:rPr>
        <w:commentReference w:id="80"/>
      </w:r>
    </w:p>
    <w:p w14:paraId="474A224C" w14:textId="77777777" w:rsidR="000D3715" w:rsidRDefault="000D3715" w:rsidP="009C7B75">
      <w:pPr>
        <w:pStyle w:val="ListParagraph"/>
        <w:numPr>
          <w:ilvl w:val="0"/>
          <w:numId w:val="12"/>
        </w:numPr>
      </w:pPr>
      <w:r w:rsidRPr="00C334F3">
        <w:rPr>
          <w:u w:val="single"/>
        </w:rPr>
        <w:t xml:space="preserve">Επανεγγραφή: </w:t>
      </w:r>
      <w:r>
        <w:t xml:space="preserve">Εδώ οι γραμμές ελέγχου είναι το </w:t>
      </w:r>
      <w:r w:rsidRPr="00C334F3">
        <w:rPr>
          <w:lang w:val="en-US"/>
        </w:rPr>
        <w:t>MemtoReg</w:t>
      </w:r>
      <w:r>
        <w:t xml:space="preserve"> που καθορίζει</w:t>
      </w:r>
      <w:r w:rsidR="005643EF">
        <w:t xml:space="preserve"> </w:t>
      </w:r>
      <w:r>
        <w:t xml:space="preserve">αν θα σταλθεί στο αρχείο καταχωρητών το αποτέλεσμα της </w:t>
      </w:r>
      <w:r w:rsidRPr="00C334F3">
        <w:rPr>
          <w:lang w:val="en-US"/>
        </w:rPr>
        <w:t>ALU</w:t>
      </w:r>
      <w:r>
        <w:t xml:space="preserve"> ή η τιμή της μνήμης.</w:t>
      </w:r>
    </w:p>
    <w:p w14:paraId="0212A71D" w14:textId="77777777" w:rsidR="006875B8" w:rsidRPr="00C334F3" w:rsidRDefault="00C334F3" w:rsidP="00C334F3">
      <w:r>
        <w:t xml:space="preserve">Στη συνέχεια παρουσιάζεται ο πίνακας λειτουργίας κάθε σήματος σε ανάλογη κατάσταση της </w:t>
      </w:r>
      <w:r>
        <w:rPr>
          <w:lang w:val="en-US"/>
        </w:rPr>
        <w:t>CPU</w:t>
      </w:r>
      <w:r w:rsidRPr="00C334F3">
        <w:t>.</w:t>
      </w:r>
    </w:p>
    <w:tbl>
      <w:tblPr>
        <w:tblStyle w:val="GridTable4-Accent51"/>
        <w:tblW w:w="0" w:type="auto"/>
        <w:tblLook w:val="04A0" w:firstRow="1" w:lastRow="0" w:firstColumn="1" w:lastColumn="0" w:noHBand="0" w:noVBand="1"/>
      </w:tblPr>
      <w:tblGrid>
        <w:gridCol w:w="1384"/>
        <w:gridCol w:w="3260"/>
        <w:gridCol w:w="3885"/>
      </w:tblGrid>
      <w:tr w:rsidR="006875B8" w14:paraId="29138501" w14:textId="77777777" w:rsidTr="00B61B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0A1AD6C" w14:textId="77777777" w:rsidR="006875B8" w:rsidRPr="006875B8" w:rsidRDefault="006875B8" w:rsidP="006875B8">
            <w:pPr>
              <w:jc w:val="center"/>
              <w:rPr>
                <w:b w:val="0"/>
              </w:rPr>
            </w:pPr>
            <w:r>
              <w:rPr>
                <w:b w:val="0"/>
              </w:rPr>
              <w:t>Όνομα σήματος</w:t>
            </w:r>
          </w:p>
        </w:tc>
        <w:tc>
          <w:tcPr>
            <w:tcW w:w="3260" w:type="dxa"/>
          </w:tcPr>
          <w:p w14:paraId="7586D051" w14:textId="77777777" w:rsidR="006875B8" w:rsidRPr="006875B8" w:rsidRDefault="006875B8" w:rsidP="006875B8">
            <w:pPr>
              <w:jc w:val="center"/>
              <w:cnfStyle w:val="100000000000" w:firstRow="1" w:lastRow="0" w:firstColumn="0" w:lastColumn="0" w:oddVBand="0" w:evenVBand="0" w:oddHBand="0" w:evenHBand="0" w:firstRowFirstColumn="0" w:firstRowLastColumn="0" w:lastRowFirstColumn="0" w:lastRowLastColumn="0"/>
              <w:rPr>
                <w:b w:val="0"/>
              </w:rPr>
            </w:pPr>
            <w:r w:rsidRPr="006875B8">
              <w:rPr>
                <w:b w:val="0"/>
              </w:rPr>
              <w:t>Αποτέλεσμα όταν είναι απενεργοποιημένο (0)</w:t>
            </w:r>
          </w:p>
        </w:tc>
        <w:tc>
          <w:tcPr>
            <w:tcW w:w="3885" w:type="dxa"/>
          </w:tcPr>
          <w:p w14:paraId="4FF29A3A" w14:textId="77777777" w:rsidR="006875B8" w:rsidRPr="006875B8" w:rsidRDefault="006875B8" w:rsidP="006875B8">
            <w:pPr>
              <w:jc w:val="center"/>
              <w:cnfStyle w:val="100000000000" w:firstRow="1" w:lastRow="0" w:firstColumn="0" w:lastColumn="0" w:oddVBand="0" w:evenVBand="0" w:oddHBand="0" w:evenHBand="0" w:firstRowFirstColumn="0" w:firstRowLastColumn="0" w:lastRowFirstColumn="0" w:lastRowLastColumn="0"/>
              <w:rPr>
                <w:b w:val="0"/>
              </w:rPr>
            </w:pPr>
            <w:r w:rsidRPr="006875B8">
              <w:rPr>
                <w:b w:val="0"/>
              </w:rPr>
              <w:t>Αποτέλεσμα όταν είναι ενεργοποιημένο (1)</w:t>
            </w:r>
          </w:p>
        </w:tc>
      </w:tr>
      <w:tr w:rsidR="006875B8" w14:paraId="35FCC3A5" w14:textId="77777777" w:rsidTr="00B61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CE23A59" w14:textId="77777777" w:rsidR="006875B8" w:rsidRPr="002844DF" w:rsidRDefault="006875B8" w:rsidP="002844DF">
            <w:pPr>
              <w:jc w:val="center"/>
              <w:rPr>
                <w:b w:val="0"/>
                <w:lang w:val="en-US"/>
              </w:rPr>
            </w:pPr>
            <w:r w:rsidRPr="002844DF">
              <w:rPr>
                <w:b w:val="0"/>
                <w:lang w:val="en-US"/>
              </w:rPr>
              <w:t>RegDst</w:t>
            </w:r>
          </w:p>
        </w:tc>
        <w:tc>
          <w:tcPr>
            <w:tcW w:w="3260" w:type="dxa"/>
          </w:tcPr>
          <w:p w14:paraId="3DE55102" w14:textId="77777777" w:rsidR="006875B8" w:rsidRPr="006875B8" w:rsidRDefault="006875B8" w:rsidP="002844DF">
            <w:pPr>
              <w:jc w:val="center"/>
              <w:cnfStyle w:val="000000100000" w:firstRow="0" w:lastRow="0" w:firstColumn="0" w:lastColumn="0" w:oddVBand="0" w:evenVBand="0" w:oddHBand="1" w:evenHBand="0" w:firstRowFirstColumn="0" w:firstRowLastColumn="0" w:lastRowFirstColumn="0" w:lastRowLastColumn="0"/>
            </w:pPr>
            <w:r w:rsidRPr="006875B8">
              <w:t>Ο αριθμ</w:t>
            </w:r>
            <w:r>
              <w:t xml:space="preserve">ός καταχωρητή προορισμού για τον Καταχωρητή εγγραφής προέρχεται από το πεδίο </w:t>
            </w:r>
            <w:r>
              <w:rPr>
                <w:lang w:val="en-US"/>
              </w:rPr>
              <w:t>rt</w:t>
            </w:r>
            <w:r>
              <w:t xml:space="preserve"> (</w:t>
            </w:r>
            <w:r>
              <w:rPr>
                <w:lang w:val="en-US"/>
              </w:rPr>
              <w:t>bit</w:t>
            </w:r>
            <w:r w:rsidRPr="006875B8">
              <w:t xml:space="preserve"> 20</w:t>
            </w:r>
            <w:r>
              <w:t>:16).</w:t>
            </w:r>
          </w:p>
        </w:tc>
        <w:tc>
          <w:tcPr>
            <w:tcW w:w="3885" w:type="dxa"/>
          </w:tcPr>
          <w:p w14:paraId="21618A20" w14:textId="77777777" w:rsidR="006875B8" w:rsidRDefault="006875B8" w:rsidP="002844DF">
            <w:pPr>
              <w:jc w:val="center"/>
              <w:cnfStyle w:val="000000100000" w:firstRow="0" w:lastRow="0" w:firstColumn="0" w:lastColumn="0" w:oddVBand="0" w:evenVBand="0" w:oddHBand="1" w:evenHBand="0" w:firstRowFirstColumn="0" w:firstRowLastColumn="0" w:lastRowFirstColumn="0" w:lastRowLastColumn="0"/>
            </w:pPr>
            <w:r w:rsidRPr="006875B8">
              <w:t>Ο αριθμ</w:t>
            </w:r>
            <w:r>
              <w:t xml:space="preserve">ός καταχωρητή προορισμού για τον Καταχωρητή εγγραφής προέρχεται από το πεδίο </w:t>
            </w:r>
            <w:r>
              <w:rPr>
                <w:lang w:val="en-US"/>
              </w:rPr>
              <w:t>rd</w:t>
            </w:r>
            <w:r>
              <w:t xml:space="preserve"> (</w:t>
            </w:r>
            <w:r>
              <w:rPr>
                <w:lang w:val="en-US"/>
              </w:rPr>
              <w:t>bit</w:t>
            </w:r>
            <w:r>
              <w:t xml:space="preserve"> 15:11).</w:t>
            </w:r>
          </w:p>
        </w:tc>
      </w:tr>
      <w:tr w:rsidR="006875B8" w14:paraId="68492007" w14:textId="77777777" w:rsidTr="00B61B18">
        <w:tc>
          <w:tcPr>
            <w:cnfStyle w:val="001000000000" w:firstRow="0" w:lastRow="0" w:firstColumn="1" w:lastColumn="0" w:oddVBand="0" w:evenVBand="0" w:oddHBand="0" w:evenHBand="0" w:firstRowFirstColumn="0" w:firstRowLastColumn="0" w:lastRowFirstColumn="0" w:lastRowLastColumn="0"/>
            <w:tcW w:w="1384" w:type="dxa"/>
          </w:tcPr>
          <w:p w14:paraId="3CEA5880" w14:textId="77777777" w:rsidR="006875B8" w:rsidRPr="002844DF" w:rsidRDefault="006875B8" w:rsidP="002844DF">
            <w:pPr>
              <w:jc w:val="center"/>
              <w:rPr>
                <w:b w:val="0"/>
                <w:lang w:val="en-US"/>
              </w:rPr>
            </w:pPr>
            <w:r w:rsidRPr="002844DF">
              <w:rPr>
                <w:b w:val="0"/>
                <w:lang w:val="en-US"/>
              </w:rPr>
              <w:t>RegWrite</w:t>
            </w:r>
          </w:p>
        </w:tc>
        <w:tc>
          <w:tcPr>
            <w:tcW w:w="3260" w:type="dxa"/>
          </w:tcPr>
          <w:p w14:paraId="0551EBE3" w14:textId="77777777" w:rsidR="006875B8" w:rsidRPr="006875B8" w:rsidRDefault="006875B8" w:rsidP="002844DF">
            <w:pPr>
              <w:jc w:val="center"/>
              <w:cnfStyle w:val="000000000000" w:firstRow="0" w:lastRow="0" w:firstColumn="0" w:lastColumn="0" w:oddVBand="0" w:evenVBand="0" w:oddHBand="0" w:evenHBand="0" w:firstRowFirstColumn="0" w:firstRowLastColumn="0" w:lastRowFirstColumn="0" w:lastRowLastColumn="0"/>
            </w:pPr>
            <w:r>
              <w:t>Κανένα.</w:t>
            </w:r>
          </w:p>
        </w:tc>
        <w:tc>
          <w:tcPr>
            <w:tcW w:w="3885" w:type="dxa"/>
          </w:tcPr>
          <w:p w14:paraId="32D31E96" w14:textId="77777777" w:rsidR="006875B8" w:rsidRDefault="006875B8" w:rsidP="002844DF">
            <w:pPr>
              <w:jc w:val="center"/>
              <w:cnfStyle w:val="000000000000" w:firstRow="0" w:lastRow="0" w:firstColumn="0" w:lastColumn="0" w:oddVBand="0" w:evenVBand="0" w:oddHBand="0" w:evenHBand="0" w:firstRowFirstColumn="0" w:firstRowLastColumn="0" w:lastRowFirstColumn="0" w:lastRowLastColumn="0"/>
            </w:pPr>
            <w:r>
              <w:t>Στον καταχωρητή στην είσοδο Καταχωρητή εγγραφής γράφεται η τιμή που περιέχεται στην είσοδο δεδομένων εγγραφής.</w:t>
            </w:r>
          </w:p>
        </w:tc>
      </w:tr>
      <w:tr w:rsidR="006875B8" w14:paraId="112DD694" w14:textId="77777777" w:rsidTr="00B61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585EADF1" w14:textId="77777777" w:rsidR="006875B8" w:rsidRPr="002844DF" w:rsidRDefault="006875B8" w:rsidP="002844DF">
            <w:pPr>
              <w:jc w:val="center"/>
              <w:rPr>
                <w:b w:val="0"/>
                <w:lang w:val="en-US"/>
              </w:rPr>
            </w:pPr>
            <w:r w:rsidRPr="002844DF">
              <w:rPr>
                <w:b w:val="0"/>
                <w:lang w:val="en-US"/>
              </w:rPr>
              <w:t>ALUSrc</w:t>
            </w:r>
          </w:p>
        </w:tc>
        <w:tc>
          <w:tcPr>
            <w:tcW w:w="3260" w:type="dxa"/>
          </w:tcPr>
          <w:p w14:paraId="4343EAFD" w14:textId="77777777" w:rsidR="006875B8" w:rsidRPr="006875B8" w:rsidRDefault="006875B8" w:rsidP="002844DF">
            <w:pPr>
              <w:jc w:val="center"/>
              <w:cnfStyle w:val="000000100000" w:firstRow="0" w:lastRow="0" w:firstColumn="0" w:lastColumn="0" w:oddVBand="0" w:evenVBand="0" w:oddHBand="1" w:evenHBand="0" w:firstRowFirstColumn="0" w:firstRowLastColumn="0" w:lastRowFirstColumn="0" w:lastRowLastColumn="0"/>
            </w:pPr>
            <w:r>
              <w:t xml:space="preserve">Ο δεύτερος τελεστέος της </w:t>
            </w:r>
            <w:r>
              <w:rPr>
                <w:lang w:val="en-US"/>
              </w:rPr>
              <w:t>ALU</w:t>
            </w:r>
            <w:r w:rsidRPr="006875B8">
              <w:t xml:space="preserve"> </w:t>
            </w:r>
            <w:r>
              <w:t>προέρχεται από την δεύτερη έξοδο του αρχείου καταχωρητών (Δεδομένα ανάγνωσης 2)</w:t>
            </w:r>
          </w:p>
        </w:tc>
        <w:tc>
          <w:tcPr>
            <w:tcW w:w="3885" w:type="dxa"/>
          </w:tcPr>
          <w:p w14:paraId="1F9AD017" w14:textId="77777777" w:rsidR="006875B8" w:rsidRPr="000E7E25" w:rsidRDefault="000E7E25" w:rsidP="002844DF">
            <w:pPr>
              <w:jc w:val="center"/>
              <w:cnfStyle w:val="000000100000" w:firstRow="0" w:lastRow="0" w:firstColumn="0" w:lastColumn="0" w:oddVBand="0" w:evenVBand="0" w:oddHBand="1" w:evenHBand="0" w:firstRowFirstColumn="0" w:firstRowLastColumn="0" w:lastRowFirstColumn="0" w:lastRowLastColumn="0"/>
            </w:pPr>
            <w:r>
              <w:t xml:space="preserve">Ο δεύτερος τελεστέος της </w:t>
            </w:r>
            <w:r>
              <w:rPr>
                <w:lang w:val="en-US"/>
              </w:rPr>
              <w:t>ALU</w:t>
            </w:r>
            <w:r w:rsidRPr="000E7E25">
              <w:t xml:space="preserve"> </w:t>
            </w:r>
            <w:r>
              <w:t xml:space="preserve">είναι τα κατώτερα 16 </w:t>
            </w:r>
            <w:r>
              <w:rPr>
                <w:lang w:val="en-US"/>
              </w:rPr>
              <w:t>bit</w:t>
            </w:r>
            <w:r w:rsidRPr="00E8768B">
              <w:t xml:space="preserve"> </w:t>
            </w:r>
            <w:r>
              <w:t>της εντολής αφού υποστούν επέκταση προσήμου.</w:t>
            </w:r>
          </w:p>
        </w:tc>
      </w:tr>
      <w:tr w:rsidR="006875B8" w14:paraId="787E18D7" w14:textId="77777777" w:rsidTr="00B61B18">
        <w:trPr>
          <w:trHeight w:val="1953"/>
        </w:trPr>
        <w:tc>
          <w:tcPr>
            <w:cnfStyle w:val="001000000000" w:firstRow="0" w:lastRow="0" w:firstColumn="1" w:lastColumn="0" w:oddVBand="0" w:evenVBand="0" w:oddHBand="0" w:evenHBand="0" w:firstRowFirstColumn="0" w:firstRowLastColumn="0" w:lastRowFirstColumn="0" w:lastRowLastColumn="0"/>
            <w:tcW w:w="1384" w:type="dxa"/>
          </w:tcPr>
          <w:p w14:paraId="268DA58A" w14:textId="77777777" w:rsidR="006875B8" w:rsidRPr="002844DF" w:rsidRDefault="006875B8" w:rsidP="002844DF">
            <w:pPr>
              <w:jc w:val="center"/>
              <w:rPr>
                <w:b w:val="0"/>
                <w:lang w:val="en-US"/>
              </w:rPr>
            </w:pPr>
            <w:r w:rsidRPr="002844DF">
              <w:rPr>
                <w:b w:val="0"/>
                <w:lang w:val="en-US"/>
              </w:rPr>
              <w:t>PCSrc</w:t>
            </w:r>
          </w:p>
        </w:tc>
        <w:tc>
          <w:tcPr>
            <w:tcW w:w="3260" w:type="dxa"/>
          </w:tcPr>
          <w:p w14:paraId="23145456" w14:textId="77777777" w:rsidR="006875B8" w:rsidRPr="00E8768B" w:rsidRDefault="00E8768B" w:rsidP="002844DF">
            <w:pPr>
              <w:jc w:val="center"/>
              <w:cnfStyle w:val="000000000000" w:firstRow="0" w:lastRow="0" w:firstColumn="0" w:lastColumn="0" w:oddVBand="0" w:evenVBand="0" w:oddHBand="0" w:evenHBand="0" w:firstRowFirstColumn="0" w:firstRowLastColumn="0" w:lastRowFirstColumn="0" w:lastRowLastColumn="0"/>
            </w:pPr>
            <w:r>
              <w:t xml:space="preserve">Ο </w:t>
            </w:r>
            <w:r>
              <w:rPr>
                <w:lang w:val="en-US"/>
              </w:rPr>
              <w:t>PC</w:t>
            </w:r>
            <w:r>
              <w:t xml:space="preserve"> αντικαθίσταται από την έξοδο του αθροιστή που υπολογίζει την τιμή </w:t>
            </w:r>
            <w:r>
              <w:rPr>
                <w:lang w:val="en-US"/>
              </w:rPr>
              <w:t>PC</w:t>
            </w:r>
            <w:r w:rsidRPr="00E8768B">
              <w:t>+4</w:t>
            </w:r>
            <w:r>
              <w:t>.</w:t>
            </w:r>
          </w:p>
        </w:tc>
        <w:tc>
          <w:tcPr>
            <w:tcW w:w="3885" w:type="dxa"/>
          </w:tcPr>
          <w:p w14:paraId="5DF4195E" w14:textId="77777777" w:rsidR="006875B8" w:rsidRPr="00E8768B" w:rsidRDefault="00E8768B" w:rsidP="002844DF">
            <w:pPr>
              <w:jc w:val="center"/>
              <w:cnfStyle w:val="000000000000" w:firstRow="0" w:lastRow="0" w:firstColumn="0" w:lastColumn="0" w:oddVBand="0" w:evenVBand="0" w:oddHBand="0" w:evenHBand="0" w:firstRowFirstColumn="0" w:firstRowLastColumn="0" w:lastRowFirstColumn="0" w:lastRowLastColumn="0"/>
            </w:pPr>
            <w:r>
              <w:t xml:space="preserve">Ο </w:t>
            </w:r>
            <w:r>
              <w:rPr>
                <w:lang w:val="en-US"/>
              </w:rPr>
              <w:t>PC</w:t>
            </w:r>
            <w:r w:rsidRPr="00E8768B">
              <w:t xml:space="preserve"> </w:t>
            </w:r>
            <w:r>
              <w:t>αντικαθίσταται από την έξοδο του αθροιστή που υπολογίζει τον προορισμό της διακλάδωσης.</w:t>
            </w:r>
          </w:p>
        </w:tc>
      </w:tr>
      <w:tr w:rsidR="006875B8" w14:paraId="541D86EC" w14:textId="77777777" w:rsidTr="00B61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88BED50" w14:textId="77777777" w:rsidR="006875B8" w:rsidRPr="002844DF" w:rsidRDefault="006875B8" w:rsidP="002844DF">
            <w:pPr>
              <w:jc w:val="center"/>
              <w:rPr>
                <w:b w:val="0"/>
                <w:lang w:val="en-US"/>
              </w:rPr>
            </w:pPr>
            <w:r w:rsidRPr="002844DF">
              <w:rPr>
                <w:b w:val="0"/>
                <w:lang w:val="en-US"/>
              </w:rPr>
              <w:t>MemRead</w:t>
            </w:r>
          </w:p>
        </w:tc>
        <w:tc>
          <w:tcPr>
            <w:tcW w:w="3260" w:type="dxa"/>
          </w:tcPr>
          <w:p w14:paraId="4B1BDD9E" w14:textId="77777777" w:rsidR="006875B8" w:rsidRDefault="00E8768B" w:rsidP="002844DF">
            <w:pPr>
              <w:jc w:val="center"/>
              <w:cnfStyle w:val="000000100000" w:firstRow="0" w:lastRow="0" w:firstColumn="0" w:lastColumn="0" w:oddVBand="0" w:evenVBand="0" w:oddHBand="1" w:evenHBand="0" w:firstRowFirstColumn="0" w:firstRowLastColumn="0" w:lastRowFirstColumn="0" w:lastRowLastColumn="0"/>
            </w:pPr>
            <w:r>
              <w:t>Κανένα.</w:t>
            </w:r>
          </w:p>
        </w:tc>
        <w:tc>
          <w:tcPr>
            <w:tcW w:w="3885" w:type="dxa"/>
          </w:tcPr>
          <w:p w14:paraId="0711E226" w14:textId="77777777" w:rsidR="006875B8" w:rsidRDefault="00E8768B" w:rsidP="002844DF">
            <w:pPr>
              <w:jc w:val="center"/>
              <w:cnfStyle w:val="000000100000" w:firstRow="0" w:lastRow="0" w:firstColumn="0" w:lastColumn="0" w:oddVBand="0" w:evenVBand="0" w:oddHBand="1" w:evenHBand="0" w:firstRowFirstColumn="0" w:firstRowLastColumn="0" w:lastRowFirstColumn="0" w:lastRowLastColumn="0"/>
            </w:pPr>
            <w:r>
              <w:t>Τα περιεχόμενα της μνήμης δεδομένων που καθορίζονται από την είσοδο Διεύθυνσης τοποθετούνται στην έξοδο δεδομένων ανάγνωσης.</w:t>
            </w:r>
          </w:p>
        </w:tc>
      </w:tr>
      <w:tr w:rsidR="006875B8" w14:paraId="1BB50045" w14:textId="77777777" w:rsidTr="00B61B18">
        <w:tc>
          <w:tcPr>
            <w:cnfStyle w:val="001000000000" w:firstRow="0" w:lastRow="0" w:firstColumn="1" w:lastColumn="0" w:oddVBand="0" w:evenVBand="0" w:oddHBand="0" w:evenHBand="0" w:firstRowFirstColumn="0" w:firstRowLastColumn="0" w:lastRowFirstColumn="0" w:lastRowLastColumn="0"/>
            <w:tcW w:w="1384" w:type="dxa"/>
          </w:tcPr>
          <w:p w14:paraId="0BCDF1A4" w14:textId="77777777" w:rsidR="006875B8" w:rsidRPr="002844DF" w:rsidRDefault="006875B8" w:rsidP="002844DF">
            <w:pPr>
              <w:jc w:val="center"/>
              <w:rPr>
                <w:b w:val="0"/>
                <w:lang w:val="en-US"/>
              </w:rPr>
            </w:pPr>
            <w:r w:rsidRPr="002844DF">
              <w:rPr>
                <w:b w:val="0"/>
                <w:lang w:val="en-US"/>
              </w:rPr>
              <w:t>MemWrite</w:t>
            </w:r>
          </w:p>
        </w:tc>
        <w:tc>
          <w:tcPr>
            <w:tcW w:w="3260" w:type="dxa"/>
          </w:tcPr>
          <w:p w14:paraId="76BBD540" w14:textId="77777777" w:rsidR="006875B8" w:rsidRDefault="00E8768B" w:rsidP="002844DF">
            <w:pPr>
              <w:jc w:val="center"/>
              <w:cnfStyle w:val="000000000000" w:firstRow="0" w:lastRow="0" w:firstColumn="0" w:lastColumn="0" w:oddVBand="0" w:evenVBand="0" w:oddHBand="0" w:evenHBand="0" w:firstRowFirstColumn="0" w:firstRowLastColumn="0" w:lastRowFirstColumn="0" w:lastRowLastColumn="0"/>
            </w:pPr>
            <w:r>
              <w:t>Κανένα.</w:t>
            </w:r>
          </w:p>
        </w:tc>
        <w:tc>
          <w:tcPr>
            <w:tcW w:w="3885" w:type="dxa"/>
          </w:tcPr>
          <w:p w14:paraId="1EF0ECB1" w14:textId="77777777" w:rsidR="006875B8" w:rsidRDefault="00E8768B" w:rsidP="002844DF">
            <w:pPr>
              <w:jc w:val="center"/>
              <w:cnfStyle w:val="000000000000" w:firstRow="0" w:lastRow="0" w:firstColumn="0" w:lastColumn="0" w:oddVBand="0" w:evenVBand="0" w:oddHBand="0" w:evenHBand="0" w:firstRowFirstColumn="0" w:firstRowLastColumn="0" w:lastRowFirstColumn="0" w:lastRowLastColumn="0"/>
            </w:pPr>
            <w:r>
              <w:t xml:space="preserve">Τα περιεχόμενα της μνήμης δεδομένων που καθορίζονται από την είσοδο Διεύθυνσης αντικαθίστανται </w:t>
            </w:r>
            <w:r>
              <w:lastRenderedPageBreak/>
              <w:t>από την τιμή στην είσοδο Δεδομένων εγγραφής.</w:t>
            </w:r>
          </w:p>
        </w:tc>
      </w:tr>
      <w:tr w:rsidR="006875B8" w14:paraId="7249CED2" w14:textId="77777777" w:rsidTr="00B61B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09D812DD" w14:textId="77777777" w:rsidR="006875B8" w:rsidRPr="002844DF" w:rsidRDefault="006875B8" w:rsidP="002844DF">
            <w:pPr>
              <w:jc w:val="center"/>
              <w:rPr>
                <w:b w:val="0"/>
                <w:lang w:val="en-US"/>
              </w:rPr>
            </w:pPr>
            <w:r w:rsidRPr="002844DF">
              <w:rPr>
                <w:b w:val="0"/>
                <w:lang w:val="en-US"/>
              </w:rPr>
              <w:lastRenderedPageBreak/>
              <w:t>MemtoReg</w:t>
            </w:r>
          </w:p>
        </w:tc>
        <w:tc>
          <w:tcPr>
            <w:tcW w:w="3260" w:type="dxa"/>
          </w:tcPr>
          <w:p w14:paraId="415859D0" w14:textId="77777777" w:rsidR="006875B8" w:rsidRPr="00E8768B" w:rsidRDefault="00E8768B" w:rsidP="002844DF">
            <w:pPr>
              <w:jc w:val="center"/>
              <w:cnfStyle w:val="000000100000" w:firstRow="0" w:lastRow="0" w:firstColumn="0" w:lastColumn="0" w:oddVBand="0" w:evenVBand="0" w:oddHBand="1" w:evenHBand="0" w:firstRowFirstColumn="0" w:firstRowLastColumn="0" w:lastRowFirstColumn="0" w:lastRowLastColumn="0"/>
            </w:pPr>
            <w:r>
              <w:t xml:space="preserve">Η τιμή που παρέχεται στην είσοδο Δεδομένων εγγραφής των καταχωρητών προέρχεται από την </w:t>
            </w:r>
            <w:r>
              <w:rPr>
                <w:lang w:val="en-US"/>
              </w:rPr>
              <w:t>ALU</w:t>
            </w:r>
            <w:r>
              <w:t>.</w:t>
            </w:r>
          </w:p>
        </w:tc>
        <w:tc>
          <w:tcPr>
            <w:tcW w:w="3885" w:type="dxa"/>
          </w:tcPr>
          <w:p w14:paraId="757A5CDF" w14:textId="77777777" w:rsidR="006875B8" w:rsidRDefault="00E8768B" w:rsidP="00BD63DF">
            <w:pPr>
              <w:keepNext/>
              <w:jc w:val="center"/>
              <w:cnfStyle w:val="000000100000" w:firstRow="0" w:lastRow="0" w:firstColumn="0" w:lastColumn="0" w:oddVBand="0" w:evenVBand="0" w:oddHBand="1" w:evenHBand="0" w:firstRowFirstColumn="0" w:firstRowLastColumn="0" w:lastRowFirstColumn="0" w:lastRowLastColumn="0"/>
            </w:pPr>
            <w:r>
              <w:t xml:space="preserve">Η τιμή που παρέχεται στην είσοδο Δεδομένων εγγραφής των καταχωρητών προέρχεται από την </w:t>
            </w:r>
            <w:r w:rsidRPr="00E8768B">
              <w:t>μν</w:t>
            </w:r>
            <w:r>
              <w:t>ήμη δεδομένων.</w:t>
            </w:r>
          </w:p>
        </w:tc>
      </w:tr>
    </w:tbl>
    <w:p w14:paraId="14903937" w14:textId="743BED7D" w:rsidR="00AE7807" w:rsidRDefault="00BD63DF" w:rsidP="00BD63DF">
      <w:pPr>
        <w:pStyle w:val="Caption"/>
        <w:jc w:val="center"/>
      </w:pPr>
      <w:bookmarkStart w:id="81" w:name="_Toc423611573"/>
      <w:r>
        <w:t xml:space="preserve">Πίνακας </w:t>
      </w:r>
      <w:r w:rsidR="00222D7E">
        <w:fldChar w:fldCharType="begin"/>
      </w:r>
      <w:r w:rsidR="00222D7E">
        <w:instrText xml:space="preserve"> STYLEREF 1 \s </w:instrText>
      </w:r>
      <w:r w:rsidR="00222D7E">
        <w:fldChar w:fldCharType="separate"/>
      </w:r>
      <w:r w:rsidR="00D42F00">
        <w:rPr>
          <w:noProof/>
        </w:rPr>
        <w:t>3</w:t>
      </w:r>
      <w:r w:rsidR="00222D7E">
        <w:rPr>
          <w:noProof/>
        </w:rPr>
        <w:fldChar w:fldCharType="end"/>
      </w:r>
      <w:r w:rsidR="00D42F00">
        <w:t>.</w:t>
      </w:r>
      <w:r w:rsidR="00222D7E">
        <w:fldChar w:fldCharType="begin"/>
      </w:r>
      <w:r w:rsidR="00222D7E">
        <w:instrText xml:space="preserve"> SEQ Πίνακας \* ARABIC \s 1 </w:instrText>
      </w:r>
      <w:r w:rsidR="00222D7E">
        <w:fldChar w:fldCharType="separate"/>
      </w:r>
      <w:r w:rsidR="00D42F00">
        <w:rPr>
          <w:noProof/>
        </w:rPr>
        <w:t>1</w:t>
      </w:r>
      <w:r w:rsidR="00222D7E">
        <w:rPr>
          <w:noProof/>
        </w:rPr>
        <w:fldChar w:fldCharType="end"/>
      </w:r>
      <w:r>
        <w:t xml:space="preserve"> Σήματα μονάδας ελέγχου</w:t>
      </w:r>
      <w:bookmarkEnd w:id="81"/>
    </w:p>
    <w:p w14:paraId="7BEFAE3F" w14:textId="280B4149" w:rsidR="00F07A8B" w:rsidRDefault="002C4F93" w:rsidP="001F332E">
      <w:pPr>
        <w:pStyle w:val="Heading2"/>
      </w:pPr>
      <w:bookmarkStart w:id="82" w:name="_Toc423617336"/>
      <w:r>
        <w:t xml:space="preserve">Κίνδυνοι </w:t>
      </w:r>
      <w:r w:rsidR="006C2D7A">
        <w:t>Διοχέτευσης</w:t>
      </w:r>
      <w:bookmarkEnd w:id="82"/>
    </w:p>
    <w:p w14:paraId="34FC9ABA" w14:textId="6189F639" w:rsidR="00F07A8B" w:rsidRDefault="00F07A8B" w:rsidP="00F07A8B">
      <w:r>
        <w:t xml:space="preserve">Στην σχεδίαση διαδρομής τα δεδομένα μετακινούνται κυρίως από αριστερά προς τα δεξιά καθώς προχωρούν προς την εκτέλεση της. Ωστόσο </w:t>
      </w:r>
      <w:r w:rsidR="0099597A">
        <w:t>υπάρχει</w:t>
      </w:r>
      <w:r>
        <w:t xml:space="preserve"> και </w:t>
      </w:r>
      <w:r w:rsidR="0099597A">
        <w:t xml:space="preserve">μία </w:t>
      </w:r>
      <w:r w:rsidR="000A0546">
        <w:t>περίπτω</w:t>
      </w:r>
      <w:r w:rsidR="0099597A">
        <w:t>ση</w:t>
      </w:r>
      <w:r>
        <w:t xml:space="preserve"> που τα δεδομέν</w:t>
      </w:r>
      <w:r w:rsidR="0099597A">
        <w:t>α κινούνται προς τα αριστερά. Ό</w:t>
      </w:r>
      <w:r>
        <w:t xml:space="preserve">ταν από το στάδιο επανεγγραφής το αποτέλεσμα μεταφέρεται πίσω στο αρχείο καταχωρητών. </w:t>
      </w:r>
      <w:r w:rsidR="002C4F93">
        <w:t>Με αυτόν τον τρόπο υπάρχει ενδεχόμενο να προκύψουν κίνδυνοι δεδομένων.</w:t>
      </w:r>
    </w:p>
    <w:p w14:paraId="3DA4A0FA" w14:textId="3618ADED" w:rsidR="00B56907" w:rsidRPr="00F07A8B" w:rsidRDefault="00B56907" w:rsidP="00F07A8B">
      <w:r>
        <w:t xml:space="preserve">Στη συνέχεια περιγράφονται οι κίνδυνοι ελέγχου που έχουν εξεταστεί στη βιβλιογραφία. Στην μοντελοποίηση της παρούσας διπλωματικής έχουν εξεταστεί πλήρως οι κίνδυνοι </w:t>
      </w:r>
      <w:r w:rsidR="006C2D7A">
        <w:t>διοχέτευσης</w:t>
      </w:r>
      <w:r>
        <w:t>. Αυτοί περιγράφονται αναλυτικά στο επόμενο κεφάλαιο μαζί και με την τεχνική αντιμετώπισής τους.</w:t>
      </w:r>
    </w:p>
    <w:p w14:paraId="59C8A484" w14:textId="77777777" w:rsidR="001F332E" w:rsidRDefault="002C4F93" w:rsidP="002C4F93">
      <w:pPr>
        <w:pStyle w:val="Heading3"/>
      </w:pPr>
      <w:bookmarkStart w:id="83" w:name="_Toc423617337"/>
      <w:commentRangeStart w:id="84"/>
      <w:commentRangeStart w:id="85"/>
      <w:r>
        <w:t>Ελαχιστοποίηση κινδύνων δεδομένων με Προώθηση</w:t>
      </w:r>
      <w:commentRangeEnd w:id="84"/>
      <w:r w:rsidR="00F055C0">
        <w:rPr>
          <w:rStyle w:val="CommentReference"/>
          <w:rFonts w:ascii="Cambria" w:hAnsi="Cambria"/>
          <w:b w:val="0"/>
          <w:vanish/>
          <w:kern w:val="0"/>
        </w:rPr>
        <w:commentReference w:id="84"/>
      </w:r>
      <w:commentRangeEnd w:id="85"/>
      <w:r w:rsidR="002D6FA3">
        <w:rPr>
          <w:rStyle w:val="CommentReference"/>
          <w:rFonts w:ascii="Cambria" w:hAnsi="Cambria"/>
          <w:b w:val="0"/>
          <w:kern w:val="0"/>
        </w:rPr>
        <w:commentReference w:id="85"/>
      </w:r>
      <w:bookmarkEnd w:id="83"/>
    </w:p>
    <w:p w14:paraId="015C38B8" w14:textId="77777777" w:rsidR="002C4F93" w:rsidRDefault="009F7F51" w:rsidP="002C4F93">
      <w:r>
        <w:t>Όπως αναφέραμε και στο Κεφάλαιο 2, υπάρχουν περιπτώσεις στην διοχέτευση που κάποιες εντολές δεν μπορούν να εκτελεστούν στον επόμενο κύκλο, γιατί χρειάζονται το αποτέλεσμα από μια προηγούμενη εντολή, η οποία δεν έχει ακόμα ολοκληρωθεί.</w:t>
      </w:r>
      <w:r w:rsidR="004B35E4">
        <w:t xml:space="preserve"> Γνωρίζουμε ότι το αποτέλεσμα της εντολής θα είναι έτοιμο στον στο στάδιο </w:t>
      </w:r>
      <w:r w:rsidR="004B35E4">
        <w:rPr>
          <w:lang w:val="en-US"/>
        </w:rPr>
        <w:t>EX</w:t>
      </w:r>
      <w:r w:rsidR="004B35E4">
        <w:t xml:space="preserve"> μετά από δύο κύκλους ρολογιού. Οπότε πράττουμε ως εξής, ελέγχουμε αν υπάρχει ανάγκη προώθησης και αν ναι</w:t>
      </w:r>
      <w:ins w:id="86" w:author="Aris Efthymiou User" w:date="2015-06-30T14:29:00Z">
        <w:r w:rsidR="008D1E75">
          <w:t>,</w:t>
        </w:r>
      </w:ins>
      <w:r w:rsidR="004B35E4">
        <w:t xml:space="preserve"> προωθούμε τα αποτελέσματα στην εντολή που τα χρειάζεται.</w:t>
      </w:r>
      <w:r w:rsidR="000B1F8E">
        <w:t xml:space="preserve"> Ο περιπτώσεις ο καταχωρητής προορισμού να είναι ίδιος με τους</w:t>
      </w:r>
      <w:r w:rsidR="000B1F8E" w:rsidRPr="000B1F8E">
        <w:t xml:space="preserve"> </w:t>
      </w:r>
      <w:r w:rsidR="000B1F8E">
        <w:t xml:space="preserve">καταχωρητές </w:t>
      </w:r>
      <w:r w:rsidR="000B1F8E">
        <w:rPr>
          <w:lang w:val="en-US"/>
        </w:rPr>
        <w:t>Rs</w:t>
      </w:r>
      <w:r w:rsidR="000B1F8E" w:rsidRPr="000B1F8E">
        <w:t xml:space="preserve"> </w:t>
      </w:r>
      <w:r w:rsidR="000B1F8E">
        <w:t xml:space="preserve">και </w:t>
      </w:r>
      <w:r w:rsidR="000B1F8E">
        <w:rPr>
          <w:lang w:val="en-US"/>
        </w:rPr>
        <w:t>Rt</w:t>
      </w:r>
      <w:r w:rsidR="000B1F8E" w:rsidRPr="000B1F8E">
        <w:t xml:space="preserve"> ε</w:t>
      </w:r>
      <w:r w:rsidR="000B1F8E">
        <w:t>ίναι οι ακόλουθες:</w:t>
      </w:r>
    </w:p>
    <w:p w14:paraId="49F89960" w14:textId="77777777" w:rsidR="000B1F8E" w:rsidRPr="000B1F8E" w:rsidRDefault="000B1F8E" w:rsidP="009C7B75">
      <w:pPr>
        <w:pStyle w:val="ListParagraph"/>
        <w:numPr>
          <w:ilvl w:val="0"/>
          <w:numId w:val="13"/>
        </w:numPr>
        <w:rPr>
          <w:lang w:val="en-US"/>
        </w:rPr>
      </w:pPr>
      <w:r w:rsidRPr="000B1F8E">
        <w:rPr>
          <w:lang w:val="en-US"/>
        </w:rPr>
        <w:t>. EX/MEM.RegisterRd = ID/EX.RegisterRs</w:t>
      </w:r>
    </w:p>
    <w:p w14:paraId="6120C9FF" w14:textId="77777777" w:rsidR="000B1F8E" w:rsidRPr="000B1F8E" w:rsidRDefault="000B1F8E" w:rsidP="009C7B75">
      <w:pPr>
        <w:pStyle w:val="ListParagraph"/>
        <w:numPr>
          <w:ilvl w:val="0"/>
          <w:numId w:val="13"/>
        </w:numPr>
        <w:rPr>
          <w:lang w:val="en-US"/>
        </w:rPr>
      </w:pPr>
      <w:r>
        <w:rPr>
          <w:lang w:val="en-US"/>
        </w:rPr>
        <w:t>EX/MEM.RegisterRd = ID/EX.RegisterRt</w:t>
      </w:r>
    </w:p>
    <w:p w14:paraId="41F223F0" w14:textId="77777777" w:rsidR="000B1F8E" w:rsidRDefault="000B1F8E" w:rsidP="009C7B75">
      <w:pPr>
        <w:pStyle w:val="ListParagraph"/>
        <w:numPr>
          <w:ilvl w:val="0"/>
          <w:numId w:val="13"/>
        </w:numPr>
        <w:rPr>
          <w:lang w:val="en-US"/>
        </w:rPr>
      </w:pPr>
      <w:r>
        <w:rPr>
          <w:lang w:val="en-US"/>
        </w:rPr>
        <w:t>MEM/WB.RegisterRd = ID/EX.RegisterRs</w:t>
      </w:r>
    </w:p>
    <w:p w14:paraId="01598209" w14:textId="77777777" w:rsidR="00655651" w:rsidRDefault="00655651" w:rsidP="009C7B75">
      <w:pPr>
        <w:pStyle w:val="ListParagraph"/>
        <w:numPr>
          <w:ilvl w:val="0"/>
          <w:numId w:val="13"/>
        </w:numPr>
        <w:rPr>
          <w:lang w:val="en-US"/>
        </w:rPr>
      </w:pPr>
      <w:r>
        <w:rPr>
          <w:lang w:val="en-US"/>
        </w:rPr>
        <w:t>MEM/WB.RegisterRd = ID/EX.RegisterRt</w:t>
      </w:r>
    </w:p>
    <w:p w14:paraId="61DE508F" w14:textId="77777777" w:rsidR="00CE2FCB" w:rsidRDefault="00CE2FCB" w:rsidP="00CE2FCB">
      <w:r>
        <w:t>Οι συνθήκες 1 και 2 αναφέρονται στις περιπτώσεις</w:t>
      </w:r>
      <w:r w:rsidR="00596584">
        <w:t xml:space="preserve">, που το αποτέλεσμα απαιτείται από την επόμενη εντολή και άρα βρίσκεται στον καταχωρητή διοχέτευσης </w:t>
      </w:r>
      <w:r w:rsidR="00596584">
        <w:rPr>
          <w:lang w:val="en-US"/>
        </w:rPr>
        <w:t>EX</w:t>
      </w:r>
      <w:r w:rsidR="00596584" w:rsidRPr="00596584">
        <w:t>/</w:t>
      </w:r>
      <w:r w:rsidR="00596584">
        <w:rPr>
          <w:lang w:val="en-US"/>
        </w:rPr>
        <w:t>MEM</w:t>
      </w:r>
      <w:r w:rsidR="00596584" w:rsidRPr="00596584">
        <w:t xml:space="preserve">, </w:t>
      </w:r>
      <w:r w:rsidR="00596584">
        <w:t xml:space="preserve">ενώ η 3 </w:t>
      </w:r>
      <w:r w:rsidR="00596584">
        <w:lastRenderedPageBreak/>
        <w:t xml:space="preserve">και η 4 στις περιπτώσεις που το αποτέλεσμα απαιτείται στην μεθεπόμενη εντολή και άρα βρίσκεται στον </w:t>
      </w:r>
      <w:r w:rsidR="00596584">
        <w:rPr>
          <w:lang w:val="en-US"/>
        </w:rPr>
        <w:t>MEM</w:t>
      </w:r>
      <w:r w:rsidR="00596584" w:rsidRPr="0021600A">
        <w:t>/</w:t>
      </w:r>
      <w:r w:rsidR="00596584">
        <w:rPr>
          <w:lang w:val="en-US"/>
        </w:rPr>
        <w:t>WB</w:t>
      </w:r>
      <w:r w:rsidR="00596584" w:rsidRPr="0021600A">
        <w:t>.</w:t>
      </w:r>
    </w:p>
    <w:p w14:paraId="28C56E1F" w14:textId="77777777" w:rsidR="0021600A" w:rsidRDefault="0021600A" w:rsidP="0021600A">
      <w:r>
        <w:t xml:space="preserve">Για την αντιμετώπιση των κινδύνων δεδομένων, την τεχνική της προώθηση της υλοποιεί η μονάδα </w:t>
      </w:r>
      <w:r>
        <w:rPr>
          <w:lang w:val="en-US"/>
        </w:rPr>
        <w:t>forwardUnit</w:t>
      </w:r>
      <w:r>
        <w:t>, η οποία λειτουργεί ως εξής:</w:t>
      </w:r>
    </w:p>
    <w:p w14:paraId="391E56FB" w14:textId="365BBDD8" w:rsidR="0021600A" w:rsidRDefault="0021600A" w:rsidP="0021600A">
      <w:r>
        <w:t xml:space="preserve">Το αποτέλεσμα της </w:t>
      </w:r>
      <w:r w:rsidRPr="0021600A">
        <w:rPr>
          <w:lang w:val="en-US"/>
        </w:rPr>
        <w:t>ALU</w:t>
      </w:r>
      <w:r>
        <w:t xml:space="preserve"> προωθείται από τους καταχωρη</w:t>
      </w:r>
      <w:r w:rsidR="007979AB">
        <w:t xml:space="preserve">τές διοχέτευσης ΕΧ/ΜΕΜ, ΜΕΜ/WB, το στάδιο </w:t>
      </w:r>
      <w:r w:rsidR="007979AB">
        <w:rPr>
          <w:lang w:val="en-US"/>
        </w:rPr>
        <w:t>write</w:t>
      </w:r>
      <w:r w:rsidR="007979AB" w:rsidRPr="007979AB">
        <w:t xml:space="preserve"> </w:t>
      </w:r>
      <w:r w:rsidR="007979AB">
        <w:rPr>
          <w:lang w:val="en-US"/>
        </w:rPr>
        <w:t>back</w:t>
      </w:r>
      <w:r w:rsidR="007979AB" w:rsidRPr="007979AB">
        <w:t xml:space="preserve"> </w:t>
      </w:r>
      <w:r w:rsidR="007979AB">
        <w:t xml:space="preserve">στο αρχείο καταχωρητών προς </w:t>
      </w:r>
      <w:r>
        <w:t xml:space="preserve">τις εισόδους του </w:t>
      </w:r>
      <w:r w:rsidRPr="0021600A">
        <w:rPr>
          <w:lang w:val="en-US"/>
        </w:rPr>
        <w:t>ID</w:t>
      </w:r>
      <w:r w:rsidRPr="0021600A">
        <w:t xml:space="preserve"> </w:t>
      </w:r>
      <w:r>
        <w:t xml:space="preserve">και </w:t>
      </w:r>
      <w:r w:rsidRPr="0021600A">
        <w:rPr>
          <w:lang w:val="en-US"/>
        </w:rPr>
        <w:t>ALU</w:t>
      </w:r>
      <w:r w:rsidRPr="0021600A">
        <w:t xml:space="preserve"> </w:t>
      </w:r>
      <w:r>
        <w:t>σταδίου.</w:t>
      </w:r>
      <w:r w:rsidRPr="0021600A">
        <w:t xml:space="preserve"> </w:t>
      </w:r>
      <w:r>
        <w:t xml:space="preserve">Επιπλέον η μονάδα προώθησης </w:t>
      </w:r>
      <w:r w:rsidR="00D91535">
        <w:t>εντοπίζει την εξάρτηση δεδομένων και ενεργοποιεί τα κατάλληλα σήματα, ώστε να διαβαστεί το προωθημένο αποτέλεσμα και όχι η τιμή από το αρχείο καταχωρητών.</w:t>
      </w:r>
    </w:p>
    <w:p w14:paraId="5BFBAC1B" w14:textId="77777777" w:rsidR="005E6F11" w:rsidRDefault="005E6F11" w:rsidP="0021600A">
      <w:r>
        <w:t>Στον παρακάτω πίνακα παρουσιάζονται οι τιμές ελέγχου για τους πολυπλέκτες προώθησης.</w:t>
      </w:r>
    </w:p>
    <w:tbl>
      <w:tblPr>
        <w:tblStyle w:val="GridTable4-Accent51"/>
        <w:tblW w:w="0" w:type="auto"/>
        <w:tblLook w:val="04A0" w:firstRow="1" w:lastRow="0" w:firstColumn="1" w:lastColumn="0" w:noHBand="0" w:noVBand="1"/>
      </w:tblPr>
      <w:tblGrid>
        <w:gridCol w:w="2093"/>
        <w:gridCol w:w="1559"/>
        <w:gridCol w:w="4877"/>
      </w:tblGrid>
      <w:tr w:rsidR="005E6F11" w14:paraId="1DA465B0" w14:textId="77777777" w:rsidTr="00797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106683D" w14:textId="77777777" w:rsidR="005E6F11" w:rsidRPr="005E6F11" w:rsidRDefault="005E6F11" w:rsidP="005E6F11">
            <w:pPr>
              <w:jc w:val="center"/>
              <w:rPr>
                <w:b w:val="0"/>
              </w:rPr>
            </w:pPr>
            <w:r w:rsidRPr="005E6F11">
              <w:rPr>
                <w:b w:val="0"/>
              </w:rPr>
              <w:t>Έλεγχος πολυπλέκτη</w:t>
            </w:r>
          </w:p>
        </w:tc>
        <w:tc>
          <w:tcPr>
            <w:tcW w:w="1559" w:type="dxa"/>
          </w:tcPr>
          <w:p w14:paraId="4DD9E398" w14:textId="77777777" w:rsidR="005E6F11" w:rsidRPr="005E6F11" w:rsidRDefault="005E6F11" w:rsidP="005E6F11">
            <w:pPr>
              <w:jc w:val="center"/>
              <w:cnfStyle w:val="100000000000" w:firstRow="1" w:lastRow="0" w:firstColumn="0" w:lastColumn="0" w:oddVBand="0" w:evenVBand="0" w:oddHBand="0" w:evenHBand="0" w:firstRowFirstColumn="0" w:firstRowLastColumn="0" w:lastRowFirstColumn="0" w:lastRowLastColumn="0"/>
              <w:rPr>
                <w:b w:val="0"/>
              </w:rPr>
            </w:pPr>
            <w:r w:rsidRPr="005E6F11">
              <w:rPr>
                <w:b w:val="0"/>
              </w:rPr>
              <w:t>Προέλευση</w:t>
            </w:r>
          </w:p>
        </w:tc>
        <w:tc>
          <w:tcPr>
            <w:tcW w:w="4877" w:type="dxa"/>
          </w:tcPr>
          <w:p w14:paraId="3AFD2C97" w14:textId="77777777" w:rsidR="005E6F11" w:rsidRPr="005E6F11" w:rsidRDefault="005E6F11" w:rsidP="005E6F11">
            <w:pPr>
              <w:jc w:val="center"/>
              <w:cnfStyle w:val="100000000000" w:firstRow="1" w:lastRow="0" w:firstColumn="0" w:lastColumn="0" w:oddVBand="0" w:evenVBand="0" w:oddHBand="0" w:evenHBand="0" w:firstRowFirstColumn="0" w:firstRowLastColumn="0" w:lastRowFirstColumn="0" w:lastRowLastColumn="0"/>
              <w:rPr>
                <w:b w:val="0"/>
              </w:rPr>
            </w:pPr>
            <w:r w:rsidRPr="005E6F11">
              <w:rPr>
                <w:b w:val="0"/>
              </w:rPr>
              <w:t>Ερμηνεία</w:t>
            </w:r>
          </w:p>
        </w:tc>
      </w:tr>
      <w:tr w:rsidR="005E6F11" w14:paraId="7DFBDB41" w14:textId="77777777" w:rsidTr="00797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6DDD9B1" w14:textId="77777777" w:rsidR="005E6F11" w:rsidRPr="005E6F11" w:rsidRDefault="005E6F11" w:rsidP="005E6F11">
            <w:pPr>
              <w:jc w:val="center"/>
              <w:rPr>
                <w:lang w:val="en-US"/>
              </w:rPr>
            </w:pPr>
            <w:r w:rsidRPr="005E6F11">
              <w:rPr>
                <w:lang w:val="en-US"/>
              </w:rPr>
              <w:t>ForwardA = 00</w:t>
            </w:r>
          </w:p>
        </w:tc>
        <w:tc>
          <w:tcPr>
            <w:tcW w:w="1559" w:type="dxa"/>
          </w:tcPr>
          <w:p w14:paraId="47F54373" w14:textId="77777777" w:rsidR="005E6F11" w:rsidRPr="005E6F11" w:rsidRDefault="005E6F11" w:rsidP="005E6F11">
            <w:pPr>
              <w:jc w:val="center"/>
              <w:cnfStyle w:val="000000100000" w:firstRow="0" w:lastRow="0" w:firstColumn="0" w:lastColumn="0" w:oddVBand="0" w:evenVBand="0" w:oddHBand="1" w:evenHBand="0" w:firstRowFirstColumn="0" w:firstRowLastColumn="0" w:lastRowFirstColumn="0" w:lastRowLastColumn="0"/>
              <w:rPr>
                <w:lang w:val="en-US"/>
              </w:rPr>
            </w:pPr>
            <w:r w:rsidRPr="005E6F11">
              <w:rPr>
                <w:lang w:val="en-US"/>
              </w:rPr>
              <w:t>ID/EX</w:t>
            </w:r>
          </w:p>
        </w:tc>
        <w:tc>
          <w:tcPr>
            <w:tcW w:w="4877" w:type="dxa"/>
          </w:tcPr>
          <w:p w14:paraId="27297F0D" w14:textId="77777777" w:rsidR="005E6F11" w:rsidRPr="005E6F11" w:rsidRDefault="005E6F11" w:rsidP="005E6F11">
            <w:pPr>
              <w:jc w:val="center"/>
              <w:cnfStyle w:val="000000100000" w:firstRow="0" w:lastRow="0" w:firstColumn="0" w:lastColumn="0" w:oddVBand="0" w:evenVBand="0" w:oddHBand="1" w:evenHBand="0" w:firstRowFirstColumn="0" w:firstRowLastColumn="0" w:lastRowFirstColumn="0" w:lastRowLastColumn="0"/>
            </w:pPr>
            <w:r w:rsidRPr="005E6F11">
              <w:t xml:space="preserve">Ο πρώτος τελεστέος της </w:t>
            </w:r>
            <w:r w:rsidRPr="005E6F11">
              <w:rPr>
                <w:lang w:val="en-US"/>
              </w:rPr>
              <w:t>ALU</w:t>
            </w:r>
            <w:r w:rsidRPr="005E6F11">
              <w:t xml:space="preserve"> προέρχεται από το αρχείο καταχωρητών.</w:t>
            </w:r>
          </w:p>
        </w:tc>
      </w:tr>
      <w:tr w:rsidR="005E6F11" w14:paraId="7C684026" w14:textId="77777777" w:rsidTr="007979AB">
        <w:tc>
          <w:tcPr>
            <w:cnfStyle w:val="001000000000" w:firstRow="0" w:lastRow="0" w:firstColumn="1" w:lastColumn="0" w:oddVBand="0" w:evenVBand="0" w:oddHBand="0" w:evenHBand="0" w:firstRowFirstColumn="0" w:firstRowLastColumn="0" w:lastRowFirstColumn="0" w:lastRowLastColumn="0"/>
            <w:tcW w:w="2093" w:type="dxa"/>
          </w:tcPr>
          <w:p w14:paraId="42173C08" w14:textId="77777777" w:rsidR="005E6F11" w:rsidRPr="005E6F11" w:rsidRDefault="005E6F11" w:rsidP="005E6F11">
            <w:pPr>
              <w:jc w:val="center"/>
            </w:pPr>
            <w:r w:rsidRPr="005E6F11">
              <w:rPr>
                <w:lang w:val="en-US"/>
              </w:rPr>
              <w:t>ForwardA = 10</w:t>
            </w:r>
          </w:p>
        </w:tc>
        <w:tc>
          <w:tcPr>
            <w:tcW w:w="1559" w:type="dxa"/>
          </w:tcPr>
          <w:p w14:paraId="1066DCA5" w14:textId="77777777" w:rsidR="005E6F11" w:rsidRPr="005E6F11" w:rsidRDefault="005E6F11" w:rsidP="005E6F11">
            <w:pPr>
              <w:jc w:val="center"/>
              <w:cnfStyle w:val="000000000000" w:firstRow="0" w:lastRow="0" w:firstColumn="0" w:lastColumn="0" w:oddVBand="0" w:evenVBand="0" w:oddHBand="0" w:evenHBand="0" w:firstRowFirstColumn="0" w:firstRowLastColumn="0" w:lastRowFirstColumn="0" w:lastRowLastColumn="0"/>
              <w:rPr>
                <w:lang w:val="en-US"/>
              </w:rPr>
            </w:pPr>
            <w:r w:rsidRPr="005E6F11">
              <w:rPr>
                <w:lang w:val="en-US"/>
              </w:rPr>
              <w:t>EX/MEM</w:t>
            </w:r>
          </w:p>
        </w:tc>
        <w:tc>
          <w:tcPr>
            <w:tcW w:w="4877" w:type="dxa"/>
          </w:tcPr>
          <w:p w14:paraId="552B6255" w14:textId="77777777" w:rsidR="005E6F11" w:rsidRPr="005E6F11" w:rsidRDefault="005E6F11" w:rsidP="005E6F11">
            <w:pPr>
              <w:jc w:val="center"/>
              <w:cnfStyle w:val="000000000000" w:firstRow="0" w:lastRow="0" w:firstColumn="0" w:lastColumn="0" w:oddVBand="0" w:evenVBand="0" w:oddHBand="0" w:evenHBand="0" w:firstRowFirstColumn="0" w:firstRowLastColumn="0" w:lastRowFirstColumn="0" w:lastRowLastColumn="0"/>
            </w:pPr>
            <w:r w:rsidRPr="005E6F11">
              <w:t xml:space="preserve">Ο πρώτος τελεστέος της </w:t>
            </w:r>
            <w:r w:rsidRPr="005E6F11">
              <w:rPr>
                <w:lang w:val="en-US"/>
              </w:rPr>
              <w:t>ALU</w:t>
            </w:r>
            <w:r w:rsidRPr="005E6F11">
              <w:t xml:space="preserve"> προωθείται από το προηγούμενο αποτέλεσμα της </w:t>
            </w:r>
            <w:r w:rsidRPr="005E6F11">
              <w:rPr>
                <w:lang w:val="en-US"/>
              </w:rPr>
              <w:t>ALU</w:t>
            </w:r>
            <w:r w:rsidRPr="005E6F11">
              <w:t>.</w:t>
            </w:r>
          </w:p>
        </w:tc>
      </w:tr>
      <w:tr w:rsidR="005E6F11" w14:paraId="256B6AEE" w14:textId="77777777" w:rsidTr="00797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671F9E0" w14:textId="77777777" w:rsidR="005E6F11" w:rsidRPr="005E6F11" w:rsidRDefault="005E6F11" w:rsidP="005E6F11">
            <w:pPr>
              <w:jc w:val="center"/>
            </w:pPr>
            <w:r w:rsidRPr="005E6F11">
              <w:rPr>
                <w:lang w:val="en-US"/>
              </w:rPr>
              <w:t>ForwardA = 01</w:t>
            </w:r>
          </w:p>
        </w:tc>
        <w:tc>
          <w:tcPr>
            <w:tcW w:w="1559" w:type="dxa"/>
          </w:tcPr>
          <w:p w14:paraId="1D8BDAD2" w14:textId="77777777" w:rsidR="005E6F11" w:rsidRPr="005E6F11" w:rsidRDefault="005E6F11" w:rsidP="005E6F11">
            <w:pPr>
              <w:jc w:val="center"/>
              <w:cnfStyle w:val="000000100000" w:firstRow="0" w:lastRow="0" w:firstColumn="0" w:lastColumn="0" w:oddVBand="0" w:evenVBand="0" w:oddHBand="1" w:evenHBand="0" w:firstRowFirstColumn="0" w:firstRowLastColumn="0" w:lastRowFirstColumn="0" w:lastRowLastColumn="0"/>
              <w:rPr>
                <w:lang w:val="en-US"/>
              </w:rPr>
            </w:pPr>
            <w:r w:rsidRPr="005E6F11">
              <w:rPr>
                <w:lang w:val="en-US"/>
              </w:rPr>
              <w:t>MEM/WB</w:t>
            </w:r>
          </w:p>
        </w:tc>
        <w:tc>
          <w:tcPr>
            <w:tcW w:w="4877" w:type="dxa"/>
          </w:tcPr>
          <w:p w14:paraId="195678F7" w14:textId="77777777" w:rsidR="005E6F11" w:rsidRPr="005E6F11" w:rsidRDefault="005E6F11" w:rsidP="005E6F11">
            <w:pPr>
              <w:jc w:val="center"/>
              <w:cnfStyle w:val="000000100000" w:firstRow="0" w:lastRow="0" w:firstColumn="0" w:lastColumn="0" w:oddVBand="0" w:evenVBand="0" w:oddHBand="1" w:evenHBand="0" w:firstRowFirstColumn="0" w:firstRowLastColumn="0" w:lastRowFirstColumn="0" w:lastRowLastColumn="0"/>
            </w:pPr>
            <w:r w:rsidRPr="005E6F11">
              <w:t xml:space="preserve">Ο πρώτος τελεστέος της </w:t>
            </w:r>
            <w:r w:rsidRPr="005E6F11">
              <w:rPr>
                <w:lang w:val="en-US"/>
              </w:rPr>
              <w:t>ALU</w:t>
            </w:r>
            <w:r w:rsidRPr="005E6F11">
              <w:t xml:space="preserve"> προωθείται από την μνήμη δεδομένων ή από ένα προηγούμενο αποτέλεσμα της </w:t>
            </w:r>
            <w:r w:rsidRPr="005E6F11">
              <w:rPr>
                <w:lang w:val="en-US"/>
              </w:rPr>
              <w:t>ALU</w:t>
            </w:r>
            <w:r w:rsidRPr="005E6F11">
              <w:t>.</w:t>
            </w:r>
          </w:p>
        </w:tc>
      </w:tr>
      <w:tr w:rsidR="005E6F11" w14:paraId="676592A5" w14:textId="77777777" w:rsidTr="007979AB">
        <w:tc>
          <w:tcPr>
            <w:cnfStyle w:val="001000000000" w:firstRow="0" w:lastRow="0" w:firstColumn="1" w:lastColumn="0" w:oddVBand="0" w:evenVBand="0" w:oddHBand="0" w:evenHBand="0" w:firstRowFirstColumn="0" w:firstRowLastColumn="0" w:lastRowFirstColumn="0" w:lastRowLastColumn="0"/>
            <w:tcW w:w="2093" w:type="dxa"/>
          </w:tcPr>
          <w:p w14:paraId="24F20614" w14:textId="77777777" w:rsidR="005E6F11" w:rsidRPr="005E6F11" w:rsidRDefault="005E6F11" w:rsidP="005E6F11">
            <w:pPr>
              <w:jc w:val="center"/>
            </w:pPr>
            <w:r w:rsidRPr="005E6F11">
              <w:rPr>
                <w:lang w:val="en-US"/>
              </w:rPr>
              <w:t>ForwardB = 00</w:t>
            </w:r>
          </w:p>
        </w:tc>
        <w:tc>
          <w:tcPr>
            <w:tcW w:w="1559" w:type="dxa"/>
          </w:tcPr>
          <w:p w14:paraId="73DFEA08" w14:textId="77777777" w:rsidR="005E6F11" w:rsidRPr="005E6F11" w:rsidRDefault="005E6F11" w:rsidP="005E6F11">
            <w:pPr>
              <w:jc w:val="center"/>
              <w:cnfStyle w:val="000000000000" w:firstRow="0" w:lastRow="0" w:firstColumn="0" w:lastColumn="0" w:oddVBand="0" w:evenVBand="0" w:oddHBand="0" w:evenHBand="0" w:firstRowFirstColumn="0" w:firstRowLastColumn="0" w:lastRowFirstColumn="0" w:lastRowLastColumn="0"/>
              <w:rPr>
                <w:lang w:val="en-US"/>
              </w:rPr>
            </w:pPr>
            <w:r w:rsidRPr="005E6F11">
              <w:rPr>
                <w:lang w:val="en-US"/>
              </w:rPr>
              <w:t>ID/EX</w:t>
            </w:r>
          </w:p>
        </w:tc>
        <w:tc>
          <w:tcPr>
            <w:tcW w:w="4877" w:type="dxa"/>
          </w:tcPr>
          <w:p w14:paraId="70221AA8" w14:textId="77777777" w:rsidR="005E6F11" w:rsidRPr="005E6F11" w:rsidRDefault="005E6F11" w:rsidP="005E6F11">
            <w:pPr>
              <w:jc w:val="center"/>
              <w:cnfStyle w:val="000000000000" w:firstRow="0" w:lastRow="0" w:firstColumn="0" w:lastColumn="0" w:oddVBand="0" w:evenVBand="0" w:oddHBand="0" w:evenHBand="0" w:firstRowFirstColumn="0" w:firstRowLastColumn="0" w:lastRowFirstColumn="0" w:lastRowLastColumn="0"/>
            </w:pPr>
            <w:r w:rsidRPr="005E6F11">
              <w:t xml:space="preserve">Ο δεύτερος τελεστέος της </w:t>
            </w:r>
            <w:r w:rsidRPr="005E6F11">
              <w:rPr>
                <w:lang w:val="en-US"/>
              </w:rPr>
              <w:t>ALU</w:t>
            </w:r>
            <w:r w:rsidRPr="005E6F11">
              <w:t xml:space="preserve"> προέρχεται από το αρχείο καταχωρητών.</w:t>
            </w:r>
          </w:p>
        </w:tc>
      </w:tr>
      <w:tr w:rsidR="005E6F11" w14:paraId="3C9B6CE5" w14:textId="77777777" w:rsidTr="00797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EB7A845" w14:textId="77777777" w:rsidR="005E6F11" w:rsidRPr="005E6F11" w:rsidRDefault="005E6F11" w:rsidP="005E6F11">
            <w:pPr>
              <w:jc w:val="center"/>
            </w:pPr>
            <w:r w:rsidRPr="005E6F11">
              <w:rPr>
                <w:lang w:val="en-US"/>
              </w:rPr>
              <w:t>ForwardB = 10</w:t>
            </w:r>
          </w:p>
        </w:tc>
        <w:tc>
          <w:tcPr>
            <w:tcW w:w="1559" w:type="dxa"/>
          </w:tcPr>
          <w:p w14:paraId="26BF4139" w14:textId="77777777" w:rsidR="005E6F11" w:rsidRPr="005E6F11" w:rsidRDefault="005E6F11" w:rsidP="005E6F11">
            <w:pPr>
              <w:jc w:val="center"/>
              <w:cnfStyle w:val="000000100000" w:firstRow="0" w:lastRow="0" w:firstColumn="0" w:lastColumn="0" w:oddVBand="0" w:evenVBand="0" w:oddHBand="1" w:evenHBand="0" w:firstRowFirstColumn="0" w:firstRowLastColumn="0" w:lastRowFirstColumn="0" w:lastRowLastColumn="0"/>
              <w:rPr>
                <w:lang w:val="en-US"/>
              </w:rPr>
            </w:pPr>
            <w:r w:rsidRPr="005E6F11">
              <w:rPr>
                <w:lang w:val="en-US"/>
              </w:rPr>
              <w:t>EX/MEM</w:t>
            </w:r>
          </w:p>
        </w:tc>
        <w:tc>
          <w:tcPr>
            <w:tcW w:w="4877" w:type="dxa"/>
          </w:tcPr>
          <w:p w14:paraId="1235FF9A" w14:textId="77777777" w:rsidR="005E6F11" w:rsidRPr="005E6F11" w:rsidRDefault="005E6F11" w:rsidP="005E6F11">
            <w:pPr>
              <w:jc w:val="center"/>
              <w:cnfStyle w:val="000000100000" w:firstRow="0" w:lastRow="0" w:firstColumn="0" w:lastColumn="0" w:oddVBand="0" w:evenVBand="0" w:oddHBand="1" w:evenHBand="0" w:firstRowFirstColumn="0" w:firstRowLastColumn="0" w:lastRowFirstColumn="0" w:lastRowLastColumn="0"/>
            </w:pPr>
            <w:r w:rsidRPr="005E6F11">
              <w:t xml:space="preserve">Ο δεύτερος τελεστέος της </w:t>
            </w:r>
            <w:r w:rsidRPr="005E6F11">
              <w:rPr>
                <w:lang w:val="en-US"/>
              </w:rPr>
              <w:t>ALU</w:t>
            </w:r>
            <w:r w:rsidRPr="005E6F11">
              <w:t xml:space="preserve"> προωθείται από το προηγούμενο αποτέλεσμα της </w:t>
            </w:r>
            <w:r w:rsidRPr="005E6F11">
              <w:rPr>
                <w:lang w:val="en-US"/>
              </w:rPr>
              <w:t>ALU</w:t>
            </w:r>
            <w:r w:rsidRPr="005E6F11">
              <w:t>.</w:t>
            </w:r>
          </w:p>
        </w:tc>
      </w:tr>
      <w:tr w:rsidR="005E6F11" w14:paraId="2143680C" w14:textId="77777777" w:rsidTr="007979AB">
        <w:tc>
          <w:tcPr>
            <w:cnfStyle w:val="001000000000" w:firstRow="0" w:lastRow="0" w:firstColumn="1" w:lastColumn="0" w:oddVBand="0" w:evenVBand="0" w:oddHBand="0" w:evenHBand="0" w:firstRowFirstColumn="0" w:firstRowLastColumn="0" w:lastRowFirstColumn="0" w:lastRowLastColumn="0"/>
            <w:tcW w:w="2093" w:type="dxa"/>
          </w:tcPr>
          <w:p w14:paraId="31AD5EA4" w14:textId="77777777" w:rsidR="005E6F11" w:rsidRPr="005E6F11" w:rsidRDefault="005E6F11" w:rsidP="005E6F11">
            <w:pPr>
              <w:jc w:val="center"/>
            </w:pPr>
            <w:r w:rsidRPr="005E6F11">
              <w:rPr>
                <w:lang w:val="en-US"/>
              </w:rPr>
              <w:t>ForwardB = 01</w:t>
            </w:r>
          </w:p>
        </w:tc>
        <w:tc>
          <w:tcPr>
            <w:tcW w:w="1559" w:type="dxa"/>
          </w:tcPr>
          <w:p w14:paraId="63147E10" w14:textId="77777777" w:rsidR="005E6F11" w:rsidRPr="005E6F11" w:rsidRDefault="005E6F11" w:rsidP="005E6F11">
            <w:pPr>
              <w:jc w:val="center"/>
              <w:cnfStyle w:val="000000000000" w:firstRow="0" w:lastRow="0" w:firstColumn="0" w:lastColumn="0" w:oddVBand="0" w:evenVBand="0" w:oddHBand="0" w:evenHBand="0" w:firstRowFirstColumn="0" w:firstRowLastColumn="0" w:lastRowFirstColumn="0" w:lastRowLastColumn="0"/>
              <w:rPr>
                <w:lang w:val="en-US"/>
              </w:rPr>
            </w:pPr>
            <w:r w:rsidRPr="005E6F11">
              <w:rPr>
                <w:lang w:val="en-US"/>
              </w:rPr>
              <w:t>MEM/WB</w:t>
            </w:r>
          </w:p>
        </w:tc>
        <w:tc>
          <w:tcPr>
            <w:tcW w:w="4877" w:type="dxa"/>
          </w:tcPr>
          <w:p w14:paraId="24350667" w14:textId="77777777" w:rsidR="005E6F11" w:rsidRPr="005E6F11" w:rsidRDefault="005E6F11" w:rsidP="00BD63DF">
            <w:pPr>
              <w:keepNext/>
              <w:jc w:val="center"/>
              <w:cnfStyle w:val="000000000000" w:firstRow="0" w:lastRow="0" w:firstColumn="0" w:lastColumn="0" w:oddVBand="0" w:evenVBand="0" w:oddHBand="0" w:evenHBand="0" w:firstRowFirstColumn="0" w:firstRowLastColumn="0" w:lastRowFirstColumn="0" w:lastRowLastColumn="0"/>
            </w:pPr>
            <w:r w:rsidRPr="005E6F11">
              <w:t xml:space="preserve">Ο δεύτερος τελεστέος της </w:t>
            </w:r>
            <w:r w:rsidRPr="005E6F11">
              <w:rPr>
                <w:lang w:val="en-US"/>
              </w:rPr>
              <w:t>ALU</w:t>
            </w:r>
            <w:r w:rsidRPr="005E6F11">
              <w:t xml:space="preserve"> προωθείται από την μνήμη δεδομένων ή από ένα προηγούμενο αποτέλεσμα της </w:t>
            </w:r>
            <w:r w:rsidRPr="005E6F11">
              <w:rPr>
                <w:lang w:val="en-US"/>
              </w:rPr>
              <w:t>ALU</w:t>
            </w:r>
            <w:r w:rsidRPr="005E6F11">
              <w:t>.</w:t>
            </w:r>
          </w:p>
        </w:tc>
      </w:tr>
    </w:tbl>
    <w:p w14:paraId="31FB6AE7" w14:textId="525C9AC7" w:rsidR="00BD63DF" w:rsidRDefault="00BD63DF" w:rsidP="00BD63DF">
      <w:pPr>
        <w:pStyle w:val="Caption"/>
        <w:jc w:val="center"/>
      </w:pPr>
      <w:bookmarkStart w:id="87" w:name="_Toc423611574"/>
      <w:r>
        <w:t xml:space="preserve">Πίνακας </w:t>
      </w:r>
      <w:r w:rsidR="00222D7E">
        <w:fldChar w:fldCharType="begin"/>
      </w:r>
      <w:r w:rsidR="00222D7E">
        <w:instrText xml:space="preserve"> STYLEREF 1 \s </w:instrText>
      </w:r>
      <w:r w:rsidR="00222D7E">
        <w:fldChar w:fldCharType="separate"/>
      </w:r>
      <w:r w:rsidR="00D42F00">
        <w:rPr>
          <w:noProof/>
        </w:rPr>
        <w:t>3</w:t>
      </w:r>
      <w:r w:rsidR="00222D7E">
        <w:rPr>
          <w:noProof/>
        </w:rPr>
        <w:fldChar w:fldCharType="end"/>
      </w:r>
      <w:r w:rsidR="00D42F00">
        <w:t>.</w:t>
      </w:r>
      <w:r w:rsidR="00222D7E">
        <w:fldChar w:fldCharType="begin"/>
      </w:r>
      <w:r w:rsidR="00222D7E">
        <w:instrText xml:space="preserve"> SEQ Πίνακας \* ARABIC \s 1 </w:instrText>
      </w:r>
      <w:r w:rsidR="00222D7E">
        <w:fldChar w:fldCharType="separate"/>
      </w:r>
      <w:r w:rsidR="00D42F00">
        <w:rPr>
          <w:noProof/>
        </w:rPr>
        <w:t>2</w:t>
      </w:r>
      <w:r w:rsidR="00222D7E">
        <w:rPr>
          <w:noProof/>
        </w:rPr>
        <w:fldChar w:fldCharType="end"/>
      </w:r>
      <w:r>
        <w:t xml:space="preserve"> Τιμές ελέγχου για τους πολυπλέκτες προώθησης</w:t>
      </w:r>
      <w:bookmarkEnd w:id="87"/>
    </w:p>
    <w:p w14:paraId="462225C4" w14:textId="77777777" w:rsidR="007979AB" w:rsidRDefault="00B67D48" w:rsidP="0021600A">
      <w:r>
        <w:t>Τέλος θα περιγράψουμε της συνθήκες για την ανίχνευση κινδύνων και τα σήματα ελέγχου</w:t>
      </w:r>
      <w:r w:rsidR="007979AB">
        <w:t xml:space="preserve">. </w:t>
      </w:r>
    </w:p>
    <w:p w14:paraId="1540F1E4" w14:textId="15FE82B6" w:rsidR="00124A44" w:rsidRPr="00AA31E7" w:rsidRDefault="007979AB" w:rsidP="0021600A">
      <w:r>
        <w:t xml:space="preserve">Η πρώτη περίπτωση είναι η εντολή που είναι στο στάδιο της μνήμης και οι εντολή που είναι στο στάδιο της εκτέλεσης έχουν εξάρτηση δεδομένων. Συγκεκριμένα, αν η εντολή που είναι στο στάδιο της μνήμης γράφει ένα καταχωρητή που χρειάζεται να διαβάσει η </w:t>
      </w:r>
      <w:r>
        <w:lastRenderedPageBreak/>
        <w:t xml:space="preserve">εντολή που είναι στο στάδιο της εκτέλεσης. Σε αυτή την περίπτωση το </w:t>
      </w:r>
      <w:r>
        <w:rPr>
          <w:lang w:val="en-US"/>
        </w:rPr>
        <w:t>Forwrad</w:t>
      </w:r>
      <w:r w:rsidRPr="007979AB">
        <w:t xml:space="preserve"> </w:t>
      </w:r>
      <w:r>
        <w:t xml:space="preserve">γίνεται </w:t>
      </w:r>
      <w:r w:rsidRPr="007979AB">
        <w:t xml:space="preserve">10 </w:t>
      </w:r>
      <w:r>
        <w:t xml:space="preserve">γιατί χρειάζεται προώθηση από την έξοδο της </w:t>
      </w:r>
      <w:r>
        <w:rPr>
          <w:lang w:val="en-US"/>
        </w:rPr>
        <w:t>ALU</w:t>
      </w:r>
      <w:r w:rsidRPr="00AA31E7">
        <w:t>.</w:t>
      </w:r>
    </w:p>
    <w:p w14:paraId="778C86B9" w14:textId="77777777" w:rsidR="00B67D48" w:rsidRDefault="00B67D48" w:rsidP="009C7B75">
      <w:pPr>
        <w:pStyle w:val="ListParagraph"/>
        <w:numPr>
          <w:ilvl w:val="0"/>
          <w:numId w:val="14"/>
        </w:numPr>
      </w:pPr>
      <w:r>
        <w:t xml:space="preserve"> Κίνδυνος</w:t>
      </w:r>
      <w:r>
        <w:rPr>
          <w:lang w:val="en-US"/>
        </w:rPr>
        <w:t>EX</w:t>
      </w:r>
      <w:r>
        <w:t>:</w:t>
      </w:r>
    </w:p>
    <w:p w14:paraId="651971AC" w14:textId="523D1340" w:rsidR="00B67D48" w:rsidRDefault="00B67D48" w:rsidP="00B67D48">
      <w:pPr>
        <w:pStyle w:val="ListParagraph"/>
        <w:rPr>
          <w:lang w:val="en-US"/>
        </w:rPr>
      </w:pPr>
      <w:r>
        <w:t>αν</w:t>
      </w:r>
      <w:r w:rsidRPr="00B67D48">
        <w:rPr>
          <w:lang w:val="en-US"/>
        </w:rPr>
        <w:t xml:space="preserve"> (</w:t>
      </w:r>
      <w:r>
        <w:rPr>
          <w:lang w:val="en-US"/>
        </w:rPr>
        <w:t>EX</w:t>
      </w:r>
      <w:r w:rsidRPr="00B67D48">
        <w:rPr>
          <w:lang w:val="en-US"/>
        </w:rPr>
        <w:t>/</w:t>
      </w:r>
      <w:r>
        <w:rPr>
          <w:lang w:val="en-US"/>
        </w:rPr>
        <w:t>MEM</w:t>
      </w:r>
      <w:r w:rsidRPr="00B67D48">
        <w:rPr>
          <w:lang w:val="en-US"/>
        </w:rPr>
        <w:t>.</w:t>
      </w:r>
      <w:r>
        <w:rPr>
          <w:lang w:val="en-US"/>
        </w:rPr>
        <w:t>RegisterWrite</w:t>
      </w:r>
      <w:r w:rsidRPr="00B67D48">
        <w:rPr>
          <w:lang w:val="en-US"/>
        </w:rPr>
        <w:t xml:space="preserve"> </w:t>
      </w:r>
      <w:r>
        <w:t>και</w:t>
      </w:r>
      <w:r w:rsidR="001A5369">
        <w:rPr>
          <w:lang w:val="en-US"/>
        </w:rPr>
        <w:t xml:space="preserve"> </w:t>
      </w:r>
      <w:r w:rsidRPr="00B67D48">
        <w:rPr>
          <w:lang w:val="en-US"/>
        </w:rPr>
        <w:t>(</w:t>
      </w:r>
      <w:r>
        <w:rPr>
          <w:lang w:val="en-US"/>
        </w:rPr>
        <w:t>EX</w:t>
      </w:r>
      <w:r w:rsidRPr="00B67D48">
        <w:rPr>
          <w:lang w:val="en-US"/>
        </w:rPr>
        <w:t>/</w:t>
      </w:r>
      <w:r>
        <w:rPr>
          <w:lang w:val="en-US"/>
        </w:rPr>
        <w:t>MEM</w:t>
      </w:r>
      <w:r w:rsidRPr="00B67D48">
        <w:rPr>
          <w:lang w:val="en-US"/>
        </w:rPr>
        <w:t>.</w:t>
      </w:r>
      <w:r>
        <w:rPr>
          <w:lang w:val="en-US"/>
        </w:rPr>
        <w:t>RegisterRd</w:t>
      </w:r>
      <w:r w:rsidRPr="00B67D48">
        <w:rPr>
          <w:lang w:val="en-US"/>
        </w:rPr>
        <w:t xml:space="preserve"> !=</w:t>
      </w:r>
      <w:r>
        <w:rPr>
          <w:lang w:val="en-US"/>
        </w:rPr>
        <w:t xml:space="preserve">0) </w:t>
      </w:r>
      <w:r>
        <w:t>και</w:t>
      </w:r>
      <w:r w:rsidRPr="00B67D48">
        <w:rPr>
          <w:lang w:val="en-US"/>
        </w:rPr>
        <w:t xml:space="preserve"> (</w:t>
      </w:r>
      <w:r>
        <w:rPr>
          <w:lang w:val="en-US"/>
        </w:rPr>
        <w:t>EX/MEM.RegisterRd = ID/EX.RegisterRs)) Forward = 10</w:t>
      </w:r>
    </w:p>
    <w:p w14:paraId="1C2AC71A" w14:textId="1F486163" w:rsidR="00B67D48" w:rsidRDefault="00B67D48" w:rsidP="00B67D48">
      <w:pPr>
        <w:pStyle w:val="ListParagraph"/>
        <w:rPr>
          <w:lang w:val="en-US"/>
        </w:rPr>
      </w:pPr>
      <w:r>
        <w:t>αν</w:t>
      </w:r>
      <w:r w:rsidRPr="00B67D48">
        <w:rPr>
          <w:lang w:val="en-US"/>
        </w:rPr>
        <w:t xml:space="preserve"> (</w:t>
      </w:r>
      <w:r>
        <w:rPr>
          <w:lang w:val="en-US"/>
        </w:rPr>
        <w:t>EX</w:t>
      </w:r>
      <w:r w:rsidRPr="00B67D48">
        <w:rPr>
          <w:lang w:val="en-US"/>
        </w:rPr>
        <w:t>/</w:t>
      </w:r>
      <w:r>
        <w:rPr>
          <w:lang w:val="en-US"/>
        </w:rPr>
        <w:t>MEM</w:t>
      </w:r>
      <w:r w:rsidRPr="00B67D48">
        <w:rPr>
          <w:lang w:val="en-US"/>
        </w:rPr>
        <w:t>.</w:t>
      </w:r>
      <w:r>
        <w:rPr>
          <w:lang w:val="en-US"/>
        </w:rPr>
        <w:t>RegisterWrite</w:t>
      </w:r>
      <w:r w:rsidRPr="00B67D48">
        <w:rPr>
          <w:lang w:val="en-US"/>
        </w:rPr>
        <w:t xml:space="preserve"> </w:t>
      </w:r>
      <w:r>
        <w:t>και</w:t>
      </w:r>
      <w:r w:rsidR="001A5369" w:rsidRPr="001A5369">
        <w:rPr>
          <w:lang w:val="en-US"/>
        </w:rPr>
        <w:t xml:space="preserve"> </w:t>
      </w:r>
      <w:r w:rsidRPr="00B67D48">
        <w:rPr>
          <w:lang w:val="en-US"/>
        </w:rPr>
        <w:t>(</w:t>
      </w:r>
      <w:r>
        <w:rPr>
          <w:lang w:val="en-US"/>
        </w:rPr>
        <w:t>EX</w:t>
      </w:r>
      <w:r w:rsidRPr="00B67D48">
        <w:rPr>
          <w:lang w:val="en-US"/>
        </w:rPr>
        <w:t>/</w:t>
      </w:r>
      <w:r>
        <w:rPr>
          <w:lang w:val="en-US"/>
        </w:rPr>
        <w:t>MEM</w:t>
      </w:r>
      <w:r w:rsidRPr="00B67D48">
        <w:rPr>
          <w:lang w:val="en-US"/>
        </w:rPr>
        <w:t>.</w:t>
      </w:r>
      <w:r>
        <w:rPr>
          <w:lang w:val="en-US"/>
        </w:rPr>
        <w:t>RegisterRd</w:t>
      </w:r>
      <w:r w:rsidRPr="00B67D48">
        <w:rPr>
          <w:lang w:val="en-US"/>
        </w:rPr>
        <w:t xml:space="preserve"> !=</w:t>
      </w:r>
      <w:r>
        <w:rPr>
          <w:lang w:val="en-US"/>
        </w:rPr>
        <w:t xml:space="preserve">0) </w:t>
      </w:r>
      <w:r>
        <w:t>και</w:t>
      </w:r>
      <w:r w:rsidRPr="00B67D48">
        <w:rPr>
          <w:lang w:val="en-US"/>
        </w:rPr>
        <w:t xml:space="preserve"> (</w:t>
      </w:r>
      <w:r>
        <w:rPr>
          <w:lang w:val="en-US"/>
        </w:rPr>
        <w:t>EX/MEM.RegisterRd = ID/EX.RegisterRt)) Forward = 10</w:t>
      </w:r>
    </w:p>
    <w:p w14:paraId="19D02503" w14:textId="04D75836" w:rsidR="00AA31E7" w:rsidRPr="00F80CAF" w:rsidRDefault="00AA31E7" w:rsidP="00AA31E7">
      <w:r>
        <w:t xml:space="preserve">Η δεύτερη περίπτωση είναι η εντολή που είναι στο στάδιο του </w:t>
      </w:r>
      <w:r>
        <w:rPr>
          <w:lang w:val="en-US"/>
        </w:rPr>
        <w:t>write</w:t>
      </w:r>
      <w:r w:rsidRPr="00AA31E7">
        <w:t xml:space="preserve"> </w:t>
      </w:r>
      <w:r>
        <w:rPr>
          <w:lang w:val="en-US"/>
        </w:rPr>
        <w:t>back</w:t>
      </w:r>
      <w:r w:rsidRPr="00AA31E7">
        <w:t xml:space="preserve"> </w:t>
      </w:r>
      <w:r>
        <w:t>να γράφει σε ίδιο καταχωρητή με</w:t>
      </w:r>
      <w:r w:rsidR="00F80CAF">
        <w:t xml:space="preserve"> τον καταχωρητή που διαβάζει η</w:t>
      </w:r>
      <w:r>
        <w:t xml:space="preserve"> εντολή που είναι στο στάδιο της </w:t>
      </w:r>
      <w:r w:rsidR="00F80CAF">
        <w:t xml:space="preserve">εκτέλεσης. Σε αυτή την περίπτωση πρέπει να γίνει προώθηση από την μνήμη και το </w:t>
      </w:r>
      <w:r w:rsidR="00F80CAF">
        <w:rPr>
          <w:lang w:val="en-US"/>
        </w:rPr>
        <w:t>Forward</w:t>
      </w:r>
      <w:r w:rsidR="00F80CAF" w:rsidRPr="00F80CAF">
        <w:t xml:space="preserve"> </w:t>
      </w:r>
      <w:r w:rsidR="00F80CAF">
        <w:t>γίνεται 01.</w:t>
      </w:r>
    </w:p>
    <w:p w14:paraId="3024EE56" w14:textId="77777777" w:rsidR="00BB306A" w:rsidRPr="00BB306A" w:rsidRDefault="00BB306A" w:rsidP="009C7B75">
      <w:pPr>
        <w:pStyle w:val="ListParagraph"/>
        <w:numPr>
          <w:ilvl w:val="0"/>
          <w:numId w:val="14"/>
        </w:numPr>
        <w:rPr>
          <w:lang w:val="en-US"/>
        </w:rPr>
      </w:pPr>
      <w:r>
        <w:t xml:space="preserve">Κίνδυνος </w:t>
      </w:r>
      <w:r>
        <w:rPr>
          <w:lang w:val="en-US"/>
        </w:rPr>
        <w:t>MEM</w:t>
      </w:r>
      <w:r>
        <w:t>:</w:t>
      </w:r>
    </w:p>
    <w:p w14:paraId="13D8346F" w14:textId="77777777" w:rsidR="00BB306A" w:rsidRDefault="00BB306A" w:rsidP="00BB306A">
      <w:pPr>
        <w:pStyle w:val="ListParagraph"/>
        <w:rPr>
          <w:lang w:val="en-US"/>
        </w:rPr>
      </w:pPr>
      <w:r>
        <w:t>Αν</w:t>
      </w:r>
      <w:r w:rsidRPr="00BB306A">
        <w:rPr>
          <w:lang w:val="en-US"/>
        </w:rPr>
        <w:t xml:space="preserve"> (</w:t>
      </w:r>
      <w:r>
        <w:t>ΜΕΜ</w:t>
      </w:r>
      <w:r w:rsidRPr="00BB306A">
        <w:rPr>
          <w:lang w:val="en-US"/>
        </w:rPr>
        <w:t>/</w:t>
      </w:r>
      <w:r>
        <w:rPr>
          <w:lang w:val="en-US"/>
        </w:rPr>
        <w:t>WB</w:t>
      </w:r>
      <w:r w:rsidRPr="00BB306A">
        <w:rPr>
          <w:lang w:val="en-US"/>
        </w:rPr>
        <w:t>.</w:t>
      </w:r>
      <w:r>
        <w:rPr>
          <w:lang w:val="en-US"/>
        </w:rPr>
        <w:t>RegWrite</w:t>
      </w:r>
      <w:r w:rsidRPr="00BB306A">
        <w:rPr>
          <w:lang w:val="en-US"/>
        </w:rPr>
        <w:t xml:space="preserve"> </w:t>
      </w:r>
      <w:r>
        <w:t>και</w:t>
      </w:r>
      <w:r w:rsidRPr="00BB306A">
        <w:rPr>
          <w:lang w:val="en-US"/>
        </w:rPr>
        <w:t xml:space="preserve"> (</w:t>
      </w:r>
      <w:r>
        <w:rPr>
          <w:lang w:val="en-US"/>
        </w:rPr>
        <w:t>MEM</w:t>
      </w:r>
      <w:r w:rsidRPr="00BB306A">
        <w:rPr>
          <w:lang w:val="en-US"/>
        </w:rPr>
        <w:t>/</w:t>
      </w:r>
      <w:r>
        <w:rPr>
          <w:lang w:val="en-US"/>
        </w:rPr>
        <w:t>WB</w:t>
      </w:r>
      <w:r w:rsidRPr="00BB306A">
        <w:rPr>
          <w:lang w:val="en-US"/>
        </w:rPr>
        <w:t>.</w:t>
      </w:r>
      <w:r>
        <w:rPr>
          <w:lang w:val="en-US"/>
        </w:rPr>
        <w:t>RegisterRd</w:t>
      </w:r>
      <w:r w:rsidRPr="00BB306A">
        <w:rPr>
          <w:lang w:val="en-US"/>
        </w:rPr>
        <w:t xml:space="preserve"> !=</w:t>
      </w:r>
      <w:r>
        <w:rPr>
          <w:lang w:val="en-US"/>
        </w:rPr>
        <w:t xml:space="preserve"> </w:t>
      </w:r>
      <w:r w:rsidRPr="00BB306A">
        <w:rPr>
          <w:lang w:val="en-US"/>
        </w:rPr>
        <w:t>0</w:t>
      </w:r>
      <w:r>
        <w:rPr>
          <w:lang w:val="en-US"/>
        </w:rPr>
        <w:t xml:space="preserve">) </w:t>
      </w:r>
      <w:r>
        <w:t>και</w:t>
      </w:r>
      <w:r w:rsidRPr="00BB306A">
        <w:rPr>
          <w:lang w:val="en-US"/>
        </w:rPr>
        <w:t xml:space="preserve"> </w:t>
      </w:r>
      <w:r>
        <w:rPr>
          <w:lang w:val="en-US"/>
        </w:rPr>
        <w:t>(</w:t>
      </w:r>
      <w:r>
        <w:t>ΜΕΜ</w:t>
      </w:r>
      <w:r w:rsidRPr="00BB306A">
        <w:rPr>
          <w:lang w:val="en-US"/>
        </w:rPr>
        <w:t>/</w:t>
      </w:r>
      <w:r>
        <w:rPr>
          <w:lang w:val="en-US"/>
        </w:rPr>
        <w:t>WB.RegisterRd = ID/EX.RegisterRs)) Forward = 01</w:t>
      </w:r>
    </w:p>
    <w:p w14:paraId="68603BF9" w14:textId="77777777" w:rsidR="00BB306A" w:rsidRDefault="00BB306A" w:rsidP="00BB306A">
      <w:pPr>
        <w:pStyle w:val="ListParagraph"/>
        <w:rPr>
          <w:lang w:val="en-US"/>
        </w:rPr>
      </w:pPr>
      <w:r>
        <w:t>Αν</w:t>
      </w:r>
      <w:r w:rsidRPr="00BB306A">
        <w:rPr>
          <w:lang w:val="en-US"/>
        </w:rPr>
        <w:t xml:space="preserve"> (</w:t>
      </w:r>
      <w:r>
        <w:t>ΜΕΜ</w:t>
      </w:r>
      <w:r w:rsidRPr="00BB306A">
        <w:rPr>
          <w:lang w:val="en-US"/>
        </w:rPr>
        <w:t>/</w:t>
      </w:r>
      <w:r>
        <w:rPr>
          <w:lang w:val="en-US"/>
        </w:rPr>
        <w:t>WB</w:t>
      </w:r>
      <w:r w:rsidRPr="00BB306A">
        <w:rPr>
          <w:lang w:val="en-US"/>
        </w:rPr>
        <w:t>.</w:t>
      </w:r>
      <w:r>
        <w:rPr>
          <w:lang w:val="en-US"/>
        </w:rPr>
        <w:t>RegWrite</w:t>
      </w:r>
      <w:r w:rsidRPr="00BB306A">
        <w:rPr>
          <w:lang w:val="en-US"/>
        </w:rPr>
        <w:t xml:space="preserve"> </w:t>
      </w:r>
      <w:r>
        <w:t>και</w:t>
      </w:r>
      <w:r w:rsidRPr="00BB306A">
        <w:rPr>
          <w:lang w:val="en-US"/>
        </w:rPr>
        <w:t xml:space="preserve"> (</w:t>
      </w:r>
      <w:r>
        <w:rPr>
          <w:lang w:val="en-US"/>
        </w:rPr>
        <w:t>MEM</w:t>
      </w:r>
      <w:r w:rsidRPr="00BB306A">
        <w:rPr>
          <w:lang w:val="en-US"/>
        </w:rPr>
        <w:t>/</w:t>
      </w:r>
      <w:r>
        <w:rPr>
          <w:lang w:val="en-US"/>
        </w:rPr>
        <w:t>WB</w:t>
      </w:r>
      <w:r w:rsidRPr="00BB306A">
        <w:rPr>
          <w:lang w:val="en-US"/>
        </w:rPr>
        <w:t>.</w:t>
      </w:r>
      <w:r>
        <w:rPr>
          <w:lang w:val="en-US"/>
        </w:rPr>
        <w:t>RegisterRd</w:t>
      </w:r>
      <w:r w:rsidRPr="00BB306A">
        <w:rPr>
          <w:lang w:val="en-US"/>
        </w:rPr>
        <w:t xml:space="preserve"> !=</w:t>
      </w:r>
      <w:r>
        <w:rPr>
          <w:lang w:val="en-US"/>
        </w:rPr>
        <w:t xml:space="preserve"> </w:t>
      </w:r>
      <w:r w:rsidRPr="00BB306A">
        <w:rPr>
          <w:lang w:val="en-US"/>
        </w:rPr>
        <w:t>0</w:t>
      </w:r>
      <w:r>
        <w:rPr>
          <w:lang w:val="en-US"/>
        </w:rPr>
        <w:t xml:space="preserve">) </w:t>
      </w:r>
      <w:r>
        <w:t>και</w:t>
      </w:r>
      <w:r w:rsidRPr="00BB306A">
        <w:rPr>
          <w:lang w:val="en-US"/>
        </w:rPr>
        <w:t xml:space="preserve"> </w:t>
      </w:r>
      <w:r>
        <w:rPr>
          <w:lang w:val="en-US"/>
        </w:rPr>
        <w:t>(</w:t>
      </w:r>
      <w:r>
        <w:t>ΜΕΜ</w:t>
      </w:r>
      <w:r w:rsidRPr="00BB306A">
        <w:rPr>
          <w:lang w:val="en-US"/>
        </w:rPr>
        <w:t>/</w:t>
      </w:r>
      <w:r>
        <w:rPr>
          <w:lang w:val="en-US"/>
        </w:rPr>
        <w:t>WB.RegisterRd = ID/EX.RegisterRt)) Forward = 01</w:t>
      </w:r>
    </w:p>
    <w:p w14:paraId="4EE99B65" w14:textId="77777777" w:rsidR="002E6484" w:rsidRPr="002E6484" w:rsidRDefault="001714E8" w:rsidP="00BB306A">
      <w:pPr>
        <w:pStyle w:val="ListParagraph"/>
      </w:pPr>
      <w:r>
        <w:t xml:space="preserve">Στο </w:t>
      </w:r>
      <w:r w:rsidR="00DA1C29">
        <w:fldChar w:fldCharType="begin"/>
      </w:r>
      <w:r>
        <w:instrText xml:space="preserve"> REF _Ref421392574 \h </w:instrText>
      </w:r>
      <w:r w:rsidR="00DA1C29">
        <w:fldChar w:fldCharType="separate"/>
      </w:r>
      <w:r>
        <w:t xml:space="preserve">Σχήμα </w:t>
      </w:r>
      <w:r>
        <w:rPr>
          <w:noProof/>
        </w:rPr>
        <w:t>3</w:t>
      </w:r>
      <w:r>
        <w:t>.</w:t>
      </w:r>
      <w:r>
        <w:rPr>
          <w:noProof/>
        </w:rPr>
        <w:t>1</w:t>
      </w:r>
      <w:r w:rsidR="00DA1C29">
        <w:fldChar w:fldCharType="end"/>
      </w:r>
      <w:r>
        <w:t>0</w:t>
      </w:r>
      <w:r w:rsidR="002E6484">
        <w:t xml:space="preserve"> παρουσιάζεται το απαραίτητο υλικό για την τεχνική της προώθησης.</w:t>
      </w:r>
    </w:p>
    <w:p w14:paraId="72FB46A8" w14:textId="77777777" w:rsidR="001714E8" w:rsidRDefault="002E6484" w:rsidP="001714E8">
      <w:pPr>
        <w:pStyle w:val="ListParagraph"/>
        <w:keepNext/>
        <w:jc w:val="center"/>
      </w:pPr>
      <w:r w:rsidRPr="002E6484">
        <w:rPr>
          <w:noProof/>
          <w:lang w:eastAsia="el-GR"/>
        </w:rPr>
        <w:drawing>
          <wp:inline distT="0" distB="0" distL="0" distR="0" wp14:anchorId="1E28F8E4" wp14:editId="24E10478">
            <wp:extent cx="5278755" cy="368548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8755" cy="3685489"/>
                    </a:xfrm>
                    <a:prstGeom prst="rect">
                      <a:avLst/>
                    </a:prstGeom>
                    <a:noFill/>
                    <a:ln>
                      <a:noFill/>
                    </a:ln>
                  </pic:spPr>
                </pic:pic>
              </a:graphicData>
            </a:graphic>
          </wp:inline>
        </w:drawing>
      </w:r>
    </w:p>
    <w:p w14:paraId="2CD29A7C" w14:textId="0E683D2A" w:rsidR="00BB306A" w:rsidRPr="002E6484" w:rsidRDefault="001714E8" w:rsidP="001714E8">
      <w:pPr>
        <w:pStyle w:val="Caption"/>
        <w:jc w:val="center"/>
      </w:pPr>
      <w:bookmarkStart w:id="88" w:name="_Toc423103416"/>
      <w:bookmarkStart w:id="89" w:name="_Toc423611564"/>
      <w:r>
        <w:t xml:space="preserve">Σχήμα </w:t>
      </w:r>
      <w:r w:rsidR="00222D7E">
        <w:fldChar w:fldCharType="begin"/>
      </w:r>
      <w:r w:rsidR="00222D7E">
        <w:instrText xml:space="preserve"> STYLEREF 1 \s </w:instrText>
      </w:r>
      <w:r w:rsidR="00222D7E">
        <w:fldChar w:fldCharType="separate"/>
      </w:r>
      <w:r w:rsidR="00855081">
        <w:rPr>
          <w:noProof/>
        </w:rPr>
        <w:t>3</w:t>
      </w:r>
      <w:r w:rsidR="00222D7E">
        <w:rPr>
          <w:noProof/>
        </w:rPr>
        <w:fldChar w:fldCharType="end"/>
      </w:r>
      <w:r w:rsidR="00855081">
        <w:t>.</w:t>
      </w:r>
      <w:r w:rsidR="00222D7E">
        <w:fldChar w:fldCharType="begin"/>
      </w:r>
      <w:r w:rsidR="00222D7E">
        <w:instrText xml:space="preserve"> SEQ Σχήμα \* ARABIC \s 1 </w:instrText>
      </w:r>
      <w:r w:rsidR="00222D7E">
        <w:fldChar w:fldCharType="separate"/>
      </w:r>
      <w:r w:rsidR="00855081">
        <w:rPr>
          <w:noProof/>
        </w:rPr>
        <w:t>10</w:t>
      </w:r>
      <w:r w:rsidR="00222D7E">
        <w:rPr>
          <w:noProof/>
        </w:rPr>
        <w:fldChar w:fldCharType="end"/>
      </w:r>
      <w:r>
        <w:t xml:space="preserve"> Τεχνική προώθησης</w:t>
      </w:r>
      <w:bookmarkEnd w:id="88"/>
      <w:bookmarkEnd w:id="89"/>
    </w:p>
    <w:p w14:paraId="267D5FD7" w14:textId="4732D036" w:rsidR="002C4F93" w:rsidRPr="002C4F93" w:rsidRDefault="00B62DC2" w:rsidP="002C4F93">
      <w:pPr>
        <w:pStyle w:val="Heading3"/>
      </w:pPr>
      <w:bookmarkStart w:id="90" w:name="_Toc423617338"/>
      <w:r>
        <w:lastRenderedPageBreak/>
        <w:t>Ανάσχεση</w:t>
      </w:r>
      <w:bookmarkEnd w:id="90"/>
    </w:p>
    <w:p w14:paraId="4F506BA2" w14:textId="701AADD2" w:rsidR="00531374" w:rsidRDefault="0067011A" w:rsidP="007F2D9B">
      <w:r>
        <w:t>Υπάρχουν περιπτώσεις</w:t>
      </w:r>
      <w:r w:rsidR="00E522FD">
        <w:t xml:space="preserve"> που η προώθηση δεν μπορεί να αντιμετωπίσει το πρόβλημα. Παράδειγμα μιας τέτοιας περίπτωσης όταν έχουμε μια εντολή διαβάζει τον καταχωρητή μετά από μία </w:t>
      </w:r>
      <w:r w:rsidR="00E522FD">
        <w:rPr>
          <w:lang w:val="en-US"/>
        </w:rPr>
        <w:t>load</w:t>
      </w:r>
      <w:r w:rsidR="00E522FD">
        <w:t xml:space="preserve"> που γράφει στον ίδιο καταχωρητή.</w:t>
      </w:r>
      <w:r w:rsidR="005E3090">
        <w:t xml:space="preserve"> Συνεπώς η προώθηση δεν βοηθάει εδώ γιατί το αποτέλεσμα της </w:t>
      </w:r>
      <w:r w:rsidR="005E3090">
        <w:rPr>
          <w:lang w:val="en-US"/>
        </w:rPr>
        <w:t>load</w:t>
      </w:r>
      <w:r w:rsidR="005E3090" w:rsidRPr="005E3090">
        <w:t xml:space="preserve"> </w:t>
      </w:r>
      <w:r w:rsidR="005E3090">
        <w:t xml:space="preserve">θα είναι έτοιμο στο στάδιο </w:t>
      </w:r>
      <w:r w:rsidR="005E3090">
        <w:rPr>
          <w:lang w:val="en-US"/>
        </w:rPr>
        <w:t>MEM</w:t>
      </w:r>
      <w:r w:rsidR="005E3090">
        <w:t xml:space="preserve"> και όχι στο ΕΧ όπως πριν. Σε αυτές τις περιπτώσεις πρέπει να καθυστερήσει η διοχέτευση για έναν κύκλο, έτσι ώστε μετά σε συνδυασμό με την μονάδα προώθησης να επιλυθεί το πρόβλημα. Χρειαζόμαστε, λοιπόν μία μονάδα ανίχνευσης κινδύνου. Η μονάδα αυτή λειτουργεί στο </w:t>
      </w:r>
      <w:r w:rsidR="005E3090">
        <w:rPr>
          <w:lang w:val="en-US"/>
        </w:rPr>
        <w:t>ID</w:t>
      </w:r>
      <w:r w:rsidR="005E3090" w:rsidRPr="005E3090">
        <w:t xml:space="preserve"> </w:t>
      </w:r>
      <w:r w:rsidR="005E3090">
        <w:t xml:space="preserve">στάδιο, </w:t>
      </w:r>
      <w:r w:rsidR="00CD493B">
        <w:t>ώστε να καθυστερήσει τις εντολές των σταδίων IF και ID</w:t>
      </w:r>
      <w:r w:rsidR="00A149DD">
        <w:t xml:space="preserve">, αποτρέποντας την αλλαγή του </w:t>
      </w:r>
      <w:r w:rsidR="00A149DD">
        <w:rPr>
          <w:lang w:val="en-US"/>
        </w:rPr>
        <w:t>PC</w:t>
      </w:r>
      <w:r w:rsidR="00A149DD">
        <w:t xml:space="preserve"> και του καταχωρητή </w:t>
      </w:r>
      <w:r w:rsidR="00A149DD">
        <w:rPr>
          <w:lang w:val="en-US"/>
        </w:rPr>
        <w:t>IF</w:t>
      </w:r>
      <w:r w:rsidR="00A149DD" w:rsidRPr="00531374">
        <w:t>/</w:t>
      </w:r>
      <w:r w:rsidR="00A149DD">
        <w:rPr>
          <w:lang w:val="en-US"/>
        </w:rPr>
        <w:t>ID</w:t>
      </w:r>
      <w:r w:rsidR="00A149DD" w:rsidRPr="00531374">
        <w:t>.</w:t>
      </w:r>
      <w:r w:rsidR="00E83CCA">
        <w:t xml:space="preserve"> </w:t>
      </w:r>
      <w:r w:rsidR="00531374">
        <w:t>Η μονάδα ανίχνευσης κινδύνου κάνει τον εξής έλεγχο:</w:t>
      </w:r>
    </w:p>
    <w:p w14:paraId="5B3E1532" w14:textId="77777777" w:rsidR="00531374" w:rsidRDefault="00531374" w:rsidP="007F2D9B">
      <w:commentRangeStart w:id="91"/>
      <w:commentRangeStart w:id="92"/>
      <w:r>
        <w:t>αν</w:t>
      </w:r>
      <w:r w:rsidRPr="00531374">
        <w:t xml:space="preserve"> (</w:t>
      </w:r>
      <w:r>
        <w:rPr>
          <w:lang w:val="en-US"/>
        </w:rPr>
        <w:t>ID</w:t>
      </w:r>
      <w:r w:rsidRPr="00531374">
        <w:t>/</w:t>
      </w:r>
      <w:r>
        <w:rPr>
          <w:lang w:val="en-US"/>
        </w:rPr>
        <w:t>EX</w:t>
      </w:r>
      <w:r w:rsidRPr="00531374">
        <w:t>.</w:t>
      </w:r>
      <w:r>
        <w:rPr>
          <w:lang w:val="en-US"/>
        </w:rPr>
        <w:t>MemRead</w:t>
      </w:r>
      <w:r w:rsidRPr="00531374">
        <w:t xml:space="preserve"> </w:t>
      </w:r>
      <w:r>
        <w:t>και</w:t>
      </w:r>
      <w:r w:rsidRPr="00531374">
        <w:t xml:space="preserve"> ((</w:t>
      </w:r>
      <w:r>
        <w:rPr>
          <w:lang w:val="en-US"/>
        </w:rPr>
        <w:t>ID</w:t>
      </w:r>
      <w:r w:rsidRPr="00531374">
        <w:t>/</w:t>
      </w:r>
      <w:r>
        <w:rPr>
          <w:lang w:val="en-US"/>
        </w:rPr>
        <w:t>EX</w:t>
      </w:r>
      <w:r w:rsidRPr="00531374">
        <w:t>.</w:t>
      </w:r>
      <w:r>
        <w:rPr>
          <w:lang w:val="en-US"/>
        </w:rPr>
        <w:t>RegisterRt</w:t>
      </w:r>
      <w:r w:rsidRPr="00531374">
        <w:t xml:space="preserve"> = </w:t>
      </w:r>
      <w:r>
        <w:rPr>
          <w:lang w:val="en-US"/>
        </w:rPr>
        <w:t>IF</w:t>
      </w:r>
      <w:r w:rsidRPr="00531374">
        <w:t>/</w:t>
      </w:r>
      <w:r>
        <w:rPr>
          <w:lang w:val="en-US"/>
        </w:rPr>
        <w:t>ID</w:t>
      </w:r>
      <w:r w:rsidRPr="00531374">
        <w:t>.</w:t>
      </w:r>
      <w:r>
        <w:rPr>
          <w:lang w:val="en-US"/>
        </w:rPr>
        <w:t>RegisterRs</w:t>
      </w:r>
      <w:r w:rsidRPr="00531374">
        <w:t xml:space="preserve">) </w:t>
      </w:r>
      <w:r>
        <w:t>ή</w:t>
      </w:r>
      <w:r w:rsidRPr="00531374">
        <w:t xml:space="preserve"> (</w:t>
      </w:r>
      <w:r>
        <w:rPr>
          <w:lang w:val="en-US"/>
        </w:rPr>
        <w:t>ID</w:t>
      </w:r>
      <w:r w:rsidRPr="00531374">
        <w:t>/</w:t>
      </w:r>
      <w:r>
        <w:rPr>
          <w:lang w:val="en-US"/>
        </w:rPr>
        <w:t>EX</w:t>
      </w:r>
      <w:r w:rsidRPr="00531374">
        <w:t>.</w:t>
      </w:r>
      <w:r>
        <w:rPr>
          <w:lang w:val="en-US"/>
        </w:rPr>
        <w:t>RegisterRt</w:t>
      </w:r>
      <w:r w:rsidRPr="00531374">
        <w:t xml:space="preserve"> = </w:t>
      </w:r>
      <w:r>
        <w:rPr>
          <w:lang w:val="en-US"/>
        </w:rPr>
        <w:t>IF</w:t>
      </w:r>
      <w:r w:rsidRPr="00531374">
        <w:t>/</w:t>
      </w:r>
      <w:r>
        <w:rPr>
          <w:lang w:val="en-US"/>
        </w:rPr>
        <w:t>ID</w:t>
      </w:r>
      <w:r w:rsidRPr="00531374">
        <w:t>.</w:t>
      </w:r>
      <w:r>
        <w:rPr>
          <w:lang w:val="en-US"/>
        </w:rPr>
        <w:t>RegisterRt</w:t>
      </w:r>
      <w:r w:rsidRPr="00531374">
        <w:t xml:space="preserve">))) </w:t>
      </w:r>
      <w:r>
        <w:t>καθυστέρηση της διοχέτευσης</w:t>
      </w:r>
      <w:commentRangeEnd w:id="91"/>
      <w:r w:rsidR="00F055C0">
        <w:rPr>
          <w:rStyle w:val="CommentReference"/>
          <w:vanish/>
        </w:rPr>
        <w:commentReference w:id="91"/>
      </w:r>
      <w:commentRangeEnd w:id="92"/>
      <w:r w:rsidR="00E83CCA">
        <w:rPr>
          <w:rStyle w:val="CommentReference"/>
        </w:rPr>
        <w:commentReference w:id="92"/>
      </w:r>
    </w:p>
    <w:p w14:paraId="4A8B4AAC" w14:textId="3F56A7AC" w:rsidR="00E83CCA" w:rsidRPr="00DA2456" w:rsidRDefault="00E83CCA" w:rsidP="007F2D9B">
      <w:r>
        <w:t xml:space="preserve">Ο παραπάνω έλεγχος εξετάζει αν </w:t>
      </w:r>
      <w:r w:rsidR="002F21DA">
        <w:t xml:space="preserve">η εντολή που βρίσκεται στο στάδιο εκτέλεσης διαβάζει από την μνήμη και αποθηκεύει το αποτέλεσμα στον ίδιο καταχωρητή με αυτό που θα διαβάσει η εντολή που βρίσκεται στο στάδιο του </w:t>
      </w:r>
      <w:r w:rsidR="002F21DA">
        <w:rPr>
          <w:lang w:val="en-US"/>
        </w:rPr>
        <w:t>Decode</w:t>
      </w:r>
      <w:r w:rsidR="00CA639E" w:rsidRPr="00DA2456">
        <w:t>.</w:t>
      </w:r>
      <w:r w:rsidR="00DA2456" w:rsidRPr="00DA2456">
        <w:t xml:space="preserve"> </w:t>
      </w:r>
      <w:r w:rsidR="00DA2456">
        <w:t>Σε αυτή την περίπτωση πρέπει να γίνει ανάσχεση λειτουργίας για ένα κύκλο ρολογιού.</w:t>
      </w:r>
    </w:p>
    <w:p w14:paraId="77BFF5DA" w14:textId="77777777" w:rsidR="001714E8" w:rsidRDefault="00414847" w:rsidP="001714E8">
      <w:pPr>
        <w:keepNext/>
        <w:jc w:val="center"/>
      </w:pPr>
      <w:r w:rsidRPr="00414847">
        <w:rPr>
          <w:noProof/>
          <w:lang w:eastAsia="el-GR"/>
        </w:rPr>
        <w:drawing>
          <wp:inline distT="0" distB="0" distL="0" distR="0" wp14:anchorId="67752790" wp14:editId="147BB374">
            <wp:extent cx="5278755" cy="32998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8755" cy="3299879"/>
                    </a:xfrm>
                    <a:prstGeom prst="rect">
                      <a:avLst/>
                    </a:prstGeom>
                    <a:noFill/>
                    <a:ln>
                      <a:noFill/>
                    </a:ln>
                  </pic:spPr>
                </pic:pic>
              </a:graphicData>
            </a:graphic>
          </wp:inline>
        </w:drawing>
      </w:r>
    </w:p>
    <w:p w14:paraId="1A47B278" w14:textId="27519025" w:rsidR="00414847" w:rsidRDefault="001714E8" w:rsidP="001714E8">
      <w:pPr>
        <w:pStyle w:val="Caption"/>
        <w:jc w:val="center"/>
      </w:pPr>
      <w:bookmarkStart w:id="93" w:name="_Toc423103417"/>
      <w:bookmarkStart w:id="94" w:name="_Toc423611565"/>
      <w:r>
        <w:t xml:space="preserve">Σχήμα </w:t>
      </w:r>
      <w:r w:rsidR="00222D7E">
        <w:fldChar w:fldCharType="begin"/>
      </w:r>
      <w:r w:rsidR="00222D7E">
        <w:instrText xml:space="preserve"> STYLEREF 1 \s </w:instrText>
      </w:r>
      <w:r w:rsidR="00222D7E">
        <w:fldChar w:fldCharType="separate"/>
      </w:r>
      <w:r w:rsidR="00855081">
        <w:rPr>
          <w:noProof/>
        </w:rPr>
        <w:t>3</w:t>
      </w:r>
      <w:r w:rsidR="00222D7E">
        <w:rPr>
          <w:noProof/>
        </w:rPr>
        <w:fldChar w:fldCharType="end"/>
      </w:r>
      <w:r w:rsidR="00855081">
        <w:t>.</w:t>
      </w:r>
      <w:r w:rsidR="00222D7E">
        <w:fldChar w:fldCharType="begin"/>
      </w:r>
      <w:r w:rsidR="00222D7E">
        <w:instrText xml:space="preserve"> SEQ Σχήμα \* ARABIC \s 1 </w:instrText>
      </w:r>
      <w:r w:rsidR="00222D7E">
        <w:fldChar w:fldCharType="separate"/>
      </w:r>
      <w:r w:rsidR="00855081">
        <w:rPr>
          <w:noProof/>
        </w:rPr>
        <w:t>11</w:t>
      </w:r>
      <w:r w:rsidR="00222D7E">
        <w:rPr>
          <w:noProof/>
        </w:rPr>
        <w:fldChar w:fldCharType="end"/>
      </w:r>
      <w:r>
        <w:t xml:space="preserve">Τεχνικη </w:t>
      </w:r>
      <w:r w:rsidR="006C2D7A">
        <w:t>ανάσχεσης</w:t>
      </w:r>
      <w:bookmarkEnd w:id="93"/>
      <w:bookmarkEnd w:id="94"/>
    </w:p>
    <w:p w14:paraId="4B966C40" w14:textId="491CBBBC" w:rsidR="000C52B5" w:rsidRDefault="00674C1E">
      <w:pPr>
        <w:pStyle w:val="Heading1"/>
      </w:pPr>
      <w:bookmarkStart w:id="95" w:name="_Toc423617339"/>
      <w:r>
        <w:lastRenderedPageBreak/>
        <w:t>Σχεδ</w:t>
      </w:r>
      <w:r w:rsidR="001C25EF">
        <w:t>ίαση και</w:t>
      </w:r>
      <w:r>
        <w:t xml:space="preserve"> </w:t>
      </w:r>
      <w:r w:rsidR="000C52B5">
        <w:t>Υλοποίηση</w:t>
      </w:r>
      <w:bookmarkEnd w:id="95"/>
    </w:p>
    <w:p w14:paraId="5AB10F33" w14:textId="6B6B96F8" w:rsidR="00674C1E" w:rsidRDefault="008D0CBD">
      <w:pPr>
        <w:pStyle w:val="Heading2"/>
      </w:pPr>
      <w:bookmarkStart w:id="96" w:name="_Toc423617340"/>
      <w:r>
        <w:t>Σχεδία</w:t>
      </w:r>
      <w:r w:rsidR="001C25EF">
        <w:t>ση</w:t>
      </w:r>
      <w:bookmarkEnd w:id="96"/>
    </w:p>
    <w:p w14:paraId="4859DFBA" w14:textId="2EAD2756" w:rsidR="001C25EF" w:rsidRDefault="008D0CBD" w:rsidP="001C25EF">
      <w:r>
        <w:t xml:space="preserve">Σε αυτό το κεφαλαίο γίνεται η περιγραφή της υλοποίησης του επεξεργαστή </w:t>
      </w:r>
      <w:r>
        <w:rPr>
          <w:lang w:val="en-US"/>
        </w:rPr>
        <w:t>MIPS</w:t>
      </w:r>
      <w:r w:rsidRPr="008D0CBD">
        <w:t xml:space="preserve">. </w:t>
      </w:r>
      <w:r>
        <w:t xml:space="preserve">Η σχεδίαση βασίζεται στην σχεδίαση του </w:t>
      </w:r>
      <w:r>
        <w:rPr>
          <w:lang w:val="en-US"/>
        </w:rPr>
        <w:t>MIPS</w:t>
      </w:r>
      <w:r w:rsidRPr="008D0CBD">
        <w:t xml:space="preserve"> </w:t>
      </w:r>
      <w:r>
        <w:t xml:space="preserve">όπως περιγράφεται στην βιβλιογραφία και παρουσιάστηκε στο Κεφάλαιο 3. </w:t>
      </w:r>
      <w:r w:rsidR="000D5A83">
        <w:t>Στη συνέχεια περιγράφεται κάθε στάδιο του επεξεργαστή, οι λειτουργίες που υλοποιεί, και οι κίνδυνοι που αντιμετωπίζονται.</w:t>
      </w:r>
      <w:r w:rsidR="00EE528B">
        <w:t xml:space="preserve"> Όσες λειτουργίες είναι ίδιες με την σχεδίαση στο Κεφάλαιο 3 απλά αναφέρονται χωρίς λεπτομερή αν</w:t>
      </w:r>
      <w:r w:rsidR="00B94B23">
        <w:t>άλυση για να αποφευχθεί η επανάληψη πληροφορίας.</w:t>
      </w:r>
      <w:r w:rsidR="00D2123A">
        <w:t xml:space="preserve"> Στο </w:t>
      </w:r>
      <w:r w:rsidR="00D2123A">
        <w:fldChar w:fldCharType="begin"/>
      </w:r>
      <w:r w:rsidR="00D2123A">
        <w:instrText xml:space="preserve"> REF _Ref423614006 \h </w:instrText>
      </w:r>
      <w:r w:rsidR="00D2123A">
        <w:fldChar w:fldCharType="separate"/>
      </w:r>
      <w:r w:rsidR="00D2123A">
        <w:t xml:space="preserve">Σχήμα </w:t>
      </w:r>
      <w:r w:rsidR="00D2123A">
        <w:rPr>
          <w:noProof/>
        </w:rPr>
        <w:t>4</w:t>
      </w:r>
      <w:r w:rsidR="00D2123A">
        <w:t>.</w:t>
      </w:r>
      <w:r w:rsidR="00D2123A">
        <w:rPr>
          <w:noProof/>
        </w:rPr>
        <w:t>1</w:t>
      </w:r>
      <w:r w:rsidR="00D2123A">
        <w:fldChar w:fldCharType="end"/>
      </w:r>
      <w:r w:rsidR="00D2123A">
        <w:t xml:space="preserve"> φαίνεται η αρχιτεκτονική της υλοποίησης. Από τα ενδιάμεσα στάδια έχουν αφαιρεθεί οι καταχωρητές διοχέτευσης για λόγους εμφάνισης και να είναι πιο ευδιάκριτο το σχήμα.</w:t>
      </w:r>
      <w:r w:rsidR="00CD627A">
        <w:t xml:space="preserve"> Για τον αυτό το λόγο δεν φαίνονται στο σχήμα και οι είσοδοι όλων των μονάδων ελέγχου.</w:t>
      </w:r>
      <w:r w:rsidR="00803063">
        <w:t xml:space="preserve"> Στην περιγραφή της του κάθε σταδίου και στην περιγραφή της υλοποίησης δίνονται αναλυτικά οι είσοδοι και οι αντίστοιχοι έξοδοι.</w:t>
      </w:r>
    </w:p>
    <w:p w14:paraId="4C651C23" w14:textId="77777777" w:rsidR="00855081" w:rsidRDefault="00855081" w:rsidP="00855081">
      <w:pPr>
        <w:keepNext/>
        <w:ind w:left="-567"/>
      </w:pPr>
      <w:r w:rsidRPr="00855081">
        <w:rPr>
          <w:noProof/>
          <w:lang w:eastAsia="el-GR"/>
        </w:rPr>
        <w:lastRenderedPageBreak/>
        <w:drawing>
          <wp:inline distT="0" distB="0" distL="0" distR="0" wp14:anchorId="5C5B354F" wp14:editId="0A799363">
            <wp:extent cx="6229350" cy="3198228"/>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29350" cy="3198228"/>
                    </a:xfrm>
                    <a:prstGeom prst="rect">
                      <a:avLst/>
                    </a:prstGeom>
                  </pic:spPr>
                </pic:pic>
              </a:graphicData>
            </a:graphic>
          </wp:inline>
        </w:drawing>
      </w:r>
    </w:p>
    <w:p w14:paraId="49D5FE71" w14:textId="7595BCA6" w:rsidR="00D2123A" w:rsidRDefault="00855081" w:rsidP="00855081">
      <w:pPr>
        <w:pStyle w:val="Caption"/>
        <w:jc w:val="center"/>
      </w:pPr>
      <w:r>
        <w:t xml:space="preserve">Σχήμα </w:t>
      </w:r>
      <w:r w:rsidR="00222D7E">
        <w:fldChar w:fldCharType="begin"/>
      </w:r>
      <w:r w:rsidR="00222D7E">
        <w:instrText xml:space="preserve"> STYLEREF 1 \s </w:instrText>
      </w:r>
      <w:r w:rsidR="00222D7E">
        <w:fldChar w:fldCharType="separate"/>
      </w:r>
      <w:r>
        <w:rPr>
          <w:noProof/>
        </w:rPr>
        <w:t>4</w:t>
      </w:r>
      <w:r w:rsidR="00222D7E">
        <w:rPr>
          <w:noProof/>
        </w:rPr>
        <w:fldChar w:fldCharType="end"/>
      </w:r>
      <w:r>
        <w:t>.</w:t>
      </w:r>
      <w:r w:rsidR="00222D7E">
        <w:fldChar w:fldCharType="begin"/>
      </w:r>
      <w:r w:rsidR="00222D7E">
        <w:instrText xml:space="preserve"> SEQ Σχήμα \* ARABIC \s 1 </w:instrText>
      </w:r>
      <w:r w:rsidR="00222D7E">
        <w:fldChar w:fldCharType="separate"/>
      </w:r>
      <w:r>
        <w:rPr>
          <w:noProof/>
        </w:rPr>
        <w:t>1</w:t>
      </w:r>
      <w:r w:rsidR="00222D7E">
        <w:rPr>
          <w:noProof/>
        </w:rPr>
        <w:fldChar w:fldCharType="end"/>
      </w:r>
      <w:r>
        <w:t xml:space="preserve"> Αρχιτεκτονική Υλοποίησης</w:t>
      </w:r>
    </w:p>
    <w:p w14:paraId="4115D8C4" w14:textId="344E0CDC" w:rsidR="000D5A83" w:rsidRDefault="000D5A83" w:rsidP="00E44EBA">
      <w:pPr>
        <w:pStyle w:val="Heading3"/>
      </w:pPr>
      <w:bookmarkStart w:id="97" w:name="_Toc423617341"/>
      <w:r>
        <w:t>Στάδιο Προσκόμισης</w:t>
      </w:r>
      <w:bookmarkEnd w:id="97"/>
    </w:p>
    <w:p w14:paraId="01B9E208" w14:textId="300D984F" w:rsidR="00A65600" w:rsidRPr="00A65600" w:rsidRDefault="00A65600" w:rsidP="00E44EBA">
      <w:r>
        <w:t xml:space="preserve">Στο συγκεκριμένο στάδιο φορτώνεται η εντολή από την μνήμη εντολών. Υπάρχει ο μετρητής του προγράμματος που μας δείχνει ποια εντολή θα φέρουμε. Η μνήμη των εντολών αποθηκεύεται σε ένα συγκεκριμένο αρχείο. Ο μετρητής του προγράμματος κάθε φορά αυξάνει κατά 4. </w:t>
      </w:r>
      <w:r w:rsidR="004F1FF9">
        <w:t>Ο</w:t>
      </w:r>
      <w:r>
        <w:t xml:space="preserve"> μετρητή</w:t>
      </w:r>
      <w:r w:rsidR="004F1FF9">
        <w:t>ς</w:t>
      </w:r>
      <w:r>
        <w:t xml:space="preserve"> του προγράμματος μπορεί να αλλάξει είτε ως αποτέλεσμα μίας εντολής συνθήκης </w:t>
      </w:r>
      <w:r>
        <w:rPr>
          <w:lang w:val="en-US"/>
        </w:rPr>
        <w:t>BEQ</w:t>
      </w:r>
      <w:r w:rsidRPr="00A65600">
        <w:t xml:space="preserve"> </w:t>
      </w:r>
      <w:r>
        <w:t xml:space="preserve">είτε ως αποτέλεσμα μία εντολής </w:t>
      </w:r>
      <w:r>
        <w:rPr>
          <w:lang w:val="en-US"/>
        </w:rPr>
        <w:t>Jump</w:t>
      </w:r>
      <w:r w:rsidRPr="00A65600">
        <w:t xml:space="preserve"> </w:t>
      </w:r>
      <w:r>
        <w:t xml:space="preserve">είτε ως αποτέλεσμα μία εντολής </w:t>
      </w:r>
      <w:r>
        <w:rPr>
          <w:lang w:val="en-US"/>
        </w:rPr>
        <w:t>Jump</w:t>
      </w:r>
      <w:r w:rsidRPr="00A65600">
        <w:t xml:space="preserve"> </w:t>
      </w:r>
      <w:r>
        <w:rPr>
          <w:lang w:val="en-US"/>
        </w:rPr>
        <w:t>Register</w:t>
      </w:r>
      <w:r w:rsidRPr="00A65600">
        <w:t xml:space="preserve">. </w:t>
      </w:r>
      <w:r>
        <w:t xml:space="preserve">Επιπλέον, η μονάδα υπάρχει η μονάδα ελέγχου για ανάσχεση </w:t>
      </w:r>
      <w:r w:rsidR="004D1625">
        <w:t>(</w:t>
      </w:r>
      <w:r w:rsidR="004D1625">
        <w:rPr>
          <w:lang w:val="en-US"/>
        </w:rPr>
        <w:t>InterlockUnit</w:t>
      </w:r>
      <w:r w:rsidR="004D1625" w:rsidRPr="003040E8">
        <w:t xml:space="preserve">) </w:t>
      </w:r>
      <w:r>
        <w:t>μπορεί να εισάγει μία κενή εντολή και να κρατήσει τον μετρητή του προγράμματος στην ίδια τιμή.</w:t>
      </w:r>
      <w:r w:rsidR="003040E8" w:rsidRPr="003040E8">
        <w:t xml:space="preserve"> </w:t>
      </w:r>
      <w:r w:rsidR="003040E8">
        <w:t>Η μονάδα ελέγχου για ανάσχεση περιγράφεται λεπτομερώς στη συνέχεια καθώς και οι περιπτώσεις που καλύπτει.</w:t>
      </w:r>
      <w:r w:rsidR="00EE7226">
        <w:t xml:space="preserve"> Το συγκεκριμένο στάδιο λειτουργεί σε μεγάλο ποσοστό όπως το αντίστοιχο στάδιο στο Κεφάλαιο 3.</w:t>
      </w:r>
    </w:p>
    <w:p w14:paraId="2CFC6E78" w14:textId="687C063B" w:rsidR="000D5A83" w:rsidRDefault="00E44EBA" w:rsidP="00E44EBA">
      <w:pPr>
        <w:pStyle w:val="Heading3"/>
      </w:pPr>
      <w:bookmarkStart w:id="98" w:name="_Toc423617342"/>
      <w:r>
        <w:t>Στάδιο Αποκωδικοποίησης</w:t>
      </w:r>
      <w:bookmarkEnd w:id="98"/>
    </w:p>
    <w:p w14:paraId="04F7EDC8" w14:textId="15DEFEEB" w:rsidR="00410322" w:rsidRPr="00410322" w:rsidRDefault="004D1625" w:rsidP="004D1625">
      <w:r>
        <w:t xml:space="preserve">Στο στάδιο της αποκωδικοποίησης αποφασίζεται </w:t>
      </w:r>
      <w:r w:rsidR="001D3E99">
        <w:t xml:space="preserve">τι είδους είναι η εντολή και </w:t>
      </w:r>
      <w:r w:rsidR="00410322">
        <w:t xml:space="preserve">διαβάζει </w:t>
      </w:r>
      <w:r w:rsidR="001D3E99">
        <w:t xml:space="preserve">τους καταχωρητές ανάλογα με τον τύπο της εντολής. Στην περίπτωση που είναι εντολή διακλάδωσης </w:t>
      </w:r>
      <w:r w:rsidR="001D3E99">
        <w:rPr>
          <w:lang w:val="en-US"/>
        </w:rPr>
        <w:t>BEQ</w:t>
      </w:r>
      <w:r w:rsidR="001D3E99" w:rsidRPr="001D3E99">
        <w:t xml:space="preserve"> </w:t>
      </w:r>
      <w:r w:rsidR="001D3E99">
        <w:t xml:space="preserve">εκτελείται η εντολή και γίνεται έλεγχος αν πρέπει να ακολουθηθεί η διακλάδωση. </w:t>
      </w:r>
      <w:r w:rsidR="00410322">
        <w:t xml:space="preserve">Για την εκτέλεση της εντολής </w:t>
      </w:r>
      <w:r w:rsidR="00410322">
        <w:rPr>
          <w:lang w:val="en-US"/>
        </w:rPr>
        <w:t>BEQ</w:t>
      </w:r>
      <w:r w:rsidR="00410322" w:rsidRPr="00410322">
        <w:t xml:space="preserve"> </w:t>
      </w:r>
      <w:r w:rsidR="00410322">
        <w:t xml:space="preserve">υπάρχουν δύο διαφορετικές προσεγγίσεις. Κατά την πρώτη προσέγγιση η εντολή εκτελείται στο στάδιο εκτέλεσης, ενώ κατά την άλλη προσέγγιση η εντολή εκτελείται στο στάδιο αποκωδικοποίησης. Η πρώτη προσέγγιση είναι απλούστερη στην αντιμετώπιση ειδικών περιπτώσεων, όμως η </w:t>
      </w:r>
      <w:r w:rsidR="00410322">
        <w:lastRenderedPageBreak/>
        <w:t xml:space="preserve">δεύτερη είναι πιο γρήγορη καθώς οι εντολές </w:t>
      </w:r>
      <w:r w:rsidR="00410322">
        <w:rPr>
          <w:lang w:val="en-US"/>
        </w:rPr>
        <w:t>BEQ</w:t>
      </w:r>
      <w:r w:rsidR="00410322" w:rsidRPr="00410322">
        <w:t xml:space="preserve"> </w:t>
      </w:r>
      <w:r w:rsidR="00410322">
        <w:t>θα χρειάζονται 1 στάδιο λιγότερο. Το πρόβλημα όμως που προκύπτει είναι με την προώθηση δεδομένων. Πρέπει να γίνει εκ νέου έλεγχος αν τα δεδομένα χρειάζονται προώθηση προς το στάδιο αποκωδικοποίησης. Στην υλοποίηση της παρούσας διπλωματικής η εκτέλεση της εντολής διακλάδωσης γίνεται στο στάδιο αποκωδικοποίησης. Στη συνέχεια περιγράφεται ο τρόπος που ελέγχεται αν χρειάζεται προώθηση προς αυτό το στάδιο.</w:t>
      </w:r>
    </w:p>
    <w:p w14:paraId="3FDF9F5D" w14:textId="229B167F" w:rsidR="004D1625" w:rsidRDefault="001D3E99" w:rsidP="004D1625">
      <w:r>
        <w:t xml:space="preserve">Για να διαβαστούν οι αντίστοιχοι καταχωρητές </w:t>
      </w:r>
      <w:r w:rsidR="001A1883">
        <w:t xml:space="preserve">και να εκτελεστεί η εντολή </w:t>
      </w:r>
      <w:r w:rsidR="001A1883">
        <w:rPr>
          <w:lang w:val="en-US"/>
        </w:rPr>
        <w:t>BEQ</w:t>
      </w:r>
      <w:r w:rsidR="001A1883" w:rsidRPr="00BF28DB">
        <w:t xml:space="preserve">, </w:t>
      </w:r>
      <w:r>
        <w:t>υπάρχει περίπτωση να χρειαστούν προώθηση τα δεδομένα. Για του έλεγχο της προώθησης υπάρχει η μονάδα που ελέγχει αν πρέπει να γίνει προώθηση.</w:t>
      </w:r>
    </w:p>
    <w:p w14:paraId="1AA2DE85" w14:textId="322D7F30" w:rsidR="001D3E99" w:rsidRDefault="001D3E99" w:rsidP="004D1625">
      <w:r>
        <w:t xml:space="preserve">Η μονάδα ελέγχουν προώθησης </w:t>
      </w:r>
      <w:r w:rsidRPr="001D3E99">
        <w:t xml:space="preserve">για </w:t>
      </w:r>
      <w:r>
        <w:t>συνθήκη (</w:t>
      </w:r>
      <w:r>
        <w:rPr>
          <w:lang w:val="en-US"/>
        </w:rPr>
        <w:t>BranchForwardUnit</w:t>
      </w:r>
      <w:r w:rsidRPr="001D3E99">
        <w:t>)</w:t>
      </w:r>
      <w:r>
        <w:t xml:space="preserve">, δέχεται ως είσοδο την εντολή που βρίσκεται στο </w:t>
      </w:r>
      <w:r w:rsidRPr="001D3E99">
        <w:t>στ</w:t>
      </w:r>
      <w:r>
        <w:t xml:space="preserve">άδιο </w:t>
      </w:r>
      <w:r>
        <w:rPr>
          <w:lang w:val="en-US"/>
        </w:rPr>
        <w:t>decode</w:t>
      </w:r>
      <w:r w:rsidRPr="001D3E99">
        <w:t xml:space="preserve">, </w:t>
      </w:r>
      <w:r>
        <w:t xml:space="preserve">την εντολή που βρίσκεται στο στάδιο της μνήμης και την εντολή που βρίσκεται στο στάδιο του </w:t>
      </w:r>
      <w:r>
        <w:rPr>
          <w:lang w:val="en-US"/>
        </w:rPr>
        <w:t>writeback</w:t>
      </w:r>
      <w:r w:rsidRPr="001D3E99">
        <w:t xml:space="preserve">. </w:t>
      </w:r>
      <w:r>
        <w:t>Μαζί με αυτά δέχεται και τους αντίστοιχους καταχωρητές. Προώθησης δεδομένων χρειάζεται στις παρακάτω περιπτώσεις.</w:t>
      </w:r>
    </w:p>
    <w:p w14:paraId="3202D837" w14:textId="42A6A9CE" w:rsidR="001D3E99" w:rsidRPr="001D3E99" w:rsidRDefault="001D3E99" w:rsidP="001D3E99">
      <w:pPr>
        <w:pStyle w:val="ListParagraph"/>
        <w:numPr>
          <w:ilvl w:val="0"/>
          <w:numId w:val="19"/>
        </w:numPr>
      </w:pPr>
      <w:r>
        <w:t xml:space="preserve">Αν η εντολή που είναι στο στάδιο της μνήμης γράφει στον καταχωρητή που διαβάζει η </w:t>
      </w:r>
      <w:r>
        <w:rPr>
          <w:lang w:val="en-US"/>
        </w:rPr>
        <w:t>BEQ</w:t>
      </w:r>
      <w:r>
        <w:t xml:space="preserve">, τότε χρειάζεται προώθηση από την έξοδο της </w:t>
      </w:r>
      <w:r>
        <w:rPr>
          <w:lang w:val="en-US"/>
        </w:rPr>
        <w:t>ALU</w:t>
      </w:r>
    </w:p>
    <w:p w14:paraId="5FE3D671" w14:textId="52C88920" w:rsidR="001D3E99" w:rsidRDefault="001D3E99" w:rsidP="001D3E99">
      <w:pPr>
        <w:pStyle w:val="ListParagraph"/>
        <w:numPr>
          <w:ilvl w:val="0"/>
          <w:numId w:val="19"/>
        </w:numPr>
      </w:pPr>
      <w:r>
        <w:t xml:space="preserve">Αν η εντολή που είναι στο στάδιο της επανεγγραφής γράφει στον καταχωρητή που διαβάζει η </w:t>
      </w:r>
      <w:r>
        <w:rPr>
          <w:lang w:val="en-US"/>
        </w:rPr>
        <w:t>BEQ</w:t>
      </w:r>
      <w:r>
        <w:t xml:space="preserve">, </w:t>
      </w:r>
      <w:r w:rsidRPr="001D3E99">
        <w:t>τ</w:t>
      </w:r>
      <w:r>
        <w:t>ότε χρειάζεται προώθηση από την έξοδο της μνήμης.</w:t>
      </w:r>
    </w:p>
    <w:p w14:paraId="08B99652" w14:textId="0C351256" w:rsidR="001D3E99" w:rsidRDefault="003F6108" w:rsidP="003F6108">
      <w:r>
        <w:t>Οι δύο αυτοί έλεγχοι πρέπει να γίνουν και για τους δύο καταχωρήτες,</w:t>
      </w:r>
      <w:r w:rsidRPr="003F6108">
        <w:t xml:space="preserve"> τον </w:t>
      </w:r>
      <w:r>
        <w:rPr>
          <w:lang w:val="en-US"/>
        </w:rPr>
        <w:t>rs</w:t>
      </w:r>
      <w:r w:rsidRPr="003F6108">
        <w:t xml:space="preserve"> </w:t>
      </w:r>
      <w:r>
        <w:t xml:space="preserve">και τον </w:t>
      </w:r>
      <w:r>
        <w:rPr>
          <w:lang w:val="en-US"/>
        </w:rPr>
        <w:t>rt</w:t>
      </w:r>
      <w:r w:rsidRPr="003F6108">
        <w:t xml:space="preserve">. </w:t>
      </w:r>
      <w:r>
        <w:t>Επίσης, στην περίπτωση που μπορεί να γίνει προώθηση και από τα δύο στάδια πρέπει να χρησιμοποιηθεί η τελευταία τιμή που βρίσκεται στο στάδιο της μνήμης.</w:t>
      </w:r>
    </w:p>
    <w:p w14:paraId="12D47417" w14:textId="36DF4668" w:rsidR="006B2E79" w:rsidRPr="006B2E79" w:rsidRDefault="006B2E79" w:rsidP="003F6108">
      <w:r>
        <w:t xml:space="preserve">Στο στάδιο του </w:t>
      </w:r>
      <w:r>
        <w:rPr>
          <w:lang w:val="en-US"/>
        </w:rPr>
        <w:t>decode</w:t>
      </w:r>
      <w:r w:rsidRPr="006B2E79">
        <w:t xml:space="preserve"> </w:t>
      </w:r>
      <w:r>
        <w:t>γίνεται όπως αναφέρθηκε έλεγχος αν πρέπει να ακολουθηθεί η διαδρομή. Για το λόγο αυτό υπάρχει η μονάδα πρόβλεψης διακλάδωσης (</w:t>
      </w:r>
      <w:r>
        <w:rPr>
          <w:lang w:val="en-US"/>
        </w:rPr>
        <w:t>BranchPrediction</w:t>
      </w:r>
      <w:r>
        <w:t xml:space="preserve">). Η συγκεκριμένη μονάδα δέχεται είσοδο από το </w:t>
      </w:r>
      <w:r>
        <w:rPr>
          <w:lang w:val="en-US"/>
        </w:rPr>
        <w:t>BranchForwardUnit</w:t>
      </w:r>
      <w:r w:rsidRPr="006B2E79">
        <w:t xml:space="preserve"> </w:t>
      </w:r>
      <w:r>
        <w:t>για να ξέρει αν πρέπει να κάνει προώθηση δεδομένων και ανάλογα διαβάζει τους καταχωρητ</w:t>
      </w:r>
      <w:r w:rsidR="00A35E3E">
        <w:t>έ</w:t>
      </w:r>
      <w:r>
        <w:t>ς. Αν έχουν την ίδια τιμή τότε τροποποιεί κατάλληλα τον μετρητή προγράμματος που βρίσκεται στο στάδιο της προσκόμισης εντολ</w:t>
      </w:r>
      <w:r w:rsidR="0017633B">
        <w:t>ής ώστε να ακολουθηθεί η διακλάδωση.</w:t>
      </w:r>
    </w:p>
    <w:p w14:paraId="169836D3" w14:textId="7856200F" w:rsidR="00E44EBA" w:rsidRDefault="00E44EBA" w:rsidP="00E44EBA">
      <w:pPr>
        <w:pStyle w:val="Heading3"/>
      </w:pPr>
      <w:bookmarkStart w:id="99" w:name="_Toc423617343"/>
      <w:r>
        <w:t>Στάδιο Εκτέλεσης</w:t>
      </w:r>
      <w:bookmarkEnd w:id="99"/>
    </w:p>
    <w:p w14:paraId="6A2B482A" w14:textId="44532B7A" w:rsidR="000C6686" w:rsidRPr="004F73CE" w:rsidRDefault="000C6686" w:rsidP="000C6686">
      <w:r>
        <w:t xml:space="preserve">Σε αυτό το στάδιο γίνεται η εκτέλεση της πράξης, όπως </w:t>
      </w:r>
      <w:r w:rsidR="00727C46">
        <w:t>περιεγράφηκε</w:t>
      </w:r>
      <w:r>
        <w:t xml:space="preserve"> στο Κεφάλαιο 3 υπάρχει η </w:t>
      </w:r>
      <w:r>
        <w:rPr>
          <w:lang w:val="en-US"/>
        </w:rPr>
        <w:t>ALU</w:t>
      </w:r>
      <w:r w:rsidRPr="000C6686">
        <w:t xml:space="preserve"> </w:t>
      </w:r>
      <w:r>
        <w:t xml:space="preserve">που εκτελεί τις πράξεις, </w:t>
      </w:r>
      <w:r>
        <w:rPr>
          <w:lang w:val="en-US"/>
        </w:rPr>
        <w:t>o</w:t>
      </w:r>
      <w:r w:rsidRPr="000C6686">
        <w:t xml:space="preserve"> </w:t>
      </w:r>
      <w:r>
        <w:rPr>
          <w:lang w:val="en-US"/>
        </w:rPr>
        <w:t>ALUController</w:t>
      </w:r>
      <w:r w:rsidRPr="000C6686">
        <w:t xml:space="preserve"> </w:t>
      </w:r>
      <w:r>
        <w:t xml:space="preserve">που ανάλογα τον κωδικό της εντολής αποφασίζει ποια θα είναι πράξη που θα εκτελέσει η </w:t>
      </w:r>
      <w:r>
        <w:rPr>
          <w:lang w:val="en-US"/>
        </w:rPr>
        <w:t>ALU</w:t>
      </w:r>
      <w:r w:rsidRPr="000C6686">
        <w:t xml:space="preserve">. </w:t>
      </w:r>
      <w:r>
        <w:t xml:space="preserve">Ακόμη, υπάρχουν δύο πολυπλέκτες, ένας για κάθε είσοδο οι οποίοι αποφασίζουν ποια θα είναι η είσοδος </w:t>
      </w:r>
      <w:r>
        <w:lastRenderedPageBreak/>
        <w:t>ανάλογα τον κωδικό της εντολής.</w:t>
      </w:r>
      <w:r w:rsidR="00CE774E">
        <w:t xml:space="preserve"> Τέλος, υπάρχει η μονάδα ελέγχου προώθησης </w:t>
      </w:r>
      <w:r w:rsidR="00CE774E" w:rsidRPr="004F73CE">
        <w:t>(</w:t>
      </w:r>
      <w:r w:rsidR="00CE774E">
        <w:rPr>
          <w:lang w:val="en-US"/>
        </w:rPr>
        <w:t>ForwardUnit</w:t>
      </w:r>
      <w:r w:rsidR="00CE774E" w:rsidRPr="004F73CE">
        <w:t>).</w:t>
      </w:r>
    </w:p>
    <w:p w14:paraId="61FDF117" w14:textId="243D9918" w:rsidR="003472EA" w:rsidRDefault="003472EA" w:rsidP="000C6686">
      <w:r>
        <w:t xml:space="preserve">Ο </w:t>
      </w:r>
      <w:r>
        <w:rPr>
          <w:lang w:val="en-US"/>
        </w:rPr>
        <w:t>ALUController</w:t>
      </w:r>
      <w:r w:rsidRPr="003472EA">
        <w:t xml:space="preserve"> </w:t>
      </w:r>
      <w:r>
        <w:t xml:space="preserve">ελέγχει τον κωδικό της εντολής και στην περίπτωση που είναι εντολή τύπου </w:t>
      </w:r>
      <w:r>
        <w:rPr>
          <w:lang w:val="en-US"/>
        </w:rPr>
        <w:t>R</w:t>
      </w:r>
      <w:r w:rsidRPr="003472EA">
        <w:t xml:space="preserve"> </w:t>
      </w:r>
      <w:r>
        <w:t xml:space="preserve">τότε χρειάζεται και το πεδίο </w:t>
      </w:r>
      <w:r>
        <w:rPr>
          <w:lang w:val="en-US"/>
        </w:rPr>
        <w:t>func</w:t>
      </w:r>
      <w:r w:rsidRPr="003472EA">
        <w:t xml:space="preserve">. </w:t>
      </w:r>
      <w:r>
        <w:t>Διακρίνει της παρακάτω περιπτώσεις.</w:t>
      </w:r>
    </w:p>
    <w:p w14:paraId="4C9C5389" w14:textId="54ED6482" w:rsidR="003472EA" w:rsidRDefault="003472EA" w:rsidP="003472EA">
      <w:pPr>
        <w:pStyle w:val="ListParagraph"/>
        <w:numPr>
          <w:ilvl w:val="0"/>
          <w:numId w:val="20"/>
        </w:numPr>
      </w:pPr>
      <w:r>
        <w:rPr>
          <w:lang w:val="en-US"/>
        </w:rPr>
        <w:t>Load</w:t>
      </w:r>
      <w:r w:rsidRPr="006A369A">
        <w:t xml:space="preserve"> </w:t>
      </w:r>
      <w:r>
        <w:t xml:space="preserve">ή </w:t>
      </w:r>
      <w:r>
        <w:rPr>
          <w:lang w:val="en-US"/>
        </w:rPr>
        <w:t>Store</w:t>
      </w:r>
      <w:r w:rsidRPr="006A369A">
        <w:t xml:space="preserve"> </w:t>
      </w:r>
      <w:r w:rsidR="006A369A">
        <w:t>θα εκτελέσει πρόσθεση</w:t>
      </w:r>
    </w:p>
    <w:p w14:paraId="36ED9EAF" w14:textId="6A42C0AC" w:rsidR="006A369A" w:rsidRDefault="006A369A" w:rsidP="003472EA">
      <w:pPr>
        <w:pStyle w:val="ListParagraph"/>
        <w:numPr>
          <w:ilvl w:val="0"/>
          <w:numId w:val="20"/>
        </w:numPr>
      </w:pPr>
      <w:r>
        <w:rPr>
          <w:lang w:val="en-US"/>
        </w:rPr>
        <w:t>ALUop</w:t>
      </w:r>
      <w:r w:rsidRPr="006A369A">
        <w:t xml:space="preserve"> (</w:t>
      </w:r>
      <w:r>
        <w:rPr>
          <w:lang w:val="en-US"/>
        </w:rPr>
        <w:t>R</w:t>
      </w:r>
      <w:r w:rsidRPr="006A369A">
        <w:t xml:space="preserve"> – </w:t>
      </w:r>
      <w:r>
        <w:rPr>
          <w:lang w:val="en-US"/>
        </w:rPr>
        <w:t>type</w:t>
      </w:r>
      <w:r w:rsidRPr="006A369A">
        <w:t xml:space="preserve">) </w:t>
      </w:r>
      <w:r>
        <w:t>και προσθεση εκτελεί προσθεση</w:t>
      </w:r>
    </w:p>
    <w:p w14:paraId="53D4A70F" w14:textId="03D7C7B2" w:rsidR="006A369A" w:rsidRDefault="006A369A" w:rsidP="006A369A">
      <w:pPr>
        <w:pStyle w:val="ListParagraph"/>
        <w:numPr>
          <w:ilvl w:val="0"/>
          <w:numId w:val="20"/>
        </w:numPr>
      </w:pPr>
      <w:r>
        <w:rPr>
          <w:lang w:val="en-US"/>
        </w:rPr>
        <w:t>ALUop</w:t>
      </w:r>
      <w:r w:rsidRPr="006A369A">
        <w:t xml:space="preserve"> (</w:t>
      </w:r>
      <w:r>
        <w:rPr>
          <w:lang w:val="en-US"/>
        </w:rPr>
        <w:t>R</w:t>
      </w:r>
      <w:r w:rsidRPr="006A369A">
        <w:t xml:space="preserve"> – </w:t>
      </w:r>
      <w:r>
        <w:rPr>
          <w:lang w:val="en-US"/>
        </w:rPr>
        <w:t>type</w:t>
      </w:r>
      <w:r w:rsidRPr="006A369A">
        <w:t xml:space="preserve">) </w:t>
      </w:r>
      <w:r>
        <w:t>και αφαίρεση εκτελεί αφαίρεση</w:t>
      </w:r>
    </w:p>
    <w:p w14:paraId="2019D407" w14:textId="57FF661F" w:rsidR="006A369A" w:rsidRDefault="006A369A" w:rsidP="006A369A">
      <w:pPr>
        <w:pStyle w:val="ListParagraph"/>
        <w:numPr>
          <w:ilvl w:val="0"/>
          <w:numId w:val="20"/>
        </w:numPr>
      </w:pPr>
      <w:r>
        <w:rPr>
          <w:lang w:val="en-US"/>
        </w:rPr>
        <w:t>ALUop</w:t>
      </w:r>
      <w:r w:rsidRPr="006A369A">
        <w:t xml:space="preserve"> (</w:t>
      </w:r>
      <w:r>
        <w:rPr>
          <w:lang w:val="en-US"/>
        </w:rPr>
        <w:t>R</w:t>
      </w:r>
      <w:r w:rsidRPr="006A369A">
        <w:t xml:space="preserve"> – </w:t>
      </w:r>
      <w:r>
        <w:rPr>
          <w:lang w:val="en-US"/>
        </w:rPr>
        <w:t>type</w:t>
      </w:r>
      <w:r w:rsidRPr="006A369A">
        <w:t xml:space="preserve">) </w:t>
      </w:r>
      <w:r>
        <w:t>και</w:t>
      </w:r>
      <w:r>
        <w:rPr>
          <w:lang w:val="en-US"/>
        </w:rPr>
        <w:t xml:space="preserve"> AND </w:t>
      </w:r>
      <w:r>
        <w:t>εκτελεί λογικό AND</w:t>
      </w:r>
    </w:p>
    <w:p w14:paraId="46E214BF" w14:textId="165D5036" w:rsidR="006A369A" w:rsidRPr="005843D1" w:rsidRDefault="00F8531B" w:rsidP="00F8531B">
      <w:pPr>
        <w:pStyle w:val="ListParagraph"/>
        <w:numPr>
          <w:ilvl w:val="0"/>
          <w:numId w:val="20"/>
        </w:numPr>
      </w:pPr>
      <w:r>
        <w:rPr>
          <w:lang w:val="en-US"/>
        </w:rPr>
        <w:t>ALUop</w:t>
      </w:r>
      <w:r w:rsidRPr="006A369A">
        <w:t xml:space="preserve"> (</w:t>
      </w:r>
      <w:r>
        <w:rPr>
          <w:lang w:val="en-US"/>
        </w:rPr>
        <w:t>R</w:t>
      </w:r>
      <w:r w:rsidRPr="006A369A">
        <w:t xml:space="preserve"> – </w:t>
      </w:r>
      <w:r>
        <w:rPr>
          <w:lang w:val="en-US"/>
        </w:rPr>
        <w:t>type</w:t>
      </w:r>
      <w:r w:rsidRPr="006A369A">
        <w:t xml:space="preserve">) </w:t>
      </w:r>
      <w:r>
        <w:t xml:space="preserve">και </w:t>
      </w:r>
      <w:r w:rsidR="005658E2">
        <w:rPr>
          <w:lang w:val="en-US"/>
        </w:rPr>
        <w:t>OR</w:t>
      </w:r>
      <w:r>
        <w:t xml:space="preserve"> εκτελεί </w:t>
      </w:r>
      <w:r w:rsidR="005658E2">
        <w:t xml:space="preserve">λογικό </w:t>
      </w:r>
      <w:r w:rsidR="005658E2">
        <w:rPr>
          <w:lang w:val="en-US"/>
        </w:rPr>
        <w:t>OR</w:t>
      </w:r>
    </w:p>
    <w:p w14:paraId="2B99806E" w14:textId="4CDCABEE" w:rsidR="005843D1" w:rsidRPr="006E2A6C" w:rsidRDefault="005843D1" w:rsidP="00F8531B">
      <w:pPr>
        <w:pStyle w:val="ListParagraph"/>
        <w:numPr>
          <w:ilvl w:val="0"/>
          <w:numId w:val="20"/>
        </w:numPr>
      </w:pPr>
      <w:r>
        <w:rPr>
          <w:lang w:val="en-US"/>
        </w:rPr>
        <w:t>ALUop</w:t>
      </w:r>
      <w:r w:rsidRPr="005843D1">
        <w:t xml:space="preserve"> (</w:t>
      </w:r>
      <w:r>
        <w:rPr>
          <w:lang w:val="en-US"/>
        </w:rPr>
        <w:t>R</w:t>
      </w:r>
      <w:r w:rsidRPr="005843D1">
        <w:t xml:space="preserve"> – </w:t>
      </w:r>
      <w:r>
        <w:rPr>
          <w:lang w:val="en-US"/>
        </w:rPr>
        <w:t>type</w:t>
      </w:r>
      <w:r w:rsidRPr="005843D1">
        <w:t xml:space="preserve">) </w:t>
      </w:r>
      <w:r>
        <w:t xml:space="preserve">και </w:t>
      </w:r>
      <w:r>
        <w:rPr>
          <w:lang w:val="en-US"/>
        </w:rPr>
        <w:t>slt</w:t>
      </w:r>
      <w:r w:rsidRPr="005843D1">
        <w:t xml:space="preserve"> </w:t>
      </w:r>
      <w:r>
        <w:t>τότε εκτελεί ειδική εντολή</w:t>
      </w:r>
      <w:r w:rsidR="00DD1B9A">
        <w:t xml:space="preserve"> για το </w:t>
      </w:r>
      <w:r w:rsidR="00DD1B9A">
        <w:rPr>
          <w:lang w:val="en-US"/>
        </w:rPr>
        <w:t>slt</w:t>
      </w:r>
    </w:p>
    <w:p w14:paraId="5D6FF867" w14:textId="0BD76FA8" w:rsidR="005843D1" w:rsidRPr="005843D1" w:rsidRDefault="006E2A6C" w:rsidP="005843D1">
      <w:pPr>
        <w:pStyle w:val="ListParagraph"/>
        <w:numPr>
          <w:ilvl w:val="0"/>
          <w:numId w:val="20"/>
        </w:numPr>
      </w:pPr>
      <w:r>
        <w:rPr>
          <w:lang w:val="en-US"/>
        </w:rPr>
        <w:t>Jump</w:t>
      </w:r>
      <w:r w:rsidRPr="005843D1">
        <w:t xml:space="preserve"> </w:t>
      </w:r>
      <w:r>
        <w:t>ή</w:t>
      </w:r>
      <w:r w:rsidRPr="005843D1">
        <w:t xml:space="preserve"> </w:t>
      </w:r>
      <w:r>
        <w:rPr>
          <w:lang w:val="en-US"/>
        </w:rPr>
        <w:t>Jump</w:t>
      </w:r>
      <w:r w:rsidRPr="005843D1">
        <w:t xml:space="preserve"> </w:t>
      </w:r>
      <w:r>
        <w:rPr>
          <w:lang w:val="en-US"/>
        </w:rPr>
        <w:t>And</w:t>
      </w:r>
      <w:r w:rsidRPr="005843D1">
        <w:t xml:space="preserve"> </w:t>
      </w:r>
      <w:r>
        <w:rPr>
          <w:lang w:val="en-US"/>
        </w:rPr>
        <w:t>Link</w:t>
      </w:r>
      <w:r w:rsidRPr="005843D1">
        <w:t xml:space="preserve"> εκτελε</w:t>
      </w:r>
      <w:r>
        <w:t>ί</w:t>
      </w:r>
      <w:r w:rsidRPr="005843D1">
        <w:t xml:space="preserve"> </w:t>
      </w:r>
      <w:r>
        <w:t>πρόσθεση</w:t>
      </w:r>
    </w:p>
    <w:p w14:paraId="4F38A833" w14:textId="61E8929B" w:rsidR="003472EA" w:rsidRDefault="003472EA" w:rsidP="000C6686">
      <w:r>
        <w:t xml:space="preserve">Η μονάδα ελέγχου </w:t>
      </w:r>
      <w:r w:rsidR="0088405C">
        <w:t xml:space="preserve">προώθησης </w:t>
      </w:r>
      <w:r w:rsidR="0088405C" w:rsidRPr="0088405C">
        <w:t>(</w:t>
      </w:r>
      <w:r w:rsidR="0088405C">
        <w:rPr>
          <w:lang w:val="en-US"/>
        </w:rPr>
        <w:t>ForwardUnit</w:t>
      </w:r>
      <w:r w:rsidR="0088405C" w:rsidRPr="0088405C">
        <w:t xml:space="preserve">) </w:t>
      </w:r>
      <w:r w:rsidR="0088405C">
        <w:t>ελέγχει αν πρέπει να γίνει προώθηση από την στο στάδιο εκτέλεσης είτε από το στάδιο της μνήμη είτε από το στάδιο της επανεγγραφής. Οι περιπτώσεις προώθησης είναι:</w:t>
      </w:r>
    </w:p>
    <w:p w14:paraId="364721CD" w14:textId="1D8FBFA8" w:rsidR="0088405C" w:rsidRDefault="0079389F" w:rsidP="0079389F">
      <w:pPr>
        <w:pStyle w:val="ListParagraph"/>
        <w:numPr>
          <w:ilvl w:val="0"/>
          <w:numId w:val="21"/>
        </w:numPr>
      </w:pPr>
      <w:r>
        <w:t xml:space="preserve">Αν η εντολή που είναι στο στάδιο της μνήμης γράφει στον καταχωρητή </w:t>
      </w:r>
      <w:r>
        <w:rPr>
          <w:lang w:val="en-US"/>
        </w:rPr>
        <w:t>rs</w:t>
      </w:r>
      <w:r>
        <w:t xml:space="preserve"> που χρησιμοποιεί η </w:t>
      </w:r>
      <w:r w:rsidRPr="0079389F">
        <w:t>εντολ</w:t>
      </w:r>
      <w:r>
        <w:t xml:space="preserve">ή στο στάδιο εκτέλεσης, τότε χρειάζεται προώθηση από την έξοδο της </w:t>
      </w:r>
      <w:r>
        <w:rPr>
          <w:lang w:val="en-US"/>
        </w:rPr>
        <w:t>ALU</w:t>
      </w:r>
      <w:r>
        <w:t xml:space="preserve"> για την πρώτη είσοδο</w:t>
      </w:r>
    </w:p>
    <w:p w14:paraId="13C91E21" w14:textId="0C7716CA" w:rsidR="0079389F" w:rsidRDefault="0079389F" w:rsidP="0079389F">
      <w:pPr>
        <w:pStyle w:val="ListParagraph"/>
        <w:numPr>
          <w:ilvl w:val="0"/>
          <w:numId w:val="21"/>
        </w:numPr>
      </w:pPr>
      <w:r>
        <w:t xml:space="preserve">Αν η εντολή που είναι στο στάδιο της επανεγγραφής γράφει στον καταχωρητή </w:t>
      </w:r>
      <w:r>
        <w:rPr>
          <w:lang w:val="en-US"/>
        </w:rPr>
        <w:t>rs</w:t>
      </w:r>
      <w:r w:rsidRPr="0079389F">
        <w:t xml:space="preserve"> </w:t>
      </w:r>
      <w:r>
        <w:t xml:space="preserve">που χρησιμοποιεί η </w:t>
      </w:r>
      <w:r w:rsidRPr="0079389F">
        <w:t>εντολ</w:t>
      </w:r>
      <w:r>
        <w:t xml:space="preserve">ή στο στάδιο εκτέλεσης, τότε χρειάζεται προώθηση από την έξοδο της </w:t>
      </w:r>
      <w:r>
        <w:rPr>
          <w:lang w:val="en-US"/>
        </w:rPr>
        <w:t>ALU</w:t>
      </w:r>
      <w:r>
        <w:t xml:space="preserve"> για την πρώτη είσοδο</w:t>
      </w:r>
    </w:p>
    <w:p w14:paraId="22C3DF1B" w14:textId="6BDBB31F" w:rsidR="00C06075" w:rsidRPr="00C06075" w:rsidRDefault="0079389F" w:rsidP="0079389F">
      <w:r>
        <w:t xml:space="preserve">Αντίστοιχα με τα δύο παραπάνω ισχύουν και για την δεύτερη είσοδο στην </w:t>
      </w:r>
      <w:r>
        <w:rPr>
          <w:lang w:val="en-US"/>
        </w:rPr>
        <w:t>ALU</w:t>
      </w:r>
      <w:r w:rsidRPr="0079389F">
        <w:t xml:space="preserve">. </w:t>
      </w:r>
      <w:r>
        <w:t xml:space="preserve">Η μόνο διαφορά είναι πως για να έχουμε προώθηση στην δεύτερη είσοδο της </w:t>
      </w:r>
      <w:r>
        <w:rPr>
          <w:lang w:val="en-US"/>
        </w:rPr>
        <w:t>ALU</w:t>
      </w:r>
      <w:r w:rsidRPr="0079389F">
        <w:t xml:space="preserve"> </w:t>
      </w:r>
      <w:r>
        <w:t xml:space="preserve">η εντολή πρέπει να είναι τύπου </w:t>
      </w:r>
      <w:r>
        <w:rPr>
          <w:lang w:val="en-US"/>
        </w:rPr>
        <w:t>R</w:t>
      </w:r>
      <w:r w:rsidRPr="0079389F">
        <w:t xml:space="preserve">. </w:t>
      </w:r>
    </w:p>
    <w:p w14:paraId="751C78C6" w14:textId="3DC5A055" w:rsidR="00E44EBA" w:rsidRDefault="00727C46" w:rsidP="00E44EBA">
      <w:pPr>
        <w:pStyle w:val="Heading3"/>
      </w:pPr>
      <w:bookmarkStart w:id="100" w:name="_Toc423617344"/>
      <w:r>
        <w:t>Στάδιο Μνήμης</w:t>
      </w:r>
      <w:bookmarkEnd w:id="100"/>
    </w:p>
    <w:p w14:paraId="601A71AA" w14:textId="77777777" w:rsidR="008865EC" w:rsidRDefault="00856B5A" w:rsidP="00727C46">
      <w:r>
        <w:t>Στο στάδιο της μνήμης γράφονται/διαβάζονται τα δεδομένα στη/από την μνήμη στην περίπτωση που έχουμε εντολή φόρτωσης (</w:t>
      </w:r>
      <w:r>
        <w:rPr>
          <w:lang w:val="en-US"/>
        </w:rPr>
        <w:t>load</w:t>
      </w:r>
      <w:r w:rsidRPr="00856B5A">
        <w:t xml:space="preserve">) </w:t>
      </w:r>
      <w:r>
        <w:t xml:space="preserve">είτε εντολή αποθήκευσης </w:t>
      </w:r>
      <w:r w:rsidRPr="00856B5A">
        <w:t>(</w:t>
      </w:r>
      <w:r>
        <w:rPr>
          <w:lang w:val="en-US"/>
        </w:rPr>
        <w:t>store</w:t>
      </w:r>
      <w:r w:rsidRPr="00856B5A">
        <w:t>)</w:t>
      </w:r>
      <w:r>
        <w:t xml:space="preserve"> αντίστοιχα</w:t>
      </w:r>
      <w:r w:rsidRPr="00856B5A">
        <w:t xml:space="preserve">. </w:t>
      </w:r>
      <w:r>
        <w:t xml:space="preserve">Σε αυτό το στάδιο υπάρχει περίπτωση να χρειαστεί προώθηση δεδομένων από το στάδιο της επανεγγραφής είτε από το αρχείο των καταχωρητών. Η μονάδα που αποφασίζει την προώθηση είναι η </w:t>
      </w:r>
      <w:r>
        <w:rPr>
          <w:lang w:val="en-US"/>
        </w:rPr>
        <w:t>MemForwardUnit</w:t>
      </w:r>
      <w:r w:rsidRPr="00856B5A">
        <w:t xml:space="preserve">. </w:t>
      </w:r>
      <w:r>
        <w:t xml:space="preserve">Τέλος, υπάρχει η μονάδα </w:t>
      </w:r>
      <w:r>
        <w:rPr>
          <w:lang w:val="en-US"/>
        </w:rPr>
        <w:t>MemInputMux</w:t>
      </w:r>
      <w:r w:rsidRPr="00856B5A">
        <w:t xml:space="preserve"> </w:t>
      </w:r>
      <w:r>
        <w:t xml:space="preserve">αποφασίζει ποια είναι τα δεδομένα που θα γραφούν στην μνήμη. </w:t>
      </w:r>
    </w:p>
    <w:p w14:paraId="61A4A149" w14:textId="6600D98C" w:rsidR="00727C46" w:rsidRPr="00856B5A" w:rsidRDefault="008865EC" w:rsidP="00727C46">
      <w:r>
        <w:t>Για την υλοποίηση της μνήμης υπάρχει ένα αρχείο το οποίο διαβάζεται στην αρχή του προγράμματος. Στη συνέχεια αυτό το αρχείο αποθηκεύεται και τροποποιείται κατάλληλα κάθε φορά.</w:t>
      </w:r>
      <w:r w:rsidR="005D5EBD">
        <w:t xml:space="preserve"> </w:t>
      </w:r>
      <w:r w:rsidR="006215DF">
        <w:t xml:space="preserve">Αν έχουμε ανάγνωση τότε διαβάζεται η τιμή και αν έχουμε </w:t>
      </w:r>
      <w:r w:rsidR="006215DF">
        <w:rPr>
          <w:lang w:val="en-US"/>
        </w:rPr>
        <w:t>store</w:t>
      </w:r>
      <w:r w:rsidR="006215DF" w:rsidRPr="006215DF">
        <w:t xml:space="preserve"> </w:t>
      </w:r>
      <w:r w:rsidR="006215DF">
        <w:t>τ</w:t>
      </w:r>
      <w:r w:rsidR="00F121EC">
        <w:t>ότε γρά</w:t>
      </w:r>
      <w:r w:rsidR="006215DF">
        <w:t>φεται η αντίστοιχη θέση.</w:t>
      </w:r>
      <w:r w:rsidR="00F121EC">
        <w:t xml:space="preserve"> Το αρχείο της μνήμη</w:t>
      </w:r>
      <w:r w:rsidR="00B94FED">
        <w:t>ς</w:t>
      </w:r>
      <w:r w:rsidR="00F121EC">
        <w:t xml:space="preserve"> </w:t>
      </w:r>
      <w:r w:rsidR="00B94FED">
        <w:t xml:space="preserve">δεδομένων </w:t>
      </w:r>
      <w:r w:rsidR="00F121EC">
        <w:t xml:space="preserve">δεν ανανεώνεται </w:t>
      </w:r>
      <w:r w:rsidR="00F121EC">
        <w:lastRenderedPageBreak/>
        <w:t>ούτε κατά την εκτέλεση ούτε κατά την ολοκλήρωση του προγράμματος.</w:t>
      </w:r>
      <w:r w:rsidR="006215DF">
        <w:t xml:space="preserve"> </w:t>
      </w:r>
      <w:r w:rsidR="00744E7C">
        <w:t>Σε αντίθεση με τα συνήθη συστήματα έχει υλοποιηθεί ώστε η</w:t>
      </w:r>
      <w:r w:rsidR="005D5EBD">
        <w:t xml:space="preserve"> μνήμη των δεδομένων είναι τελείως ανεξάρτητη από την μνήμη των εντολών. </w:t>
      </w:r>
    </w:p>
    <w:p w14:paraId="6BEE5BA4" w14:textId="7774963B" w:rsidR="00E44EBA" w:rsidRDefault="00E44EBA" w:rsidP="00E44EBA">
      <w:pPr>
        <w:pStyle w:val="Heading3"/>
      </w:pPr>
      <w:bookmarkStart w:id="101" w:name="_Toc423617345"/>
      <w:r>
        <w:t>Στάδιο Επανεγγραφής</w:t>
      </w:r>
      <w:bookmarkEnd w:id="101"/>
    </w:p>
    <w:p w14:paraId="6D1C4E4C" w14:textId="0ADD6CBF" w:rsidR="006739D1" w:rsidRPr="006739D1" w:rsidRDefault="008865EC" w:rsidP="00E44EBA">
      <w:r>
        <w:t>Το</w:t>
      </w:r>
      <w:r w:rsidR="001827DA">
        <w:t xml:space="preserve"> στάδιο της επανεγγραφής είναι αυτό που γράφει πίσω στο αρχείο καταχωρητών το αποτέλεσμα. </w:t>
      </w:r>
      <w:r w:rsidR="006739D1">
        <w:t xml:space="preserve">Τα δεδομένα είτε προέρχονται από το στάδιο της μνήμης αν η εντολή είναι </w:t>
      </w:r>
      <w:r w:rsidR="006739D1">
        <w:rPr>
          <w:lang w:val="en-US"/>
        </w:rPr>
        <w:t>load</w:t>
      </w:r>
      <w:r w:rsidR="006739D1" w:rsidRPr="006739D1">
        <w:t xml:space="preserve"> </w:t>
      </w:r>
      <w:r w:rsidR="006739D1">
        <w:t xml:space="preserve">είτε έχουν έρθει από το στάδιο της εκτέλεσης στις υπόλοιπες περιπτώσεις. </w:t>
      </w:r>
      <w:r w:rsidR="006739D1" w:rsidRPr="006739D1">
        <w:t>Γ</w:t>
      </w:r>
      <w:r w:rsidR="006739D1">
        <w:t xml:space="preserve">ια το λόγο αυτό υπάρχει ο πολυπλέκτης </w:t>
      </w:r>
      <w:r w:rsidR="006739D1">
        <w:rPr>
          <w:lang w:val="en-US"/>
        </w:rPr>
        <w:t>mux</w:t>
      </w:r>
      <w:r w:rsidR="006739D1" w:rsidRPr="006739D1">
        <w:t>2</w:t>
      </w:r>
      <w:r w:rsidR="006739D1">
        <w:rPr>
          <w:lang w:val="en-US"/>
        </w:rPr>
        <w:t>x</w:t>
      </w:r>
      <w:r w:rsidR="006739D1" w:rsidRPr="006739D1">
        <w:t xml:space="preserve">1 </w:t>
      </w:r>
      <w:r w:rsidR="006739D1">
        <w:t>που αποφασίζει ποια θα είναι η τιμή που θα προχωρήσει στο στάδιο της επανεγγραφής.</w:t>
      </w:r>
    </w:p>
    <w:p w14:paraId="0A4440BF" w14:textId="71F49B63" w:rsidR="00E44EBA" w:rsidRDefault="001827DA" w:rsidP="00E44EBA">
      <w:r>
        <w:t>Για να γραφεί το αποτέλεσμα πρέπει η εντολή που βρίσκεται στο στάδιο επανεγγραφής να ήταν εντολή που παρήγαγε αποτέλεσμα.</w:t>
      </w:r>
      <w:r w:rsidR="006739D1">
        <w:t xml:space="preserve"> Για τον έλεγχο αυτό υπάρχει </w:t>
      </w:r>
      <w:r w:rsidR="006739D1">
        <w:rPr>
          <w:lang w:val="en-US"/>
        </w:rPr>
        <w:t>o</w:t>
      </w:r>
      <w:r w:rsidR="006739D1" w:rsidRPr="006739D1">
        <w:t xml:space="preserve"> </w:t>
      </w:r>
      <w:r w:rsidR="006739D1">
        <w:t xml:space="preserve">πολυπλέκτης </w:t>
      </w:r>
      <w:r w:rsidR="006739D1">
        <w:rPr>
          <w:lang w:val="en-US"/>
        </w:rPr>
        <w:t>mux</w:t>
      </w:r>
      <w:r w:rsidR="006739D1" w:rsidRPr="006739D1">
        <w:t>2</w:t>
      </w:r>
      <w:r w:rsidR="006739D1">
        <w:rPr>
          <w:lang w:val="en-US"/>
        </w:rPr>
        <w:t>x</w:t>
      </w:r>
      <w:r w:rsidR="006739D1" w:rsidRPr="006739D1">
        <w:t>1_5</w:t>
      </w:r>
      <w:r w:rsidR="006739D1">
        <w:rPr>
          <w:lang w:val="en-US"/>
        </w:rPr>
        <w:t>bit</w:t>
      </w:r>
      <w:r w:rsidR="006739D1" w:rsidRPr="006739D1">
        <w:t xml:space="preserve">. </w:t>
      </w:r>
      <w:r w:rsidR="006739D1">
        <w:t>Ο συγκεκριμένος πολυπλέκτης ελέγχει τον τύπο της εντολής και αποφασίζει σε ποιον καταχωρητή θα γραφεί το αποτέλεσμα.</w:t>
      </w:r>
    </w:p>
    <w:p w14:paraId="7FABFB6F" w14:textId="77777777" w:rsidR="004A361E" w:rsidRDefault="000C52B5" w:rsidP="00E766EB">
      <w:pPr>
        <w:pStyle w:val="Heading2"/>
      </w:pPr>
      <w:bookmarkStart w:id="102" w:name="_Toc423617346"/>
      <w:r>
        <w:t>Λεπτομέρειες υλοποίησης</w:t>
      </w:r>
      <w:bookmarkEnd w:id="102"/>
    </w:p>
    <w:p w14:paraId="03D9E11E" w14:textId="3254DDF1" w:rsidR="00D679DF" w:rsidRDefault="00D679DF" w:rsidP="00D679DF">
      <w:r>
        <w:t xml:space="preserve">Σε αυτή την ενότητα γίνεται μία περιγραφή των </w:t>
      </w:r>
      <w:r>
        <w:rPr>
          <w:lang w:val="en-US"/>
        </w:rPr>
        <w:t>module</w:t>
      </w:r>
      <w:r w:rsidRPr="00D679DF">
        <w:t xml:space="preserve"> </w:t>
      </w:r>
      <w:r>
        <w:t xml:space="preserve">που υλοποιηθήκαν. Αρχικά γίνεται μία περιγραφή του επεξεργαστή </w:t>
      </w:r>
      <w:r w:rsidR="00F055C0">
        <w:rPr>
          <w:lang w:val="en-US"/>
        </w:rPr>
        <w:t>MIPS</w:t>
      </w:r>
      <w:r w:rsidR="00F055C0" w:rsidRPr="00D679DF">
        <w:t xml:space="preserve"> </w:t>
      </w:r>
      <w:r>
        <w:t xml:space="preserve">που υλοποιήθηκε και στη συνέχεια κάθε </w:t>
      </w:r>
      <w:r>
        <w:rPr>
          <w:lang w:val="en-US"/>
        </w:rPr>
        <w:t>module</w:t>
      </w:r>
      <w:r w:rsidRPr="00D679DF">
        <w:t xml:space="preserve"> </w:t>
      </w:r>
      <w:r>
        <w:t>περιγράφεται ξεχωριστά.</w:t>
      </w:r>
    </w:p>
    <w:p w14:paraId="445C7CDD" w14:textId="77777777" w:rsidR="00E968FF" w:rsidRDefault="00E968FF" w:rsidP="00E968FF">
      <w:pPr>
        <w:pStyle w:val="Heading3"/>
        <w:rPr>
          <w:lang w:val="en-US" w:eastAsia="el-GR"/>
        </w:rPr>
      </w:pPr>
      <w:bookmarkStart w:id="103" w:name="_Toc423617347"/>
      <w:r>
        <w:rPr>
          <w:lang w:val="en-US" w:eastAsia="el-GR"/>
        </w:rPr>
        <w:t>module Mips</w:t>
      </w:r>
      <w:bookmarkEnd w:id="103"/>
    </w:p>
    <w:p w14:paraId="2B2F0733" w14:textId="77777777" w:rsidR="00E968FF" w:rsidRDefault="00E968FF" w:rsidP="00E968FF">
      <w:pPr>
        <w:rPr>
          <w:lang w:eastAsia="el-GR"/>
        </w:rPr>
      </w:pPr>
      <w:r>
        <w:rPr>
          <w:lang w:eastAsia="el-GR"/>
        </w:rPr>
        <w:t xml:space="preserve">Το συγκεκριμένο </w:t>
      </w:r>
      <w:r>
        <w:rPr>
          <w:lang w:val="en-US" w:eastAsia="el-GR"/>
        </w:rPr>
        <w:t>module</w:t>
      </w:r>
      <w:r w:rsidRPr="00105241">
        <w:rPr>
          <w:lang w:eastAsia="el-GR"/>
        </w:rPr>
        <w:t xml:space="preserve"> </w:t>
      </w:r>
      <w:r>
        <w:rPr>
          <w:lang w:eastAsia="el-GR"/>
        </w:rPr>
        <w:t xml:space="preserve">είναι το βασικό </w:t>
      </w:r>
      <w:r>
        <w:rPr>
          <w:lang w:val="en-US" w:eastAsia="el-GR"/>
        </w:rPr>
        <w:t>module</w:t>
      </w:r>
      <w:r w:rsidRPr="00105241">
        <w:rPr>
          <w:lang w:eastAsia="el-GR"/>
        </w:rPr>
        <w:t xml:space="preserve"> </w:t>
      </w:r>
      <w:r>
        <w:rPr>
          <w:lang w:eastAsia="el-GR"/>
        </w:rPr>
        <w:t xml:space="preserve">του συστήματος. Συνδυάζει όλα τα επιμέρους συστήματα και υλοποιεί τις λειτουργείες του επεξεργαστή. Το συγκεκριμένο </w:t>
      </w:r>
      <w:r>
        <w:rPr>
          <w:lang w:val="en-US" w:eastAsia="el-GR"/>
        </w:rPr>
        <w:t>module</w:t>
      </w:r>
      <w:r w:rsidRPr="00311AE0">
        <w:rPr>
          <w:lang w:eastAsia="el-GR"/>
        </w:rPr>
        <w:t xml:space="preserve"> </w:t>
      </w:r>
      <w:r>
        <w:rPr>
          <w:lang w:eastAsia="el-GR"/>
        </w:rPr>
        <w:t>κατά την εκκίνηση φορτώνει από ένα αρχείο την μνήμη των εντολών (</w:t>
      </w:r>
      <w:r>
        <w:rPr>
          <w:lang w:val="en-US" w:eastAsia="el-GR"/>
        </w:rPr>
        <w:t>IMemory</w:t>
      </w:r>
      <w:r w:rsidRPr="005C7540">
        <w:rPr>
          <w:lang w:eastAsia="el-GR"/>
        </w:rPr>
        <w:t>)</w:t>
      </w:r>
      <w:r>
        <w:rPr>
          <w:lang w:eastAsia="el-GR"/>
        </w:rPr>
        <w:t>. Στη συνέχεια διαβάζει από αυτό το αρχείο την εκάστοτε εντολή και την περνάει από τα πέντε στάδια της διοχέτευσης.</w:t>
      </w:r>
    </w:p>
    <w:p w14:paraId="4633EBFF"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b/>
          <w:bCs/>
          <w:color w:val="7F0055"/>
          <w:sz w:val="20"/>
          <w:lang w:val="en-US" w:eastAsia="el-GR"/>
        </w:rPr>
        <w:t>module</w:t>
      </w:r>
      <w:r w:rsidRPr="002F4B7E">
        <w:rPr>
          <w:rFonts w:ascii="Consolas" w:hAnsi="Consolas" w:cs="Consolas"/>
          <w:color w:val="000000"/>
          <w:sz w:val="20"/>
          <w:lang w:val="en-US" w:eastAsia="el-GR"/>
        </w:rPr>
        <w:t xml:space="preserve"> mips ( </w:t>
      </w:r>
      <w:r w:rsidRPr="002F4B7E">
        <w:rPr>
          <w:rFonts w:ascii="Consolas" w:hAnsi="Consolas" w:cs="Consolas"/>
          <w:b/>
          <w:bCs/>
          <w:color w:val="7F0055"/>
          <w:sz w:val="20"/>
          <w:lang w:val="en-US" w:eastAsia="el-GR"/>
        </w:rPr>
        <w:t>input</w:t>
      </w:r>
      <w:r w:rsidRPr="002F4B7E">
        <w:rPr>
          <w:rFonts w:ascii="Consolas" w:hAnsi="Consolas" w:cs="Consolas"/>
          <w:color w:val="000000"/>
          <w:sz w:val="20"/>
          <w:lang w:val="en-US" w:eastAsia="el-GR"/>
        </w:rPr>
        <w:t xml:space="preserve"> clock);</w:t>
      </w:r>
    </w:p>
    <w:p w14:paraId="50F15F84"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b/>
          <w:bCs/>
          <w:color w:val="7F0055"/>
          <w:sz w:val="20"/>
          <w:lang w:val="en-US" w:eastAsia="el-GR"/>
        </w:rPr>
        <w:t>parameter</w:t>
      </w:r>
      <w:r w:rsidRPr="002F4B7E">
        <w:rPr>
          <w:rFonts w:ascii="Consolas" w:hAnsi="Consolas" w:cs="Consolas"/>
          <w:color w:val="000000"/>
          <w:sz w:val="20"/>
          <w:lang w:val="en-US" w:eastAsia="el-GR"/>
        </w:rPr>
        <w:t xml:space="preserve"> LW  = 6'b100011, SW = 6'b101011, BEQ = 6'b000100, ADD_IMM = 6'b001000, noop = 32'b0000000_0000000_0000000_0000000, ALUop = 6'b0;</w:t>
      </w:r>
    </w:p>
    <w:p w14:paraId="56EA288A"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b/>
          <w:bCs/>
          <w:color w:val="7F0055"/>
          <w:sz w:val="20"/>
          <w:lang w:val="en-US" w:eastAsia="el-GR"/>
        </w:rPr>
        <w:t>parameter</w:t>
      </w:r>
      <w:r w:rsidRPr="002F4B7E">
        <w:rPr>
          <w:rFonts w:ascii="Consolas" w:hAnsi="Consolas" w:cs="Consolas"/>
          <w:color w:val="000000"/>
          <w:sz w:val="20"/>
          <w:lang w:val="en-US" w:eastAsia="el-GR"/>
        </w:rPr>
        <w:t xml:space="preserve"> Jop = 6'b000010, JALop = 6'b000011;</w:t>
      </w:r>
    </w:p>
    <w:p w14:paraId="70220AF3"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p>
    <w:p w14:paraId="650AFDCB"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b/>
          <w:bCs/>
          <w:color w:val="7F0055"/>
          <w:sz w:val="20"/>
          <w:lang w:val="en-US" w:eastAsia="el-GR"/>
        </w:rPr>
        <w:t>integer</w:t>
      </w:r>
      <w:r w:rsidRPr="002F4B7E">
        <w:rPr>
          <w:rFonts w:ascii="Consolas" w:hAnsi="Consolas" w:cs="Consolas"/>
          <w:color w:val="000000"/>
          <w:sz w:val="20"/>
          <w:lang w:val="en-US" w:eastAsia="el-GR"/>
        </w:rPr>
        <w:t xml:space="preserve"> out;</w:t>
      </w:r>
    </w:p>
    <w:p w14:paraId="71B735C7"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reg</w:t>
      </w:r>
      <w:r w:rsidRPr="002F4B7E">
        <w:rPr>
          <w:rFonts w:ascii="Consolas" w:hAnsi="Consolas" w:cs="Consolas"/>
          <w:color w:val="000000"/>
          <w:sz w:val="20"/>
          <w:lang w:val="en-US" w:eastAsia="el-GR"/>
        </w:rPr>
        <w:t xml:space="preserve"> [31:0] PC, IMemory[0:1023], </w:t>
      </w:r>
      <w:r w:rsidRPr="002F4B7E">
        <w:rPr>
          <w:rFonts w:ascii="Consolas" w:hAnsi="Consolas" w:cs="Consolas"/>
          <w:color w:val="008080"/>
          <w:sz w:val="20"/>
          <w:lang w:val="en-US" w:eastAsia="el-GR"/>
        </w:rPr>
        <w:t>// separate memories</w:t>
      </w:r>
    </w:p>
    <w:p w14:paraId="1C96F5C0"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IFIDIR, IDEXA, IDEXB, IDEXIR, EXMEMIR, EXMEMB, </w:t>
      </w:r>
    </w:p>
    <w:p w14:paraId="665E944C"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EXMEMALUOut, MEMWBValue, MEMWBIR; </w:t>
      </w:r>
    </w:p>
    <w:p w14:paraId="556C27BC"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reg</w:t>
      </w:r>
      <w:r w:rsidRPr="002F4B7E">
        <w:rPr>
          <w:rFonts w:ascii="Consolas" w:hAnsi="Consolas" w:cs="Consolas"/>
          <w:color w:val="000000"/>
          <w:sz w:val="20"/>
          <w:lang w:val="en-US" w:eastAsia="el-GR"/>
        </w:rPr>
        <w:t xml:space="preserve"> [31:0] MEMWBValueAfter;</w:t>
      </w:r>
    </w:p>
    <w:p w14:paraId="313D485D"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wire</w:t>
      </w:r>
      <w:r w:rsidRPr="002F4B7E">
        <w:rPr>
          <w:rFonts w:ascii="Consolas" w:hAnsi="Consolas" w:cs="Consolas"/>
          <w:color w:val="000000"/>
          <w:sz w:val="20"/>
          <w:lang w:val="en-US" w:eastAsia="el-GR"/>
        </w:rPr>
        <w:t xml:space="preserve"> [4:0]  IDEXrs, IDEXrt, EXMEMrd, MEMWBrd; </w:t>
      </w:r>
    </w:p>
    <w:p w14:paraId="170DF54C"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wire</w:t>
      </w:r>
      <w:r w:rsidRPr="002F4B7E">
        <w:rPr>
          <w:rFonts w:ascii="Consolas" w:hAnsi="Consolas" w:cs="Consolas"/>
          <w:color w:val="000000"/>
          <w:sz w:val="20"/>
          <w:lang w:val="en-US" w:eastAsia="el-GR"/>
        </w:rPr>
        <w:t xml:space="preserve"> [5:0]  EXMEMop, MEMWBop, IDEXop; </w:t>
      </w:r>
    </w:p>
    <w:p w14:paraId="0D883277"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wire</w:t>
      </w:r>
      <w:r w:rsidRPr="002F4B7E">
        <w:rPr>
          <w:rFonts w:ascii="Consolas" w:hAnsi="Consolas" w:cs="Consolas"/>
          <w:color w:val="000000"/>
          <w:sz w:val="20"/>
          <w:lang w:val="en-US" w:eastAsia="el-GR"/>
        </w:rPr>
        <w:t xml:space="preserve"> [31:0] Ain, Bin;</w:t>
      </w:r>
    </w:p>
    <w:p w14:paraId="3D04A824"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wire</w:t>
      </w:r>
      <w:r w:rsidRPr="002F4B7E">
        <w:rPr>
          <w:rFonts w:ascii="Consolas" w:hAnsi="Consolas" w:cs="Consolas"/>
          <w:color w:val="000000"/>
          <w:sz w:val="20"/>
          <w:lang w:val="en-US" w:eastAsia="el-GR"/>
        </w:rPr>
        <w:t xml:space="preserve"> [31:0] FA, FB;</w:t>
      </w:r>
    </w:p>
    <w:p w14:paraId="76B34DA8"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lastRenderedPageBreak/>
        <w:t xml:space="preserve"> </w:t>
      </w:r>
      <w:r w:rsidRPr="002F4B7E">
        <w:rPr>
          <w:rFonts w:ascii="Consolas" w:hAnsi="Consolas" w:cs="Consolas"/>
          <w:b/>
          <w:bCs/>
          <w:color w:val="7F0055"/>
          <w:sz w:val="20"/>
          <w:lang w:val="en-US" w:eastAsia="el-GR"/>
        </w:rPr>
        <w:t>wire</w:t>
      </w:r>
      <w:r w:rsidRPr="002F4B7E">
        <w:rPr>
          <w:rFonts w:ascii="Consolas" w:hAnsi="Consolas" w:cs="Consolas"/>
          <w:color w:val="000000"/>
          <w:sz w:val="20"/>
          <w:lang w:val="en-US" w:eastAsia="el-GR"/>
        </w:rPr>
        <w:t xml:space="preserve"> [31:0] MEMStageOut;</w:t>
      </w:r>
    </w:p>
    <w:p w14:paraId="57B72B67"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wire</w:t>
      </w:r>
      <w:r w:rsidRPr="002F4B7E">
        <w:rPr>
          <w:rFonts w:ascii="Consolas" w:hAnsi="Consolas" w:cs="Consolas"/>
          <w:color w:val="000000"/>
          <w:sz w:val="20"/>
          <w:lang w:val="en-US" w:eastAsia="el-GR"/>
        </w:rPr>
        <w:t xml:space="preserve"> [31:0] regOut1;</w:t>
      </w:r>
    </w:p>
    <w:p w14:paraId="2908F48C"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wire</w:t>
      </w:r>
      <w:r w:rsidRPr="002F4B7E">
        <w:rPr>
          <w:rFonts w:ascii="Consolas" w:hAnsi="Consolas" w:cs="Consolas"/>
          <w:color w:val="000000"/>
          <w:sz w:val="20"/>
          <w:lang w:val="en-US" w:eastAsia="el-GR"/>
        </w:rPr>
        <w:t xml:space="preserve"> [31:0] regOut2;</w:t>
      </w:r>
    </w:p>
    <w:p w14:paraId="579A6870"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wire</w:t>
      </w:r>
      <w:r w:rsidRPr="002F4B7E">
        <w:rPr>
          <w:rFonts w:ascii="Consolas" w:hAnsi="Consolas" w:cs="Consolas"/>
          <w:color w:val="000000"/>
          <w:sz w:val="20"/>
          <w:lang w:val="en-US" w:eastAsia="el-GR"/>
        </w:rPr>
        <w:t xml:space="preserve"> [31:0] EXMEMOut;</w:t>
      </w:r>
    </w:p>
    <w:p w14:paraId="59A578C3"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reg</w:t>
      </w:r>
      <w:r w:rsidRPr="002F4B7E">
        <w:rPr>
          <w:rFonts w:ascii="Consolas" w:hAnsi="Consolas" w:cs="Consolas"/>
          <w:color w:val="000000"/>
          <w:sz w:val="20"/>
          <w:lang w:val="en-US" w:eastAsia="el-GR"/>
        </w:rPr>
        <w:t xml:space="preserve"> [4:0]  MEMWBOut;</w:t>
      </w:r>
    </w:p>
    <w:p w14:paraId="3C16B625"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reg</w:t>
      </w:r>
      <w:r w:rsidRPr="002F4B7E">
        <w:rPr>
          <w:rFonts w:ascii="Consolas" w:hAnsi="Consolas" w:cs="Consolas"/>
          <w:color w:val="000000"/>
          <w:sz w:val="20"/>
          <w:lang w:val="en-US" w:eastAsia="el-GR"/>
        </w:rPr>
        <w:t xml:space="preserve"> [4:0] MEMWBOutAFTER;</w:t>
      </w:r>
    </w:p>
    <w:p w14:paraId="4E567318"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wire</w:t>
      </w:r>
      <w:r w:rsidRPr="002F4B7E">
        <w:rPr>
          <w:rFonts w:ascii="Consolas" w:hAnsi="Consolas" w:cs="Consolas"/>
          <w:color w:val="000000"/>
          <w:sz w:val="20"/>
          <w:lang w:val="en-US" w:eastAsia="el-GR"/>
        </w:rPr>
        <w:t xml:space="preserve"> [4:0] muxREGout;</w:t>
      </w:r>
    </w:p>
    <w:p w14:paraId="658A4EC3"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wire</w:t>
      </w:r>
      <w:r w:rsidRPr="002F4B7E">
        <w:rPr>
          <w:rFonts w:ascii="Consolas" w:hAnsi="Consolas" w:cs="Consolas"/>
          <w:color w:val="000000"/>
          <w:sz w:val="20"/>
          <w:lang w:val="en-US" w:eastAsia="el-GR"/>
        </w:rPr>
        <w:t xml:space="preserve"> [31:0] ALUOut;</w:t>
      </w:r>
    </w:p>
    <w:p w14:paraId="05FC7007"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wire</w:t>
      </w:r>
      <w:r w:rsidRPr="002F4B7E">
        <w:rPr>
          <w:rFonts w:ascii="Consolas" w:hAnsi="Consolas" w:cs="Consolas"/>
          <w:color w:val="000000"/>
          <w:sz w:val="20"/>
          <w:lang w:val="en-US" w:eastAsia="el-GR"/>
        </w:rPr>
        <w:t xml:space="preserve"> [31:0] muxaluout;</w:t>
      </w:r>
    </w:p>
    <w:p w14:paraId="40626036"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wire</w:t>
      </w:r>
      <w:r w:rsidRPr="002F4B7E">
        <w:rPr>
          <w:rFonts w:ascii="Consolas" w:hAnsi="Consolas" w:cs="Consolas"/>
          <w:color w:val="000000"/>
          <w:sz w:val="20"/>
          <w:lang w:val="en-US" w:eastAsia="el-GR"/>
        </w:rPr>
        <w:t xml:space="preserve"> brbit;</w:t>
      </w:r>
    </w:p>
    <w:p w14:paraId="1911BCC7"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wire</w:t>
      </w:r>
      <w:r w:rsidRPr="002F4B7E">
        <w:rPr>
          <w:rFonts w:ascii="Consolas" w:hAnsi="Consolas" w:cs="Consolas"/>
          <w:color w:val="000000"/>
          <w:sz w:val="20"/>
          <w:lang w:val="en-US" w:eastAsia="el-GR"/>
        </w:rPr>
        <w:t xml:space="preserve"> [31:0] muxpcout;</w:t>
      </w:r>
    </w:p>
    <w:p w14:paraId="5883EADE" w14:textId="77777777" w:rsidR="00E968FF" w:rsidRPr="005C7540"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wire</w:t>
      </w:r>
      <w:r w:rsidRPr="002F4B7E">
        <w:rPr>
          <w:rFonts w:ascii="Consolas" w:hAnsi="Consolas" w:cs="Consolas"/>
          <w:color w:val="000000"/>
          <w:sz w:val="20"/>
          <w:lang w:val="en-US" w:eastAsia="el-GR"/>
        </w:rPr>
        <w:t xml:space="preserve"> [2:0] ctrlout;</w:t>
      </w:r>
      <w:r w:rsidRPr="005C7540">
        <w:rPr>
          <w:rFonts w:ascii="Consolas" w:hAnsi="Consolas" w:cs="Consolas"/>
          <w:sz w:val="20"/>
          <w:lang w:val="en-US" w:eastAsia="el-GR"/>
        </w:rPr>
        <w:t xml:space="preserve"> </w:t>
      </w:r>
    </w:p>
    <w:p w14:paraId="57D638EA"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5C7540">
        <w:rPr>
          <w:rFonts w:ascii="Consolas" w:hAnsi="Consolas" w:cs="Consolas"/>
          <w:color w:val="000000"/>
          <w:sz w:val="20"/>
          <w:lang w:val="en-US" w:eastAsia="el-GR"/>
        </w:rPr>
        <w:t xml:space="preserve"> </w:t>
      </w:r>
      <w:r w:rsidRPr="005C7540">
        <w:rPr>
          <w:rFonts w:ascii="Consolas" w:hAnsi="Consolas" w:cs="Consolas"/>
          <w:b/>
          <w:bCs/>
          <w:color w:val="7F0055"/>
          <w:sz w:val="20"/>
          <w:lang w:val="en-US" w:eastAsia="el-GR"/>
        </w:rPr>
        <w:t>wire</w:t>
      </w:r>
      <w:r w:rsidRPr="005C7540">
        <w:rPr>
          <w:rFonts w:ascii="Consolas" w:hAnsi="Consolas" w:cs="Consolas"/>
          <w:color w:val="000000"/>
          <w:sz w:val="20"/>
          <w:lang w:val="en-US" w:eastAsia="el-GR"/>
        </w:rPr>
        <w:t xml:space="preserve"> [1:0] faout, fbout, bfaout, bfbout, flagmem;</w:t>
      </w: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wire</w:t>
      </w:r>
      <w:r w:rsidRPr="002F4B7E">
        <w:rPr>
          <w:rFonts w:ascii="Consolas" w:hAnsi="Consolas" w:cs="Consolas"/>
          <w:color w:val="000000"/>
          <w:sz w:val="20"/>
          <w:lang w:val="en-US" w:eastAsia="el-GR"/>
        </w:rPr>
        <w:t xml:space="preserve"> [1:0] fbout;</w:t>
      </w:r>
    </w:p>
    <w:p w14:paraId="505242EC"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wire</w:t>
      </w:r>
      <w:r w:rsidRPr="002F4B7E">
        <w:rPr>
          <w:rFonts w:ascii="Consolas" w:hAnsi="Consolas" w:cs="Consolas"/>
          <w:color w:val="000000"/>
          <w:sz w:val="20"/>
          <w:lang w:val="en-US" w:eastAsia="el-GR"/>
        </w:rPr>
        <w:t xml:space="preserve"> [31:0]finalmemOut;</w:t>
      </w:r>
    </w:p>
    <w:p w14:paraId="7EDE305F"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wire</w:t>
      </w:r>
      <w:r w:rsidRPr="002F4B7E">
        <w:rPr>
          <w:rFonts w:ascii="Consolas" w:hAnsi="Consolas" w:cs="Consolas"/>
          <w:color w:val="000000"/>
          <w:sz w:val="20"/>
          <w:lang w:val="en-US" w:eastAsia="el-GR"/>
        </w:rPr>
        <w:t xml:space="preserve"> takebranch, stall; </w:t>
      </w:r>
    </w:p>
    <w:p w14:paraId="2CF2A825"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p>
    <w:p w14:paraId="74296230"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assign</w:t>
      </w:r>
      <w:r w:rsidRPr="002F4B7E">
        <w:rPr>
          <w:rFonts w:ascii="Consolas" w:hAnsi="Consolas" w:cs="Consolas"/>
          <w:color w:val="000000"/>
          <w:sz w:val="20"/>
          <w:lang w:val="en-US" w:eastAsia="el-GR"/>
        </w:rPr>
        <w:t xml:space="preserve"> IDEXrs = IDEXIR[25:21];</w:t>
      </w:r>
    </w:p>
    <w:p w14:paraId="72A8C7F7"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assign</w:t>
      </w:r>
      <w:r w:rsidRPr="002F4B7E">
        <w:rPr>
          <w:rFonts w:ascii="Consolas" w:hAnsi="Consolas" w:cs="Consolas"/>
          <w:color w:val="000000"/>
          <w:sz w:val="20"/>
          <w:lang w:val="en-US" w:eastAsia="el-GR"/>
        </w:rPr>
        <w:t xml:space="preserve"> IDEXrt = IDEXIR[20:16];</w:t>
      </w:r>
    </w:p>
    <w:p w14:paraId="500C4ABC"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assign</w:t>
      </w:r>
      <w:r w:rsidRPr="002F4B7E">
        <w:rPr>
          <w:rFonts w:ascii="Consolas" w:hAnsi="Consolas" w:cs="Consolas"/>
          <w:color w:val="000000"/>
          <w:sz w:val="20"/>
          <w:lang w:val="en-US" w:eastAsia="el-GR"/>
        </w:rPr>
        <w:t xml:space="preserve"> EXMEMrd = EXMEMIR[15:11]; </w:t>
      </w:r>
    </w:p>
    <w:p w14:paraId="029BFFD1"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assign</w:t>
      </w:r>
      <w:r w:rsidRPr="002F4B7E">
        <w:rPr>
          <w:rFonts w:ascii="Consolas" w:hAnsi="Consolas" w:cs="Consolas"/>
          <w:color w:val="000000"/>
          <w:sz w:val="20"/>
          <w:lang w:val="en-US" w:eastAsia="el-GR"/>
        </w:rPr>
        <w:t xml:space="preserve"> MEMWBrd = MEMWBIR[15:11];</w:t>
      </w:r>
    </w:p>
    <w:p w14:paraId="35B1AF85"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assign</w:t>
      </w:r>
      <w:r w:rsidRPr="002F4B7E">
        <w:rPr>
          <w:rFonts w:ascii="Consolas" w:hAnsi="Consolas" w:cs="Consolas"/>
          <w:color w:val="000000"/>
          <w:sz w:val="20"/>
          <w:lang w:val="en-US" w:eastAsia="el-GR"/>
        </w:rPr>
        <w:t xml:space="preserve"> IFIDop = IFIDIR[31:26];</w:t>
      </w:r>
    </w:p>
    <w:p w14:paraId="7CA75CCE"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assign</w:t>
      </w:r>
      <w:r w:rsidRPr="002F4B7E">
        <w:rPr>
          <w:rFonts w:ascii="Consolas" w:hAnsi="Consolas" w:cs="Consolas"/>
          <w:color w:val="000000"/>
          <w:sz w:val="20"/>
          <w:lang w:val="en-US" w:eastAsia="el-GR"/>
        </w:rPr>
        <w:t xml:space="preserve"> EXMEMop = EXMEMIR[31:26]; </w:t>
      </w:r>
    </w:p>
    <w:p w14:paraId="3BA0335D"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assign</w:t>
      </w:r>
      <w:r w:rsidRPr="002F4B7E">
        <w:rPr>
          <w:rFonts w:ascii="Consolas" w:hAnsi="Consolas" w:cs="Consolas"/>
          <w:color w:val="000000"/>
          <w:sz w:val="20"/>
          <w:lang w:val="en-US" w:eastAsia="el-GR"/>
        </w:rPr>
        <w:t xml:space="preserve"> MEMWBop = MEMWBIR[31:26];</w:t>
      </w:r>
    </w:p>
    <w:p w14:paraId="0BDF3940"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assign</w:t>
      </w:r>
      <w:r w:rsidRPr="002F4B7E">
        <w:rPr>
          <w:rFonts w:ascii="Consolas" w:hAnsi="Consolas" w:cs="Consolas"/>
          <w:color w:val="000000"/>
          <w:sz w:val="20"/>
          <w:lang w:val="en-US" w:eastAsia="el-GR"/>
        </w:rPr>
        <w:t xml:space="preserve"> IDEXop = IDEXIR[31:26];</w:t>
      </w:r>
    </w:p>
    <w:p w14:paraId="0DA40426"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p>
    <w:p w14:paraId="683FEC9C"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assign</w:t>
      </w:r>
      <w:r w:rsidRPr="002F4B7E">
        <w:rPr>
          <w:rFonts w:ascii="Consolas" w:hAnsi="Consolas" w:cs="Consolas"/>
          <w:color w:val="000000"/>
          <w:sz w:val="20"/>
          <w:lang w:val="en-US" w:eastAsia="el-GR"/>
        </w:rPr>
        <w:t xml:space="preserve"> MEMStageFlag = (EXMEMop==LW || EXMEMop==SW)? 0 : 1;</w:t>
      </w:r>
    </w:p>
    <w:p w14:paraId="77650F75"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p>
    <w:p w14:paraId="7B0F0631"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8080"/>
          <w:sz w:val="20"/>
          <w:lang w:val="en-US" w:eastAsia="el-GR"/>
        </w:rPr>
        <w:t xml:space="preserve">//Interlock </w:t>
      </w:r>
    </w:p>
    <w:p w14:paraId="0A6D8E66"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InterlockUnit myinterlock(IDEXIR[31:26], IFIDIR[31:26], IFIDIR[25:21], IFIDIR[20:16], IDEXrt,mips.EXMEMIR[20:16], stall);</w:t>
      </w:r>
    </w:p>
    <w:p w14:paraId="27FC97A1"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p>
    <w:p w14:paraId="2051B449"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8080"/>
          <w:sz w:val="20"/>
          <w:lang w:val="en-US" w:eastAsia="el-GR"/>
        </w:rPr>
        <w:t>//Forward - Decode</w:t>
      </w:r>
    </w:p>
    <w:p w14:paraId="797E2238"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BranchForwardUnit mybrancForwardUnit(IFIDIR[31:26], IFIDIR[25:21], IFIDIR[20:16],muxREGout,MEMWBOut, bfaout, bfbout); </w:t>
      </w:r>
    </w:p>
    <w:p w14:paraId="76F3A60B"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BranchPrediction mybranchdec(IFIDIR[31:26],bfaout,bfbout,takebranch); </w:t>
      </w:r>
    </w:p>
    <w:p w14:paraId="7C35DCD1"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p>
    <w:p w14:paraId="396542A0"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8080"/>
          <w:sz w:val="20"/>
          <w:lang w:val="en-US" w:eastAsia="el-GR"/>
        </w:rPr>
        <w:t>//gia thn ALU</w:t>
      </w:r>
    </w:p>
    <w:p w14:paraId="7CB9C1F9"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8080"/>
          <w:sz w:val="20"/>
          <w:lang w:val="en-US" w:eastAsia="el-GR"/>
        </w:rPr>
        <w:t>//Forward - Execute</w:t>
      </w:r>
    </w:p>
    <w:p w14:paraId="7D536317"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forwardUnit myforwardUnit(IDEXop, IDEXrs,IDEXrt,muxREGout,MEMWBOut,faout,fbout);</w:t>
      </w:r>
    </w:p>
    <w:p w14:paraId="030D7075"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Alucontroller myaluctrl(IDEXop,IDEXIR[5:0],ctrlout);</w:t>
      </w:r>
    </w:p>
    <w:p w14:paraId="359FD8CD"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muxInA myinA(IDEXop,faout, FA);</w:t>
      </w:r>
    </w:p>
    <w:p w14:paraId="504CEEF7"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muxInB myinB(IDEXop,fbout, FB);</w:t>
      </w:r>
    </w:p>
    <w:p w14:paraId="327856F1"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p>
    <w:p w14:paraId="4DAC33E4"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ALU myalu(clock,ctrlout,FA,FB,ALUOut);</w:t>
      </w:r>
    </w:p>
    <w:p w14:paraId="624F9196"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muxPC  mypcmux( IDEXIR[25:0], FA&lt;&lt;2, PC, IDEXop, muxpcout);</w:t>
      </w:r>
    </w:p>
    <w:p w14:paraId="21910694"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p>
    <w:p w14:paraId="53B6227F"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8080"/>
          <w:sz w:val="20"/>
          <w:lang w:val="en-US" w:eastAsia="el-GR"/>
        </w:rPr>
        <w:t xml:space="preserve">//MemStage </w:t>
      </w:r>
    </w:p>
    <w:p w14:paraId="0D564DF6"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8080"/>
          <w:sz w:val="20"/>
          <w:lang w:val="en-US" w:eastAsia="el-GR"/>
        </w:rPr>
        <w:t>//Forward - Memory</w:t>
      </w:r>
    </w:p>
    <w:p w14:paraId="42F99874"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MemForwardUnit mymemforwardunit(EXMEMop,EXMEMIR[20:16],MEMWBOut,MEMWBOutAFTER,flagmem);</w:t>
      </w:r>
    </w:p>
    <w:p w14:paraId="7C5A7BEB"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DMem Memory(clock, EXMEMop, EXMEMALUOut,finalmemOut, MEMStageOut);</w:t>
      </w:r>
    </w:p>
    <w:p w14:paraId="3650E826"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MemInputMux mymemmux(flagmem, EXMEMB, MEMWBValue,MEMWBValueAfter, finalmemOut);</w:t>
      </w:r>
    </w:p>
    <w:p w14:paraId="58E6C45B"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mux2x1 testmux(MEMStageOut, EXMEMALUOut,EXMEMOut, MEMStageFlag);</w:t>
      </w:r>
    </w:p>
    <w:p w14:paraId="2807CCFF"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p>
    <w:p w14:paraId="4E5028BB"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color w:val="008080"/>
          <w:sz w:val="20"/>
          <w:lang w:val="en-US" w:eastAsia="el-GR"/>
        </w:rPr>
        <w:t>//Write Back stage</w:t>
      </w:r>
    </w:p>
    <w:p w14:paraId="74375C75"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RegistersFile myregs(clock, MEMWBValue, regOut1, regOut2, MEMWBOut,IFIDIR[25:21],IFIDIR[20:16]);</w:t>
      </w:r>
    </w:p>
    <w:p w14:paraId="0AE2DC22"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lastRenderedPageBreak/>
        <w:t>mux2x1_5bit wbmux(EXMEMrd, EXMEMIR[20:16], muxREGout,EXMEMop);</w:t>
      </w:r>
    </w:p>
    <w:p w14:paraId="3C23BFEC"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p>
    <w:p w14:paraId="428683B8"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b/>
          <w:bCs/>
          <w:color w:val="7F0055"/>
          <w:sz w:val="20"/>
          <w:lang w:val="en-US" w:eastAsia="el-GR"/>
        </w:rPr>
        <w:t>initial</w:t>
      </w: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begin</w:t>
      </w:r>
      <w:r w:rsidRPr="002F4B7E">
        <w:rPr>
          <w:rFonts w:ascii="Consolas" w:hAnsi="Consolas" w:cs="Consolas"/>
          <w:color w:val="000000"/>
          <w:sz w:val="20"/>
          <w:lang w:val="en-US" w:eastAsia="el-GR"/>
        </w:rPr>
        <w:t xml:space="preserve"> </w:t>
      </w:r>
    </w:p>
    <w:p w14:paraId="3D781285"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$readmemh(</w:t>
      </w:r>
      <w:r w:rsidRPr="002F4B7E">
        <w:rPr>
          <w:rFonts w:ascii="Consolas" w:hAnsi="Consolas" w:cs="Consolas"/>
          <w:color w:val="000080"/>
          <w:sz w:val="20"/>
          <w:lang w:val="en-US" w:eastAsia="el-GR"/>
        </w:rPr>
        <w:t>"imem_simple3.v"</w:t>
      </w:r>
      <w:r w:rsidRPr="002F4B7E">
        <w:rPr>
          <w:rFonts w:ascii="Consolas" w:hAnsi="Consolas" w:cs="Consolas"/>
          <w:color w:val="000000"/>
          <w:sz w:val="20"/>
          <w:lang w:val="en-US" w:eastAsia="el-GR"/>
        </w:rPr>
        <w:t>, IMemory);</w:t>
      </w:r>
    </w:p>
    <w:p w14:paraId="426B48A4"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PC = 0; </w:t>
      </w:r>
    </w:p>
    <w:p w14:paraId="28CE8AA1"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IFIDIR = noop;</w:t>
      </w:r>
    </w:p>
    <w:p w14:paraId="16A90E2B"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Pr>
          <w:rFonts w:ascii="Consolas" w:hAnsi="Consolas" w:cs="Consolas"/>
          <w:color w:val="000000"/>
          <w:sz w:val="20"/>
          <w:lang w:val="en-US" w:eastAsia="el-GR"/>
        </w:rPr>
        <w:t xml:space="preserve">    </w:t>
      </w:r>
      <w:r w:rsidRPr="002F4B7E">
        <w:rPr>
          <w:rFonts w:ascii="Consolas" w:hAnsi="Consolas" w:cs="Consolas"/>
          <w:color w:val="000000"/>
          <w:sz w:val="20"/>
          <w:lang w:val="en-US" w:eastAsia="el-GR"/>
        </w:rPr>
        <w:t>IDEXIR = noop;</w:t>
      </w:r>
    </w:p>
    <w:p w14:paraId="6E914CA1" w14:textId="77777777" w:rsidR="00E968FF" w:rsidRPr="008841B0" w:rsidRDefault="00E968FF" w:rsidP="00E968FF">
      <w:pPr>
        <w:autoSpaceDE w:val="0"/>
        <w:autoSpaceDN w:val="0"/>
        <w:adjustRightInd w:val="0"/>
        <w:spacing w:after="0" w:line="240" w:lineRule="auto"/>
        <w:jc w:val="left"/>
        <w:rPr>
          <w:rFonts w:ascii="Consolas" w:hAnsi="Consolas" w:cs="Consolas"/>
          <w:sz w:val="20"/>
          <w:lang w:val="en-US" w:eastAsia="el-GR"/>
        </w:rPr>
      </w:pPr>
      <w:r>
        <w:rPr>
          <w:rFonts w:ascii="Consolas" w:hAnsi="Consolas" w:cs="Consolas"/>
          <w:color w:val="000000"/>
          <w:sz w:val="20"/>
          <w:lang w:val="en-US" w:eastAsia="el-GR"/>
        </w:rPr>
        <w:t xml:space="preserve">    </w:t>
      </w:r>
      <w:r w:rsidRPr="008841B0">
        <w:rPr>
          <w:rFonts w:ascii="Consolas" w:hAnsi="Consolas" w:cs="Consolas"/>
          <w:color w:val="000000"/>
          <w:sz w:val="20"/>
          <w:lang w:val="en-US" w:eastAsia="el-GR"/>
        </w:rPr>
        <w:t>EXMEMIR = noop;</w:t>
      </w:r>
    </w:p>
    <w:p w14:paraId="5735A17E"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8841B0">
        <w:rPr>
          <w:rFonts w:ascii="Consolas" w:hAnsi="Consolas" w:cs="Consolas"/>
          <w:color w:val="000000"/>
          <w:sz w:val="20"/>
          <w:lang w:val="en-US" w:eastAsia="el-GR"/>
        </w:rPr>
        <w:t xml:space="preserve">    </w:t>
      </w:r>
      <w:r w:rsidRPr="002F4B7E">
        <w:rPr>
          <w:rFonts w:ascii="Consolas" w:hAnsi="Consolas" w:cs="Consolas"/>
          <w:color w:val="000000"/>
          <w:sz w:val="20"/>
          <w:lang w:val="en-US" w:eastAsia="el-GR"/>
        </w:rPr>
        <w:t xml:space="preserve">MEMWBIR = noop; </w:t>
      </w:r>
      <w:r w:rsidRPr="002F4B7E">
        <w:rPr>
          <w:rFonts w:ascii="Consolas" w:hAnsi="Consolas" w:cs="Consolas"/>
          <w:color w:val="008080"/>
          <w:sz w:val="20"/>
          <w:lang w:val="en-US" w:eastAsia="el-GR"/>
        </w:rPr>
        <w:t>// put no_ops in pipeline registers</w:t>
      </w:r>
    </w:p>
    <w:p w14:paraId="3F8132EB"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end</w:t>
      </w:r>
    </w:p>
    <w:p w14:paraId="5A8B3A89"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p>
    <w:p w14:paraId="2A517974"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b/>
          <w:bCs/>
          <w:color w:val="7F0055"/>
          <w:sz w:val="20"/>
          <w:lang w:val="en-US" w:eastAsia="el-GR"/>
        </w:rPr>
        <w:t>always</w:t>
      </w:r>
      <w:r w:rsidRPr="002F4B7E">
        <w:rPr>
          <w:rFonts w:ascii="Consolas" w:hAnsi="Consolas" w:cs="Consolas"/>
          <w:color w:val="000000"/>
          <w:sz w:val="20"/>
          <w:lang w:val="en-US" w:eastAsia="el-GR"/>
        </w:rPr>
        <w:t xml:space="preserve"> @ (</w:t>
      </w:r>
      <w:r w:rsidRPr="002F4B7E">
        <w:rPr>
          <w:rFonts w:ascii="Consolas" w:hAnsi="Consolas" w:cs="Consolas"/>
          <w:b/>
          <w:bCs/>
          <w:color w:val="7F0055"/>
          <w:sz w:val="20"/>
          <w:lang w:val="en-US" w:eastAsia="el-GR"/>
        </w:rPr>
        <w:t>posedge</w:t>
      </w:r>
      <w:r w:rsidRPr="002F4B7E">
        <w:rPr>
          <w:rFonts w:ascii="Consolas" w:hAnsi="Consolas" w:cs="Consolas"/>
          <w:color w:val="000000"/>
          <w:sz w:val="20"/>
          <w:lang w:val="en-US" w:eastAsia="el-GR"/>
        </w:rPr>
        <w:t xml:space="preserve"> clock) </w:t>
      </w:r>
      <w:r w:rsidRPr="002F4B7E">
        <w:rPr>
          <w:rFonts w:ascii="Consolas" w:hAnsi="Consolas" w:cs="Consolas"/>
          <w:b/>
          <w:bCs/>
          <w:color w:val="7F0055"/>
          <w:sz w:val="20"/>
          <w:lang w:val="en-US" w:eastAsia="el-GR"/>
        </w:rPr>
        <w:t>begin</w:t>
      </w:r>
      <w:r w:rsidRPr="002F4B7E">
        <w:rPr>
          <w:rFonts w:ascii="Consolas" w:hAnsi="Consolas" w:cs="Consolas"/>
          <w:color w:val="000000"/>
          <w:sz w:val="20"/>
          <w:lang w:val="en-US" w:eastAsia="el-GR"/>
        </w:rPr>
        <w:t xml:space="preserve"> </w:t>
      </w:r>
    </w:p>
    <w:p w14:paraId="12AD2F42"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if</w:t>
      </w:r>
      <w:r w:rsidRPr="002F4B7E">
        <w:rPr>
          <w:rFonts w:ascii="Consolas" w:hAnsi="Consolas" w:cs="Consolas"/>
          <w:color w:val="000000"/>
          <w:sz w:val="20"/>
          <w:lang w:val="en-US" w:eastAsia="el-GR"/>
        </w:rPr>
        <w:t xml:space="preserve"> (~stall) </w:t>
      </w:r>
      <w:r w:rsidRPr="002F4B7E">
        <w:rPr>
          <w:rFonts w:ascii="Consolas" w:hAnsi="Consolas" w:cs="Consolas"/>
          <w:b/>
          <w:bCs/>
          <w:color w:val="7F0055"/>
          <w:sz w:val="20"/>
          <w:lang w:val="en-US" w:eastAsia="el-GR"/>
        </w:rPr>
        <w:t>begin</w:t>
      </w:r>
      <w:r w:rsidRPr="002F4B7E">
        <w:rPr>
          <w:rFonts w:ascii="Consolas" w:hAnsi="Consolas" w:cs="Consolas"/>
          <w:color w:val="000000"/>
          <w:sz w:val="20"/>
          <w:lang w:val="en-US" w:eastAsia="el-GR"/>
        </w:rPr>
        <w:t xml:space="preserve"> </w:t>
      </w:r>
      <w:r>
        <w:rPr>
          <w:rFonts w:ascii="Consolas" w:hAnsi="Consolas" w:cs="Consolas"/>
          <w:color w:val="008080"/>
          <w:sz w:val="20"/>
          <w:lang w:val="en-US" w:eastAsia="el-GR"/>
        </w:rPr>
        <w:t xml:space="preserve">// the </w:t>
      </w:r>
      <w:r w:rsidRPr="002F4B7E">
        <w:rPr>
          <w:rFonts w:ascii="Consolas" w:hAnsi="Consolas" w:cs="Consolas"/>
          <w:color w:val="008080"/>
          <w:sz w:val="20"/>
          <w:lang w:val="en-US" w:eastAsia="el-GR"/>
        </w:rPr>
        <w:t>rst three pipeline stages stall if there is a load hazard</w:t>
      </w:r>
    </w:p>
    <w:p w14:paraId="18FAC1D5"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if</w:t>
      </w:r>
      <w:r w:rsidRPr="002F4B7E">
        <w:rPr>
          <w:rFonts w:ascii="Consolas" w:hAnsi="Consolas" w:cs="Consolas"/>
          <w:color w:val="000000"/>
          <w:sz w:val="20"/>
          <w:lang w:val="en-US" w:eastAsia="el-GR"/>
        </w:rPr>
        <w:t xml:space="preserve"> (~takebranch) </w:t>
      </w:r>
      <w:r w:rsidRPr="002F4B7E">
        <w:rPr>
          <w:rFonts w:ascii="Consolas" w:hAnsi="Consolas" w:cs="Consolas"/>
          <w:b/>
          <w:bCs/>
          <w:color w:val="7F0055"/>
          <w:sz w:val="20"/>
          <w:lang w:val="en-US" w:eastAsia="el-GR"/>
        </w:rPr>
        <w:t>begin</w:t>
      </w:r>
      <w:r w:rsidRPr="002F4B7E">
        <w:rPr>
          <w:rFonts w:ascii="Consolas" w:hAnsi="Consolas" w:cs="Consolas"/>
          <w:color w:val="000000"/>
          <w:sz w:val="20"/>
          <w:lang w:val="en-US" w:eastAsia="el-GR"/>
        </w:rPr>
        <w:t xml:space="preserve"> </w:t>
      </w:r>
      <w:r w:rsidRPr="002F4B7E">
        <w:rPr>
          <w:rFonts w:ascii="Consolas" w:hAnsi="Consolas" w:cs="Consolas"/>
          <w:color w:val="008080"/>
          <w:sz w:val="20"/>
          <w:lang w:val="en-US" w:eastAsia="el-GR"/>
        </w:rPr>
        <w:t>// ? rst instruction in the pipeline is being fetched normally</w:t>
      </w:r>
    </w:p>
    <w:p w14:paraId="66EACD76" w14:textId="77777777" w:rsidR="00E968FF" w:rsidRPr="00FB6230"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FB6230">
        <w:rPr>
          <w:rFonts w:ascii="Consolas" w:hAnsi="Consolas" w:cs="Consolas"/>
          <w:color w:val="000000"/>
          <w:sz w:val="20"/>
          <w:lang w:val="en-US" w:eastAsia="el-GR"/>
        </w:rPr>
        <w:t>IFIDIR &lt;= IMemory[PC&gt;&gt;2];</w:t>
      </w:r>
    </w:p>
    <w:p w14:paraId="58D913D6"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PC &lt;= muxpcout; </w:t>
      </w:r>
    </w:p>
    <w:p w14:paraId="1ADAEF22" w14:textId="77777777" w:rsidR="00E968FF" w:rsidRDefault="00E968FF" w:rsidP="00E968FF">
      <w:pPr>
        <w:autoSpaceDE w:val="0"/>
        <w:autoSpaceDN w:val="0"/>
        <w:adjustRightInd w:val="0"/>
        <w:spacing w:after="0" w:line="240" w:lineRule="auto"/>
        <w:jc w:val="left"/>
        <w:rPr>
          <w:rFonts w:ascii="Consolas" w:hAnsi="Consolas" w:cs="Consolas"/>
          <w:color w:val="000000"/>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end</w:t>
      </w: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else</w:t>
      </w: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begin</w:t>
      </w:r>
      <w:r w:rsidRPr="002F4B7E">
        <w:rPr>
          <w:rFonts w:ascii="Consolas" w:hAnsi="Consolas" w:cs="Consolas"/>
          <w:color w:val="000000"/>
          <w:sz w:val="20"/>
          <w:lang w:val="en-US" w:eastAsia="el-GR"/>
        </w:rPr>
        <w:t xml:space="preserve"> </w:t>
      </w:r>
    </w:p>
    <w:p w14:paraId="5C149E87" w14:textId="77777777" w:rsidR="00E968FF" w:rsidRDefault="00E968FF" w:rsidP="00E968FF">
      <w:pPr>
        <w:autoSpaceDE w:val="0"/>
        <w:autoSpaceDN w:val="0"/>
        <w:adjustRightInd w:val="0"/>
        <w:spacing w:after="0" w:line="240" w:lineRule="auto"/>
        <w:jc w:val="left"/>
        <w:rPr>
          <w:rFonts w:ascii="Consolas" w:hAnsi="Consolas" w:cs="Consolas"/>
          <w:color w:val="008080"/>
          <w:sz w:val="20"/>
          <w:lang w:val="en-US" w:eastAsia="el-GR"/>
        </w:rPr>
      </w:pPr>
      <w:r w:rsidRPr="0031439C">
        <w:rPr>
          <w:rFonts w:ascii="Consolas" w:hAnsi="Consolas" w:cs="Consolas"/>
          <w:color w:val="000000"/>
          <w:sz w:val="20"/>
          <w:lang w:val="en-US" w:eastAsia="el-GR"/>
        </w:rPr>
        <w:t xml:space="preserve">         </w:t>
      </w:r>
      <w:r w:rsidRPr="002F4B7E">
        <w:rPr>
          <w:rFonts w:ascii="Consolas" w:hAnsi="Consolas" w:cs="Consolas"/>
          <w:color w:val="008080"/>
          <w:sz w:val="20"/>
          <w:lang w:val="en-US" w:eastAsia="el-GR"/>
        </w:rPr>
        <w:t xml:space="preserve">// a taken branch is in ID; instruction in IF is wrong; </w:t>
      </w:r>
    </w:p>
    <w:p w14:paraId="1E127D35" w14:textId="77777777" w:rsidR="00E968FF" w:rsidRPr="001233B4" w:rsidRDefault="00E968FF" w:rsidP="00E968FF">
      <w:pPr>
        <w:autoSpaceDE w:val="0"/>
        <w:autoSpaceDN w:val="0"/>
        <w:adjustRightInd w:val="0"/>
        <w:spacing w:after="0" w:line="240" w:lineRule="auto"/>
        <w:jc w:val="left"/>
        <w:rPr>
          <w:rFonts w:ascii="Consolas" w:hAnsi="Consolas" w:cs="Consolas"/>
          <w:color w:val="008080"/>
          <w:sz w:val="20"/>
          <w:lang w:val="en-US" w:eastAsia="el-GR"/>
        </w:rPr>
      </w:pPr>
      <w:r w:rsidRPr="00EB2B80">
        <w:rPr>
          <w:rFonts w:ascii="Consolas" w:hAnsi="Consolas" w:cs="Consolas"/>
          <w:color w:val="008080"/>
          <w:sz w:val="20"/>
          <w:lang w:val="en-US" w:eastAsia="el-GR"/>
        </w:rPr>
        <w:t xml:space="preserve">         //</w:t>
      </w:r>
      <w:r w:rsidRPr="002F4B7E">
        <w:rPr>
          <w:rFonts w:ascii="Consolas" w:hAnsi="Consolas" w:cs="Consolas"/>
          <w:color w:val="008080"/>
          <w:sz w:val="20"/>
          <w:lang w:val="en-US" w:eastAsia="el-GR"/>
        </w:rPr>
        <w:t>insert a no-op and reset the PC</w:t>
      </w:r>
    </w:p>
    <w:p w14:paraId="465A1DC4"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IFIDIR &lt;= noop; </w:t>
      </w:r>
    </w:p>
    <w:p w14:paraId="0A34B4EF"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PC &lt;= PC + ({{16{IFIDIR[15]}}, IFIDIR[15:0]}&lt;&lt;2); </w:t>
      </w:r>
    </w:p>
    <w:p w14:paraId="230DE84D"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end</w:t>
      </w:r>
      <w:r w:rsidRPr="002F4B7E">
        <w:rPr>
          <w:rFonts w:ascii="Consolas" w:hAnsi="Consolas" w:cs="Consolas"/>
          <w:color w:val="000000"/>
          <w:sz w:val="20"/>
          <w:lang w:val="en-US" w:eastAsia="el-GR"/>
        </w:rPr>
        <w:t xml:space="preserve"> </w:t>
      </w:r>
    </w:p>
    <w:p w14:paraId="6795A3A4"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color w:val="008080"/>
          <w:sz w:val="20"/>
          <w:lang w:val="en-US" w:eastAsia="el-GR"/>
        </w:rPr>
        <w:t xml:space="preserve">// second instruction is in register fetch </w:t>
      </w:r>
    </w:p>
    <w:p w14:paraId="72B3CA54" w14:textId="77777777" w:rsidR="00E968FF" w:rsidRDefault="00E968FF" w:rsidP="00E968FF">
      <w:pPr>
        <w:autoSpaceDE w:val="0"/>
        <w:autoSpaceDN w:val="0"/>
        <w:adjustRightInd w:val="0"/>
        <w:spacing w:after="0" w:line="240" w:lineRule="auto"/>
        <w:jc w:val="left"/>
        <w:rPr>
          <w:rFonts w:ascii="Consolas" w:hAnsi="Consolas" w:cs="Consolas"/>
          <w:sz w:val="20"/>
          <w:lang w:val="en-US" w:eastAsia="el-GR"/>
        </w:rPr>
      </w:pPr>
      <w:r>
        <w:rPr>
          <w:rFonts w:ascii="Consolas" w:hAnsi="Consolas" w:cs="Consolas"/>
          <w:color w:val="000000"/>
          <w:sz w:val="20"/>
          <w:lang w:val="en-US" w:eastAsia="el-GR"/>
        </w:rPr>
        <w:t xml:space="preserve">     </w:t>
      </w:r>
      <w:r w:rsidRPr="002F4B7E">
        <w:rPr>
          <w:rFonts w:ascii="Consolas" w:hAnsi="Consolas" w:cs="Consolas"/>
          <w:color w:val="000000"/>
          <w:sz w:val="20"/>
          <w:lang w:val="en-US" w:eastAsia="el-GR"/>
        </w:rPr>
        <w:t>IDEXA &lt;= regOut1;</w:t>
      </w:r>
    </w:p>
    <w:p w14:paraId="7665ED1A"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31439C">
        <w:rPr>
          <w:rFonts w:ascii="Consolas" w:hAnsi="Consolas" w:cs="Consolas"/>
          <w:sz w:val="20"/>
          <w:lang w:val="en-US" w:eastAsia="el-GR"/>
        </w:rPr>
        <w:t xml:space="preserve">     </w:t>
      </w:r>
      <w:r w:rsidRPr="002F4B7E">
        <w:rPr>
          <w:rFonts w:ascii="Consolas" w:hAnsi="Consolas" w:cs="Consolas"/>
          <w:color w:val="000000"/>
          <w:sz w:val="20"/>
          <w:lang w:val="en-US" w:eastAsia="el-GR"/>
        </w:rPr>
        <w:t>IDEXB &lt;= regOut2;</w:t>
      </w:r>
    </w:p>
    <w:p w14:paraId="3F45F090"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Pr>
          <w:rFonts w:ascii="Consolas" w:hAnsi="Consolas" w:cs="Consolas"/>
          <w:color w:val="000000"/>
          <w:sz w:val="20"/>
          <w:lang w:val="en-US" w:eastAsia="el-GR"/>
        </w:rPr>
        <w:t xml:space="preserve">   </w:t>
      </w:r>
      <w:r w:rsidRPr="002F4B7E">
        <w:rPr>
          <w:rFonts w:ascii="Consolas" w:hAnsi="Consolas" w:cs="Consolas"/>
          <w:color w:val="000000"/>
          <w:sz w:val="20"/>
          <w:lang w:val="en-US" w:eastAsia="el-GR"/>
        </w:rPr>
        <w:t xml:space="preserve">  </w:t>
      </w:r>
      <w:r w:rsidRPr="002F4B7E">
        <w:rPr>
          <w:rFonts w:ascii="Consolas" w:hAnsi="Consolas" w:cs="Consolas"/>
          <w:color w:val="008080"/>
          <w:sz w:val="20"/>
          <w:lang w:val="en-US" w:eastAsia="el-GR"/>
        </w:rPr>
        <w:t>// third instruction is doing address calculation or ALU operation</w:t>
      </w:r>
    </w:p>
    <w:p w14:paraId="792A905D"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IDEXIR &lt;= IFIDIR; </w:t>
      </w:r>
      <w:r w:rsidRPr="002F4B7E">
        <w:rPr>
          <w:rFonts w:ascii="Consolas" w:hAnsi="Consolas" w:cs="Consolas"/>
          <w:color w:val="008080"/>
          <w:sz w:val="20"/>
          <w:lang w:val="en-US" w:eastAsia="el-GR"/>
        </w:rPr>
        <w:t>//pass along IR</w:t>
      </w:r>
    </w:p>
    <w:p w14:paraId="70F127A2"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if</w:t>
      </w:r>
      <w:r w:rsidRPr="002F4B7E">
        <w:rPr>
          <w:rFonts w:ascii="Consolas" w:hAnsi="Consolas" w:cs="Consolas"/>
          <w:color w:val="000000"/>
          <w:sz w:val="20"/>
          <w:lang w:val="en-US" w:eastAsia="el-GR"/>
        </w:rPr>
        <w:t xml:space="preserve"> (IDEXop==Jop) </w:t>
      </w:r>
      <w:r w:rsidRPr="002F4B7E">
        <w:rPr>
          <w:rFonts w:ascii="Consolas" w:hAnsi="Consolas" w:cs="Consolas"/>
          <w:b/>
          <w:bCs/>
          <w:color w:val="7F0055"/>
          <w:sz w:val="20"/>
          <w:lang w:val="en-US" w:eastAsia="el-GR"/>
        </w:rPr>
        <w:t>begin</w:t>
      </w:r>
    </w:p>
    <w:p w14:paraId="6E8A68C3"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color w:val="000000"/>
          <w:sz w:val="20"/>
          <w:lang w:val="en-US" w:eastAsia="el-GR"/>
        </w:rPr>
        <w:tab/>
        <w:t>IFIDIR &lt;=noop;</w:t>
      </w:r>
    </w:p>
    <w:p w14:paraId="4EE1E4DE"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IDEXIR &lt;=noop;</w:t>
      </w:r>
    </w:p>
    <w:p w14:paraId="4B16055E"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end</w:t>
      </w: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else</w:t>
      </w: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if</w:t>
      </w:r>
      <w:r w:rsidRPr="002F4B7E">
        <w:rPr>
          <w:rFonts w:ascii="Consolas" w:hAnsi="Consolas" w:cs="Consolas"/>
          <w:color w:val="000000"/>
          <w:sz w:val="20"/>
          <w:lang w:val="en-US" w:eastAsia="el-GR"/>
        </w:rPr>
        <w:t xml:space="preserve"> (IDEXop==JALop) </w:t>
      </w:r>
      <w:r w:rsidRPr="002F4B7E">
        <w:rPr>
          <w:rFonts w:ascii="Consolas" w:hAnsi="Consolas" w:cs="Consolas"/>
          <w:b/>
          <w:bCs/>
          <w:color w:val="7F0055"/>
          <w:sz w:val="20"/>
          <w:lang w:val="en-US" w:eastAsia="el-GR"/>
        </w:rPr>
        <w:t>begin</w:t>
      </w:r>
    </w:p>
    <w:p w14:paraId="26D8D67E" w14:textId="77777777" w:rsidR="00E968FF" w:rsidRPr="00FB6230"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color w:val="000000"/>
          <w:sz w:val="20"/>
          <w:lang w:val="en-US" w:eastAsia="el-GR"/>
        </w:rPr>
        <w:tab/>
      </w:r>
      <w:r w:rsidRPr="00FB6230">
        <w:rPr>
          <w:rFonts w:ascii="Consolas" w:hAnsi="Consolas" w:cs="Consolas"/>
          <w:color w:val="000000"/>
          <w:sz w:val="20"/>
          <w:lang w:val="en-US" w:eastAsia="el-GR"/>
        </w:rPr>
        <w:t>IFIDIR &lt;=noop;</w:t>
      </w:r>
    </w:p>
    <w:p w14:paraId="67A97677"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IDEXIR &lt;=noop;</w:t>
      </w:r>
    </w:p>
    <w:p w14:paraId="6B329323"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end</w:t>
      </w: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else</w:t>
      </w: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if</w:t>
      </w:r>
      <w:r w:rsidRPr="002F4B7E">
        <w:rPr>
          <w:rFonts w:ascii="Consolas" w:hAnsi="Consolas" w:cs="Consolas"/>
          <w:color w:val="000000"/>
          <w:sz w:val="20"/>
          <w:lang w:val="en-US" w:eastAsia="el-GR"/>
        </w:rPr>
        <w:t xml:space="preserve"> (IDEXop==ALUop) </w:t>
      </w:r>
      <w:r w:rsidRPr="002F4B7E">
        <w:rPr>
          <w:rFonts w:ascii="Consolas" w:hAnsi="Consolas" w:cs="Consolas"/>
          <w:b/>
          <w:bCs/>
          <w:color w:val="7F0055"/>
          <w:sz w:val="20"/>
          <w:lang w:val="en-US" w:eastAsia="el-GR"/>
        </w:rPr>
        <w:t>begin</w:t>
      </w:r>
    </w:p>
    <w:p w14:paraId="0E4392BD"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case</w:t>
      </w:r>
      <w:r w:rsidRPr="002F4B7E">
        <w:rPr>
          <w:rFonts w:ascii="Consolas" w:hAnsi="Consolas" w:cs="Consolas"/>
          <w:color w:val="000000"/>
          <w:sz w:val="20"/>
          <w:lang w:val="en-US" w:eastAsia="el-GR"/>
        </w:rPr>
        <w:t xml:space="preserve"> (IDEXIR[5:0]) </w:t>
      </w:r>
    </w:p>
    <w:p w14:paraId="51611B39"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8:  </w:t>
      </w:r>
      <w:r w:rsidRPr="002F4B7E">
        <w:rPr>
          <w:rFonts w:ascii="Consolas" w:hAnsi="Consolas" w:cs="Consolas"/>
          <w:b/>
          <w:bCs/>
          <w:color w:val="7F0055"/>
          <w:sz w:val="20"/>
          <w:lang w:val="en-US" w:eastAsia="el-GR"/>
        </w:rPr>
        <w:t>begin</w:t>
      </w:r>
      <w:r w:rsidRPr="002F4B7E">
        <w:rPr>
          <w:rFonts w:ascii="Consolas" w:hAnsi="Consolas" w:cs="Consolas"/>
          <w:color w:val="000000"/>
          <w:sz w:val="20"/>
          <w:lang w:val="en-US" w:eastAsia="el-GR"/>
        </w:rPr>
        <w:t xml:space="preserve"> </w:t>
      </w:r>
    </w:p>
    <w:p w14:paraId="155E4D40"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color w:val="000000"/>
          <w:sz w:val="20"/>
          <w:lang w:val="en-US" w:eastAsia="el-GR"/>
        </w:rPr>
        <w:tab/>
      </w:r>
      <w:r w:rsidRPr="002F4B7E">
        <w:rPr>
          <w:rFonts w:ascii="Consolas" w:hAnsi="Consolas" w:cs="Consolas"/>
          <w:color w:val="000000"/>
          <w:sz w:val="20"/>
          <w:lang w:val="en-US" w:eastAsia="el-GR"/>
        </w:rPr>
        <w:tab/>
        <w:t>IFIDIR &lt;=noop;</w:t>
      </w:r>
    </w:p>
    <w:p w14:paraId="5DC6472C"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color w:val="000000"/>
          <w:sz w:val="20"/>
          <w:lang w:val="en-US" w:eastAsia="el-GR"/>
        </w:rPr>
        <w:tab/>
      </w:r>
      <w:r w:rsidRPr="002F4B7E">
        <w:rPr>
          <w:rFonts w:ascii="Consolas" w:hAnsi="Consolas" w:cs="Consolas"/>
          <w:color w:val="000000"/>
          <w:sz w:val="20"/>
          <w:lang w:val="en-US" w:eastAsia="el-GR"/>
        </w:rPr>
        <w:tab/>
        <w:t>IDEXIR &lt;=noop;</w:t>
      </w:r>
    </w:p>
    <w:p w14:paraId="1AA5424C"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color w:val="000000"/>
          <w:sz w:val="20"/>
          <w:lang w:val="en-US" w:eastAsia="el-GR"/>
        </w:rPr>
        <w:tab/>
        <w:t xml:space="preserve">   </w:t>
      </w:r>
      <w:r w:rsidRPr="002F4B7E">
        <w:rPr>
          <w:rFonts w:ascii="Consolas" w:hAnsi="Consolas" w:cs="Consolas"/>
          <w:b/>
          <w:bCs/>
          <w:color w:val="7F0055"/>
          <w:sz w:val="20"/>
          <w:lang w:val="en-US" w:eastAsia="el-GR"/>
        </w:rPr>
        <w:t>end</w:t>
      </w:r>
    </w:p>
    <w:p w14:paraId="50ED12E2"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endcase</w:t>
      </w:r>
    </w:p>
    <w:p w14:paraId="31FA4790"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end</w:t>
      </w:r>
      <w:r w:rsidRPr="002F4B7E">
        <w:rPr>
          <w:rFonts w:ascii="Consolas" w:hAnsi="Consolas" w:cs="Consolas"/>
          <w:color w:val="000000"/>
          <w:sz w:val="20"/>
          <w:lang w:val="en-US" w:eastAsia="el-GR"/>
        </w:rPr>
        <w:t xml:space="preserve"> </w:t>
      </w:r>
    </w:p>
    <w:p w14:paraId="69982285"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Pr>
          <w:rFonts w:ascii="Consolas" w:hAnsi="Consolas" w:cs="Consolas"/>
          <w:color w:val="000000"/>
          <w:sz w:val="20"/>
          <w:lang w:val="en-US" w:eastAsia="el-GR"/>
        </w:rPr>
        <w:t xml:space="preserve">     </w:t>
      </w:r>
      <w:r w:rsidRPr="002F4B7E">
        <w:rPr>
          <w:rFonts w:ascii="Consolas" w:hAnsi="Consolas" w:cs="Consolas"/>
          <w:color w:val="000000"/>
          <w:sz w:val="20"/>
          <w:lang w:val="en-US" w:eastAsia="el-GR"/>
        </w:rPr>
        <w:t xml:space="preserve">EXMEMALUOut &lt;= ALUOut; </w:t>
      </w:r>
      <w:r w:rsidRPr="002F4B7E">
        <w:rPr>
          <w:rFonts w:ascii="Consolas" w:hAnsi="Consolas" w:cs="Consolas"/>
          <w:color w:val="008080"/>
          <w:sz w:val="20"/>
          <w:lang w:val="en-US" w:eastAsia="el-GR"/>
        </w:rPr>
        <w:t>//pairnei thn timi apo ton kataxwriti</w:t>
      </w:r>
    </w:p>
    <w:p w14:paraId="0C7145E6"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EXMEMIR &lt;= IDEXIR;</w:t>
      </w:r>
    </w:p>
    <w:p w14:paraId="70934C83"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EXMEMB  &lt;= IDEXB; </w:t>
      </w:r>
      <w:r w:rsidRPr="002F4B7E">
        <w:rPr>
          <w:rFonts w:ascii="Consolas" w:hAnsi="Consolas" w:cs="Consolas"/>
          <w:color w:val="008080"/>
          <w:sz w:val="20"/>
          <w:lang w:val="en-US" w:eastAsia="el-GR"/>
        </w:rPr>
        <w:t>//pass along the IR &amp; B register</w:t>
      </w:r>
    </w:p>
    <w:p w14:paraId="5DEB3420"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end</w:t>
      </w: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else</w:t>
      </w: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begin</w:t>
      </w:r>
    </w:p>
    <w:p w14:paraId="233B9741"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IFIDIR&lt;=noop;</w:t>
      </w:r>
    </w:p>
    <w:p w14:paraId="4026541B"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PC &lt;=PC-4;</w:t>
      </w:r>
    </w:p>
    <w:p w14:paraId="19757231"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end</w:t>
      </w:r>
      <w:r w:rsidRPr="002F4B7E">
        <w:rPr>
          <w:rFonts w:ascii="Consolas" w:hAnsi="Consolas" w:cs="Consolas"/>
          <w:color w:val="000000"/>
          <w:sz w:val="20"/>
          <w:lang w:val="en-US" w:eastAsia="el-GR"/>
        </w:rPr>
        <w:t xml:space="preserve"> </w:t>
      </w:r>
    </w:p>
    <w:p w14:paraId="49AA883C"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p>
    <w:p w14:paraId="2E3935BF"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end</w:t>
      </w:r>
    </w:p>
    <w:p w14:paraId="63CFB2F5"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p>
    <w:p w14:paraId="3211414A"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8080"/>
          <w:sz w:val="20"/>
          <w:lang w:val="en-US" w:eastAsia="el-GR"/>
        </w:rPr>
        <w:t>//Mem Stage</w:t>
      </w:r>
    </w:p>
    <w:p w14:paraId="5B027704"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b/>
          <w:bCs/>
          <w:color w:val="7F0055"/>
          <w:sz w:val="20"/>
          <w:lang w:val="en-US" w:eastAsia="el-GR"/>
        </w:rPr>
        <w:t>always</w:t>
      </w:r>
      <w:r w:rsidRPr="002F4B7E">
        <w:rPr>
          <w:rFonts w:ascii="Consolas" w:hAnsi="Consolas" w:cs="Consolas"/>
          <w:color w:val="000000"/>
          <w:sz w:val="20"/>
          <w:lang w:val="en-US" w:eastAsia="el-GR"/>
        </w:rPr>
        <w:t xml:space="preserve"> @ (</w:t>
      </w:r>
      <w:r w:rsidRPr="002F4B7E">
        <w:rPr>
          <w:rFonts w:ascii="Consolas" w:hAnsi="Consolas" w:cs="Consolas"/>
          <w:b/>
          <w:bCs/>
          <w:color w:val="7F0055"/>
          <w:sz w:val="20"/>
          <w:lang w:val="en-US" w:eastAsia="el-GR"/>
        </w:rPr>
        <w:t>posedge</w:t>
      </w:r>
      <w:r w:rsidRPr="002F4B7E">
        <w:rPr>
          <w:rFonts w:ascii="Consolas" w:hAnsi="Consolas" w:cs="Consolas"/>
          <w:color w:val="000000"/>
          <w:sz w:val="20"/>
          <w:lang w:val="en-US" w:eastAsia="el-GR"/>
        </w:rPr>
        <w:t xml:space="preserve"> clock) </w:t>
      </w:r>
      <w:r w:rsidRPr="002F4B7E">
        <w:rPr>
          <w:rFonts w:ascii="Consolas" w:hAnsi="Consolas" w:cs="Consolas"/>
          <w:b/>
          <w:bCs/>
          <w:color w:val="7F0055"/>
          <w:sz w:val="20"/>
          <w:lang w:val="en-US" w:eastAsia="el-GR"/>
        </w:rPr>
        <w:t>begin</w:t>
      </w:r>
    </w:p>
    <w:p w14:paraId="089CCB11"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Pr>
          <w:rFonts w:ascii="Consolas" w:hAnsi="Consolas" w:cs="Consolas"/>
          <w:color w:val="000000"/>
          <w:sz w:val="20"/>
          <w:lang w:val="en-US" w:eastAsia="el-GR"/>
        </w:rPr>
        <w:t xml:space="preserve">     </w:t>
      </w:r>
      <w:r w:rsidRPr="002F4B7E">
        <w:rPr>
          <w:rFonts w:ascii="Consolas" w:hAnsi="Consolas" w:cs="Consolas"/>
          <w:color w:val="000000"/>
          <w:sz w:val="20"/>
          <w:lang w:val="en-US" w:eastAsia="el-GR"/>
        </w:rPr>
        <w:t>MEMWBValue &lt;= EXMEMOut;</w:t>
      </w:r>
    </w:p>
    <w:p w14:paraId="02271343"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FB6230">
        <w:rPr>
          <w:rFonts w:ascii="Consolas" w:hAnsi="Consolas" w:cs="Consolas"/>
          <w:color w:val="000000"/>
          <w:sz w:val="20"/>
          <w:lang w:val="en-US" w:eastAsia="el-GR"/>
        </w:rPr>
        <w:t xml:space="preserve"> </w:t>
      </w:r>
      <w:r w:rsidRPr="002F4B7E">
        <w:rPr>
          <w:rFonts w:ascii="Consolas" w:hAnsi="Consolas" w:cs="Consolas"/>
          <w:color w:val="000000"/>
          <w:sz w:val="20"/>
          <w:lang w:val="en-US" w:eastAsia="el-GR"/>
        </w:rPr>
        <w:t>MEMWBOut &lt;= muxREGout;</w:t>
      </w:r>
    </w:p>
    <w:p w14:paraId="301A9AC7"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b/>
          <w:bCs/>
          <w:color w:val="7F0055"/>
          <w:sz w:val="20"/>
          <w:lang w:val="en-US" w:eastAsia="el-GR"/>
        </w:rPr>
        <w:t>end</w:t>
      </w:r>
    </w:p>
    <w:p w14:paraId="07B088EF"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8080"/>
          <w:sz w:val="20"/>
          <w:lang w:val="en-US" w:eastAsia="el-GR"/>
        </w:rPr>
        <w:t>//Write Back Stage</w:t>
      </w:r>
    </w:p>
    <w:p w14:paraId="1A81EBA1"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b/>
          <w:bCs/>
          <w:color w:val="7F0055"/>
          <w:sz w:val="20"/>
          <w:lang w:val="en-US" w:eastAsia="el-GR"/>
        </w:rPr>
        <w:lastRenderedPageBreak/>
        <w:t>always</w:t>
      </w:r>
      <w:r w:rsidRPr="002F4B7E">
        <w:rPr>
          <w:rFonts w:ascii="Consolas" w:hAnsi="Consolas" w:cs="Consolas"/>
          <w:color w:val="000000"/>
          <w:sz w:val="20"/>
          <w:lang w:val="en-US" w:eastAsia="el-GR"/>
        </w:rPr>
        <w:t xml:space="preserve"> @(</w:t>
      </w:r>
      <w:r w:rsidRPr="002F4B7E">
        <w:rPr>
          <w:rFonts w:ascii="Consolas" w:hAnsi="Consolas" w:cs="Consolas"/>
          <w:b/>
          <w:bCs/>
          <w:color w:val="7F0055"/>
          <w:sz w:val="20"/>
          <w:lang w:val="en-US" w:eastAsia="el-GR"/>
        </w:rPr>
        <w:t>posedge</w:t>
      </w:r>
      <w:r w:rsidRPr="002F4B7E">
        <w:rPr>
          <w:rFonts w:ascii="Consolas" w:hAnsi="Consolas" w:cs="Consolas"/>
          <w:color w:val="000000"/>
          <w:sz w:val="20"/>
          <w:lang w:val="en-US" w:eastAsia="el-GR"/>
        </w:rPr>
        <w:t xml:space="preserve"> clock) </w:t>
      </w:r>
      <w:r w:rsidRPr="002F4B7E">
        <w:rPr>
          <w:rFonts w:ascii="Consolas" w:hAnsi="Consolas" w:cs="Consolas"/>
          <w:b/>
          <w:bCs/>
          <w:color w:val="7F0055"/>
          <w:sz w:val="20"/>
          <w:lang w:val="en-US" w:eastAsia="el-GR"/>
        </w:rPr>
        <w:t>begin</w:t>
      </w:r>
      <w:r w:rsidRPr="002F4B7E">
        <w:rPr>
          <w:rFonts w:ascii="Consolas" w:hAnsi="Consolas" w:cs="Consolas"/>
          <w:color w:val="000000"/>
          <w:sz w:val="20"/>
          <w:lang w:val="en-US" w:eastAsia="el-GR"/>
        </w:rPr>
        <w:t xml:space="preserve"> </w:t>
      </w:r>
    </w:p>
    <w:p w14:paraId="053938D0"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31439C">
        <w:rPr>
          <w:rFonts w:ascii="Consolas" w:hAnsi="Consolas" w:cs="Consolas"/>
          <w:color w:val="000000"/>
          <w:sz w:val="20"/>
          <w:lang w:val="en-US" w:eastAsia="el-GR"/>
        </w:rPr>
        <w:t xml:space="preserve"> </w:t>
      </w:r>
      <w:r w:rsidRPr="002F4B7E">
        <w:rPr>
          <w:rFonts w:ascii="Consolas" w:hAnsi="Consolas" w:cs="Consolas"/>
          <w:color w:val="000000"/>
          <w:sz w:val="20"/>
          <w:lang w:val="en-US" w:eastAsia="el-GR"/>
        </w:rPr>
        <w:t xml:space="preserve">MEMWBIR &lt;= EXMEMIR; </w:t>
      </w:r>
      <w:r w:rsidRPr="002F4B7E">
        <w:rPr>
          <w:rFonts w:ascii="Consolas" w:hAnsi="Consolas" w:cs="Consolas"/>
          <w:color w:val="008080"/>
          <w:sz w:val="20"/>
          <w:lang w:val="en-US" w:eastAsia="el-GR"/>
        </w:rPr>
        <w:t>//pass along IR</w:t>
      </w:r>
    </w:p>
    <w:p w14:paraId="7F453550" w14:textId="77777777" w:rsidR="00E968FF" w:rsidRPr="002F4B7E"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31439C">
        <w:rPr>
          <w:rFonts w:ascii="Consolas" w:hAnsi="Consolas" w:cs="Consolas"/>
          <w:color w:val="000000"/>
          <w:sz w:val="20"/>
          <w:lang w:val="en-US" w:eastAsia="el-GR"/>
        </w:rPr>
        <w:t xml:space="preserve"> </w:t>
      </w:r>
      <w:r w:rsidRPr="002F4B7E">
        <w:rPr>
          <w:rFonts w:ascii="Consolas" w:hAnsi="Consolas" w:cs="Consolas"/>
          <w:color w:val="000000"/>
          <w:sz w:val="20"/>
          <w:lang w:val="en-US" w:eastAsia="el-GR"/>
        </w:rPr>
        <w:t>MEMWBOutAFTER &lt;=MEMWBOut;</w:t>
      </w:r>
    </w:p>
    <w:p w14:paraId="1D1B2F48" w14:textId="77777777" w:rsidR="00E968FF" w:rsidRPr="00FB6230" w:rsidRDefault="00E968FF" w:rsidP="00E968FF">
      <w:pPr>
        <w:autoSpaceDE w:val="0"/>
        <w:autoSpaceDN w:val="0"/>
        <w:adjustRightInd w:val="0"/>
        <w:spacing w:after="0" w:line="240" w:lineRule="auto"/>
        <w:jc w:val="left"/>
        <w:rPr>
          <w:rFonts w:ascii="Consolas" w:hAnsi="Consolas" w:cs="Consolas"/>
          <w:sz w:val="20"/>
          <w:lang w:val="en-US" w:eastAsia="el-GR"/>
        </w:rPr>
      </w:pPr>
      <w:r w:rsidRPr="002F4B7E">
        <w:rPr>
          <w:rFonts w:ascii="Consolas" w:hAnsi="Consolas" w:cs="Consolas"/>
          <w:color w:val="000000"/>
          <w:sz w:val="20"/>
          <w:lang w:val="en-US" w:eastAsia="el-GR"/>
        </w:rPr>
        <w:t xml:space="preserve">    </w:t>
      </w:r>
      <w:r w:rsidRPr="0031439C">
        <w:rPr>
          <w:rFonts w:ascii="Consolas" w:hAnsi="Consolas" w:cs="Consolas"/>
          <w:color w:val="000000"/>
          <w:sz w:val="20"/>
          <w:lang w:val="en-US" w:eastAsia="el-GR"/>
        </w:rPr>
        <w:t xml:space="preserve"> </w:t>
      </w:r>
      <w:r w:rsidRPr="00FB6230">
        <w:rPr>
          <w:rFonts w:ascii="Consolas" w:hAnsi="Consolas" w:cs="Consolas"/>
          <w:color w:val="000000"/>
          <w:sz w:val="20"/>
          <w:lang w:val="en-US" w:eastAsia="el-GR"/>
        </w:rPr>
        <w:t>MEMWBValueAfter &lt;= MEMWBValue;</w:t>
      </w:r>
    </w:p>
    <w:p w14:paraId="36F1A251" w14:textId="77777777" w:rsidR="00E968FF" w:rsidRPr="00FB6230" w:rsidRDefault="00E968FF" w:rsidP="00E968FF">
      <w:pPr>
        <w:autoSpaceDE w:val="0"/>
        <w:autoSpaceDN w:val="0"/>
        <w:adjustRightInd w:val="0"/>
        <w:spacing w:after="0" w:line="240" w:lineRule="auto"/>
        <w:jc w:val="left"/>
        <w:rPr>
          <w:rFonts w:ascii="Consolas" w:hAnsi="Consolas" w:cs="Consolas"/>
          <w:sz w:val="20"/>
          <w:lang w:val="en-US" w:eastAsia="el-GR"/>
        </w:rPr>
      </w:pPr>
      <w:r w:rsidRPr="00FB6230">
        <w:rPr>
          <w:rFonts w:ascii="Consolas" w:hAnsi="Consolas" w:cs="Consolas"/>
          <w:b/>
          <w:bCs/>
          <w:color w:val="7F0055"/>
          <w:sz w:val="20"/>
          <w:lang w:val="en-US" w:eastAsia="el-GR"/>
        </w:rPr>
        <w:t>end</w:t>
      </w:r>
    </w:p>
    <w:p w14:paraId="6EECCA00" w14:textId="77777777" w:rsidR="00E968FF" w:rsidRPr="00FB6230" w:rsidRDefault="00E968FF" w:rsidP="00E968FF">
      <w:pPr>
        <w:autoSpaceDE w:val="0"/>
        <w:autoSpaceDN w:val="0"/>
        <w:adjustRightInd w:val="0"/>
        <w:spacing w:after="0" w:line="240" w:lineRule="auto"/>
        <w:jc w:val="left"/>
        <w:rPr>
          <w:rFonts w:ascii="Consolas" w:hAnsi="Consolas" w:cs="Consolas"/>
          <w:sz w:val="20"/>
          <w:lang w:val="en-US" w:eastAsia="el-GR"/>
        </w:rPr>
      </w:pPr>
      <w:r w:rsidRPr="00FB6230">
        <w:rPr>
          <w:rFonts w:ascii="Consolas" w:hAnsi="Consolas" w:cs="Consolas"/>
          <w:color w:val="000000"/>
          <w:sz w:val="20"/>
          <w:lang w:val="en-US" w:eastAsia="el-GR"/>
        </w:rPr>
        <w:t xml:space="preserve"> </w:t>
      </w:r>
    </w:p>
    <w:p w14:paraId="35D4F92D" w14:textId="79C38EB0" w:rsidR="00E968FF" w:rsidRPr="00E968FF" w:rsidRDefault="00E968FF" w:rsidP="00D679DF">
      <w:pPr>
        <w:rPr>
          <w:lang w:val="en-US" w:eastAsia="el-GR"/>
        </w:rPr>
      </w:pPr>
      <w:r w:rsidRPr="00FB6230">
        <w:rPr>
          <w:rFonts w:ascii="Consolas" w:hAnsi="Consolas" w:cs="Consolas"/>
          <w:b/>
          <w:bCs/>
          <w:color w:val="7F0055"/>
          <w:sz w:val="20"/>
          <w:lang w:val="en-US" w:eastAsia="el-GR"/>
        </w:rPr>
        <w:t>endmodule</w:t>
      </w:r>
    </w:p>
    <w:p w14:paraId="589DDEE4" w14:textId="77777777" w:rsidR="007C79E3" w:rsidRDefault="007C79E3" w:rsidP="007C79E3">
      <w:pPr>
        <w:pStyle w:val="Heading3"/>
        <w:rPr>
          <w:lang w:val="en-US"/>
        </w:rPr>
      </w:pPr>
      <w:bookmarkStart w:id="104" w:name="_Toc423617348"/>
      <w:r>
        <w:rPr>
          <w:lang w:val="en-US"/>
        </w:rPr>
        <w:t>Module InterlockUnit</w:t>
      </w:r>
      <w:bookmarkEnd w:id="104"/>
    </w:p>
    <w:p w14:paraId="3B7CA400" w14:textId="719FA5A5" w:rsidR="00CF6ECD" w:rsidRPr="00CF6ECD" w:rsidRDefault="00CF6ECD" w:rsidP="00CF6ECD">
      <w:r>
        <w:t xml:space="preserve">Το συγκεκριμένο </w:t>
      </w:r>
      <w:r>
        <w:rPr>
          <w:lang w:val="en-US"/>
        </w:rPr>
        <w:t>module</w:t>
      </w:r>
      <w:r w:rsidRPr="00CF6ECD">
        <w:t xml:space="preserve"> </w:t>
      </w:r>
      <w:r>
        <w:t xml:space="preserve">ελέγχει αν χρειάζεται καθυστέρηση ενός κύκλου ρολογιού ή όχι. Δέχεται ως είσοδο την εντολή που είναι στο </w:t>
      </w:r>
      <w:r w:rsidR="00141D49">
        <w:t xml:space="preserve">στάδιο </w:t>
      </w:r>
      <w:r>
        <w:rPr>
          <w:lang w:val="en-US"/>
        </w:rPr>
        <w:t>decode</w:t>
      </w:r>
      <w:r w:rsidRPr="00CF6ECD">
        <w:t xml:space="preserve">, </w:t>
      </w:r>
      <w:r>
        <w:t>την εντολή που είναι στην προσκόμιση (</w:t>
      </w:r>
      <w:r>
        <w:rPr>
          <w:lang w:val="en-US"/>
        </w:rPr>
        <w:t>fetch</w:t>
      </w:r>
      <w:r w:rsidRPr="00CF6ECD">
        <w:t xml:space="preserve">) </w:t>
      </w:r>
      <w:r>
        <w:t>και τους αντίστοιχους καταχωρητές</w:t>
      </w:r>
      <w:r w:rsidR="00AE5168">
        <w:t>. Επιπλέον έχει ως είσοδο την εντολή στο στάδιο της εκτέλεσης καθώς και τον καταχωρητή που γράφει η εντολή στο στάδιο της εκτέλεσης</w:t>
      </w:r>
      <w:r>
        <w:t xml:space="preserve">. Η </w:t>
      </w:r>
      <w:r w:rsidR="00AA09DA">
        <w:t>έξοδος</w:t>
      </w:r>
      <w:r>
        <w:t xml:space="preserve"> είναι ένα </w:t>
      </w:r>
      <w:r>
        <w:rPr>
          <w:lang w:val="en-US"/>
        </w:rPr>
        <w:t>bit</w:t>
      </w:r>
      <w:r w:rsidRPr="00CF6ECD">
        <w:t xml:space="preserve"> </w:t>
      </w:r>
      <w:r>
        <w:t xml:space="preserve">που μας δείχνει αν θα χρειαστεί </w:t>
      </w:r>
      <w:r w:rsidR="006C2D7A">
        <w:t>ανάσχεση</w:t>
      </w:r>
      <w:r>
        <w:t xml:space="preserve"> ή όχι.</w:t>
      </w:r>
    </w:p>
    <w:p w14:paraId="37AC5F4E" w14:textId="40804696" w:rsidR="00CF6ECD" w:rsidRDefault="00CF6ECD" w:rsidP="00CF6ECD">
      <w:r>
        <w:t>Οι περιπτώσεις που χρειάζ</w:t>
      </w:r>
      <w:r w:rsidR="006C2D7A">
        <w:t>εται ανάσχεση</w:t>
      </w:r>
      <w:r>
        <w:t xml:space="preserve"> είναι οι εξής</w:t>
      </w:r>
    </w:p>
    <w:p w14:paraId="6AD0FBDD" w14:textId="77777777" w:rsidR="005A24B9" w:rsidRDefault="005A24B9" w:rsidP="009C7B75">
      <w:pPr>
        <w:pStyle w:val="ListParagraph"/>
        <w:numPr>
          <w:ilvl w:val="0"/>
          <w:numId w:val="15"/>
        </w:numPr>
      </w:pPr>
      <w:r>
        <w:t xml:space="preserve">Εντολή στο στάδιο του </w:t>
      </w:r>
      <w:r>
        <w:rPr>
          <w:lang w:val="en-US"/>
        </w:rPr>
        <w:t>decode</w:t>
      </w:r>
      <w:r w:rsidRPr="005A24B9">
        <w:t xml:space="preserve"> </w:t>
      </w:r>
      <w:r>
        <w:t xml:space="preserve">είναι </w:t>
      </w:r>
      <w:r>
        <w:rPr>
          <w:lang w:val="en-US"/>
        </w:rPr>
        <w:t>load</w:t>
      </w:r>
      <w:r w:rsidRPr="005A24B9">
        <w:t xml:space="preserve"> </w:t>
      </w:r>
      <w:r>
        <w:t>και θα αποθηκεύσει τα δεδομένα σε ένα καταχωρητή που θα χρειαστεί στο επόμενο στάδιο.</w:t>
      </w:r>
    </w:p>
    <w:p w14:paraId="6E5B46E4" w14:textId="77777777" w:rsidR="005A24B9" w:rsidRDefault="005A24B9" w:rsidP="009C7B75">
      <w:pPr>
        <w:pStyle w:val="ListParagraph"/>
        <w:numPr>
          <w:ilvl w:val="0"/>
          <w:numId w:val="15"/>
        </w:numPr>
      </w:pPr>
      <w:r>
        <w:t xml:space="preserve">Αν η εντολή στο </w:t>
      </w:r>
      <w:r>
        <w:rPr>
          <w:lang w:val="en-US"/>
        </w:rPr>
        <w:t>fetch</w:t>
      </w:r>
      <w:r w:rsidRPr="005A24B9">
        <w:t xml:space="preserve"> </w:t>
      </w:r>
      <w:r>
        <w:t xml:space="preserve">είναι </w:t>
      </w:r>
      <w:r>
        <w:rPr>
          <w:lang w:val="en-US"/>
        </w:rPr>
        <w:t>BEQ</w:t>
      </w:r>
      <w:r w:rsidRPr="005A24B9">
        <w:t xml:space="preserve"> </w:t>
      </w:r>
      <w:r>
        <w:t xml:space="preserve">και η εντολή που εκτελέστηκε είναι </w:t>
      </w:r>
      <w:r>
        <w:rPr>
          <w:lang w:val="en-US"/>
        </w:rPr>
        <w:t>load</w:t>
      </w:r>
      <w:r w:rsidRPr="005A24B9">
        <w:t xml:space="preserve">. </w:t>
      </w:r>
      <w:r>
        <w:t xml:space="preserve">Τότε θα χρειαστεί να περιμένει να περάσει η </w:t>
      </w:r>
      <w:r>
        <w:rPr>
          <w:lang w:val="en-US"/>
        </w:rPr>
        <w:t>load</w:t>
      </w:r>
      <w:r w:rsidRPr="005A24B9">
        <w:t xml:space="preserve"> </w:t>
      </w:r>
      <w:r>
        <w:t>από το στάδιο της μνήμης.</w:t>
      </w:r>
    </w:p>
    <w:p w14:paraId="3EBB918A" w14:textId="77777777" w:rsidR="005A24B9" w:rsidRPr="00CF6ECD" w:rsidRDefault="005A24B9" w:rsidP="009C7B75">
      <w:pPr>
        <w:pStyle w:val="ListParagraph"/>
        <w:numPr>
          <w:ilvl w:val="0"/>
          <w:numId w:val="15"/>
        </w:numPr>
      </w:pPr>
      <w:r>
        <w:t xml:space="preserve">Αν η εντολή στο </w:t>
      </w:r>
      <w:r>
        <w:rPr>
          <w:lang w:val="en-US"/>
        </w:rPr>
        <w:t>fetch</w:t>
      </w:r>
      <w:r w:rsidRPr="005A24B9">
        <w:t xml:space="preserve"> </w:t>
      </w:r>
      <w:r>
        <w:t xml:space="preserve">είναι BEQ και η εντολή που θα εκτελεστεί είναι </w:t>
      </w:r>
      <w:r>
        <w:rPr>
          <w:lang w:val="en-US"/>
        </w:rPr>
        <w:t>R</w:t>
      </w:r>
      <w:r w:rsidRPr="005A24B9">
        <w:t>-</w:t>
      </w:r>
      <w:r>
        <w:rPr>
          <w:lang w:val="en-US"/>
        </w:rPr>
        <w:t>type</w:t>
      </w:r>
      <w:r w:rsidRPr="005A24B9">
        <w:t xml:space="preserve"> </w:t>
      </w:r>
      <w:r>
        <w:t>ενώ η δεύτερη γράφει σε καταχωρητή που θα χρειαστεί η πρώτη.</w:t>
      </w:r>
      <w:r w:rsidR="006A2781">
        <w:t xml:space="preserve"> Σε αυτή την περίπτωση δεν θα </w:t>
      </w:r>
      <w:r w:rsidR="00AA09DA">
        <w:t>αρκεστεί</w:t>
      </w:r>
      <w:r w:rsidR="006A2781">
        <w:t xml:space="preserve"> στην καθυστέρηση ενός κύκλου ρολογιού. Θα χρειαστεί και προώθηση δεδομένων στο επόμενο στάδιο. </w:t>
      </w:r>
    </w:p>
    <w:p w14:paraId="3CCB2696" w14:textId="77777777" w:rsidR="007C79E3" w:rsidRPr="007C79E3" w:rsidRDefault="007C79E3" w:rsidP="007C79E3">
      <w:pPr>
        <w:autoSpaceDE w:val="0"/>
        <w:autoSpaceDN w:val="0"/>
        <w:adjustRightInd w:val="0"/>
        <w:spacing w:after="0" w:line="240" w:lineRule="auto"/>
        <w:jc w:val="left"/>
        <w:rPr>
          <w:rFonts w:ascii="Consolas" w:hAnsi="Consolas" w:cs="Consolas"/>
          <w:sz w:val="20"/>
          <w:lang w:val="en-US" w:eastAsia="el-GR"/>
        </w:rPr>
      </w:pPr>
      <w:r w:rsidRPr="007C79E3">
        <w:rPr>
          <w:rFonts w:ascii="Consolas" w:hAnsi="Consolas" w:cs="Consolas"/>
          <w:b/>
          <w:bCs/>
          <w:color w:val="7F0055"/>
          <w:sz w:val="20"/>
          <w:lang w:val="en-US" w:eastAsia="el-GR"/>
        </w:rPr>
        <w:t>module</w:t>
      </w:r>
      <w:r w:rsidRPr="007C79E3">
        <w:rPr>
          <w:rFonts w:ascii="Consolas" w:hAnsi="Consolas" w:cs="Consolas"/>
          <w:color w:val="000000"/>
          <w:sz w:val="20"/>
          <w:lang w:val="en-US" w:eastAsia="el-GR"/>
        </w:rPr>
        <w:t xml:space="preserve"> InterlockUnit(</w:t>
      </w:r>
      <w:r w:rsidRPr="007C79E3">
        <w:rPr>
          <w:rFonts w:ascii="Consolas" w:hAnsi="Consolas" w:cs="Consolas"/>
          <w:b/>
          <w:bCs/>
          <w:color w:val="7F0055"/>
          <w:sz w:val="20"/>
          <w:lang w:val="en-US" w:eastAsia="el-GR"/>
        </w:rPr>
        <w:t>input</w:t>
      </w:r>
      <w:r w:rsidRPr="007C79E3">
        <w:rPr>
          <w:rFonts w:ascii="Consolas" w:hAnsi="Consolas" w:cs="Consolas"/>
          <w:color w:val="000000"/>
          <w:sz w:val="20"/>
          <w:lang w:val="en-US" w:eastAsia="el-GR"/>
        </w:rPr>
        <w:t xml:space="preserve"> [5:0]op, </w:t>
      </w:r>
      <w:r w:rsidRPr="007C79E3">
        <w:rPr>
          <w:rFonts w:ascii="Consolas" w:hAnsi="Consolas" w:cs="Consolas"/>
          <w:b/>
          <w:bCs/>
          <w:color w:val="7F0055"/>
          <w:sz w:val="20"/>
          <w:lang w:val="en-US" w:eastAsia="el-GR"/>
        </w:rPr>
        <w:t>input</w:t>
      </w:r>
      <w:r w:rsidRPr="007C79E3">
        <w:rPr>
          <w:rFonts w:ascii="Consolas" w:hAnsi="Consolas" w:cs="Consolas"/>
          <w:color w:val="000000"/>
          <w:sz w:val="20"/>
          <w:lang w:val="en-US" w:eastAsia="el-GR"/>
        </w:rPr>
        <w:t xml:space="preserve"> [5:0]ifop, </w:t>
      </w:r>
      <w:r w:rsidRPr="007C79E3">
        <w:rPr>
          <w:rFonts w:ascii="Consolas" w:hAnsi="Consolas" w:cs="Consolas"/>
          <w:b/>
          <w:bCs/>
          <w:color w:val="7F0055"/>
          <w:sz w:val="20"/>
          <w:lang w:val="en-US" w:eastAsia="el-GR"/>
        </w:rPr>
        <w:t>input</w:t>
      </w:r>
      <w:r w:rsidRPr="007C79E3">
        <w:rPr>
          <w:rFonts w:ascii="Consolas" w:hAnsi="Consolas" w:cs="Consolas"/>
          <w:color w:val="000000"/>
          <w:sz w:val="20"/>
          <w:lang w:val="en-US" w:eastAsia="el-GR"/>
        </w:rPr>
        <w:t xml:space="preserve"> [4:0] ifidrs, </w:t>
      </w:r>
    </w:p>
    <w:p w14:paraId="58941EF5" w14:textId="77777777" w:rsidR="007C79E3" w:rsidRPr="007C79E3" w:rsidRDefault="007C79E3" w:rsidP="007C79E3">
      <w:pPr>
        <w:autoSpaceDE w:val="0"/>
        <w:autoSpaceDN w:val="0"/>
        <w:adjustRightInd w:val="0"/>
        <w:spacing w:after="0" w:line="240" w:lineRule="auto"/>
        <w:jc w:val="left"/>
        <w:rPr>
          <w:rFonts w:ascii="Consolas" w:hAnsi="Consolas" w:cs="Consolas"/>
          <w:sz w:val="20"/>
          <w:lang w:val="en-US" w:eastAsia="el-GR"/>
        </w:rPr>
      </w:pPr>
      <w:r w:rsidRPr="007C79E3">
        <w:rPr>
          <w:rFonts w:ascii="Consolas" w:hAnsi="Consolas" w:cs="Consolas"/>
          <w:color w:val="000000"/>
          <w:sz w:val="20"/>
          <w:lang w:val="en-US" w:eastAsia="el-GR"/>
        </w:rPr>
        <w:t xml:space="preserve">    </w:t>
      </w:r>
      <w:r w:rsidRPr="007C79E3">
        <w:rPr>
          <w:rFonts w:ascii="Consolas" w:hAnsi="Consolas" w:cs="Consolas"/>
          <w:b/>
          <w:bCs/>
          <w:color w:val="7F0055"/>
          <w:sz w:val="20"/>
          <w:lang w:val="en-US" w:eastAsia="el-GR"/>
        </w:rPr>
        <w:t>input</w:t>
      </w:r>
      <w:r w:rsidRPr="007C79E3">
        <w:rPr>
          <w:rFonts w:ascii="Consolas" w:hAnsi="Consolas" w:cs="Consolas"/>
          <w:color w:val="000000"/>
          <w:sz w:val="20"/>
          <w:lang w:val="en-US" w:eastAsia="el-GR"/>
        </w:rPr>
        <w:t xml:space="preserve"> [4:0] ifidrt, </w:t>
      </w:r>
      <w:r w:rsidRPr="007C79E3">
        <w:rPr>
          <w:rFonts w:ascii="Consolas" w:hAnsi="Consolas" w:cs="Consolas"/>
          <w:b/>
          <w:bCs/>
          <w:color w:val="7F0055"/>
          <w:sz w:val="20"/>
          <w:lang w:val="en-US" w:eastAsia="el-GR"/>
        </w:rPr>
        <w:t>input</w:t>
      </w:r>
      <w:r w:rsidRPr="007C79E3">
        <w:rPr>
          <w:rFonts w:ascii="Consolas" w:hAnsi="Consolas" w:cs="Consolas"/>
          <w:color w:val="000000"/>
          <w:sz w:val="20"/>
          <w:lang w:val="en-US" w:eastAsia="el-GR"/>
        </w:rPr>
        <w:t xml:space="preserve"> [4:0]idexrt, </w:t>
      </w:r>
      <w:r w:rsidRPr="007C79E3">
        <w:rPr>
          <w:rFonts w:ascii="Consolas" w:hAnsi="Consolas" w:cs="Consolas"/>
          <w:b/>
          <w:bCs/>
          <w:color w:val="7F0055"/>
          <w:sz w:val="20"/>
          <w:lang w:val="en-US" w:eastAsia="el-GR"/>
        </w:rPr>
        <w:t>input</w:t>
      </w:r>
      <w:r w:rsidRPr="007C79E3">
        <w:rPr>
          <w:rFonts w:ascii="Consolas" w:hAnsi="Consolas" w:cs="Consolas"/>
          <w:color w:val="000000"/>
          <w:sz w:val="20"/>
          <w:lang w:val="en-US" w:eastAsia="el-GR"/>
        </w:rPr>
        <w:t xml:space="preserve">[4:0] exmemrt, </w:t>
      </w:r>
      <w:r w:rsidRPr="007C79E3">
        <w:rPr>
          <w:rFonts w:ascii="Consolas" w:hAnsi="Consolas" w:cs="Consolas"/>
          <w:b/>
          <w:bCs/>
          <w:color w:val="7F0055"/>
          <w:sz w:val="20"/>
          <w:lang w:val="en-US" w:eastAsia="el-GR"/>
        </w:rPr>
        <w:t>output</w:t>
      </w:r>
      <w:r w:rsidRPr="007C79E3">
        <w:rPr>
          <w:rFonts w:ascii="Consolas" w:hAnsi="Consolas" w:cs="Consolas"/>
          <w:color w:val="000000"/>
          <w:sz w:val="20"/>
          <w:lang w:val="en-US" w:eastAsia="el-GR"/>
        </w:rPr>
        <w:t xml:space="preserve"> stallout);</w:t>
      </w:r>
    </w:p>
    <w:p w14:paraId="45748E5F" w14:textId="77777777" w:rsidR="007C79E3" w:rsidRPr="007C79E3" w:rsidRDefault="007C79E3" w:rsidP="007C79E3">
      <w:pPr>
        <w:autoSpaceDE w:val="0"/>
        <w:autoSpaceDN w:val="0"/>
        <w:adjustRightInd w:val="0"/>
        <w:spacing w:after="0" w:line="240" w:lineRule="auto"/>
        <w:jc w:val="left"/>
        <w:rPr>
          <w:rFonts w:ascii="Consolas" w:hAnsi="Consolas" w:cs="Consolas"/>
          <w:sz w:val="20"/>
          <w:lang w:val="en-US" w:eastAsia="el-GR"/>
        </w:rPr>
      </w:pPr>
    </w:p>
    <w:p w14:paraId="2386A589" w14:textId="77777777" w:rsidR="006B3722" w:rsidRDefault="006B3722" w:rsidP="006B3722">
      <w:pPr>
        <w:autoSpaceDE w:val="0"/>
        <w:autoSpaceDN w:val="0"/>
        <w:adjustRightInd w:val="0"/>
        <w:spacing w:after="0" w:line="240" w:lineRule="auto"/>
        <w:jc w:val="left"/>
        <w:rPr>
          <w:rFonts w:ascii="Consolas" w:hAnsi="Consolas" w:cs="Consolas"/>
          <w:color w:val="000000"/>
          <w:sz w:val="20"/>
          <w:lang w:val="en-US" w:eastAsia="el-GR"/>
        </w:rPr>
      </w:pPr>
      <w:r w:rsidRPr="007C79E3">
        <w:rPr>
          <w:rFonts w:ascii="Consolas" w:hAnsi="Consolas" w:cs="Consolas"/>
          <w:b/>
          <w:bCs/>
          <w:color w:val="7F0055"/>
          <w:sz w:val="20"/>
          <w:lang w:val="en-US" w:eastAsia="el-GR"/>
        </w:rPr>
        <w:t>assign</w:t>
      </w:r>
      <w:r w:rsidRPr="007C79E3">
        <w:rPr>
          <w:rFonts w:ascii="Consolas" w:hAnsi="Consolas" w:cs="Consolas"/>
          <w:color w:val="000000"/>
          <w:sz w:val="20"/>
          <w:lang w:val="en-US" w:eastAsia="el-GR"/>
        </w:rPr>
        <w:t xml:space="preserve"> stallout = </w:t>
      </w:r>
    </w:p>
    <w:p w14:paraId="7F893622" w14:textId="77777777" w:rsidR="006B3722" w:rsidRPr="007C79E3" w:rsidRDefault="006B3722" w:rsidP="006B3722">
      <w:pPr>
        <w:autoSpaceDE w:val="0"/>
        <w:autoSpaceDN w:val="0"/>
        <w:adjustRightInd w:val="0"/>
        <w:spacing w:after="0" w:line="240" w:lineRule="auto"/>
        <w:jc w:val="left"/>
        <w:rPr>
          <w:rFonts w:ascii="Consolas" w:hAnsi="Consolas" w:cs="Consolas"/>
          <w:sz w:val="20"/>
          <w:lang w:val="en-US" w:eastAsia="el-GR"/>
        </w:rPr>
      </w:pPr>
      <w:r w:rsidRPr="007C79E3">
        <w:rPr>
          <w:rFonts w:ascii="Consolas" w:hAnsi="Consolas" w:cs="Consolas"/>
          <w:color w:val="000000"/>
          <w:sz w:val="20"/>
          <w:lang w:val="en-US" w:eastAsia="el-GR"/>
        </w:rPr>
        <w:t>((op == mips.LW) &amp;&amp; (idexrt==ifidrs || idexrt==ifidrt)) ||</w:t>
      </w:r>
    </w:p>
    <w:p w14:paraId="4DEEAD7D" w14:textId="77777777" w:rsidR="006B3722" w:rsidRDefault="006B3722" w:rsidP="006B3722">
      <w:pPr>
        <w:autoSpaceDE w:val="0"/>
        <w:autoSpaceDN w:val="0"/>
        <w:adjustRightInd w:val="0"/>
        <w:spacing w:after="0" w:line="240" w:lineRule="auto"/>
        <w:jc w:val="left"/>
        <w:rPr>
          <w:rFonts w:ascii="Consolas" w:hAnsi="Consolas" w:cs="Consolas"/>
          <w:color w:val="000000"/>
          <w:sz w:val="20"/>
          <w:lang w:val="en-US" w:eastAsia="el-GR"/>
        </w:rPr>
      </w:pPr>
    </w:p>
    <w:p w14:paraId="5882670E" w14:textId="77777777" w:rsidR="006B3722" w:rsidRDefault="006B3722" w:rsidP="006B3722">
      <w:pPr>
        <w:autoSpaceDE w:val="0"/>
        <w:autoSpaceDN w:val="0"/>
        <w:adjustRightInd w:val="0"/>
        <w:spacing w:after="0" w:line="240" w:lineRule="auto"/>
        <w:jc w:val="left"/>
        <w:rPr>
          <w:rFonts w:ascii="Consolas" w:hAnsi="Consolas" w:cs="Consolas"/>
          <w:color w:val="000000"/>
          <w:sz w:val="20"/>
          <w:lang w:val="en-US" w:eastAsia="el-GR"/>
        </w:rPr>
      </w:pPr>
      <w:r w:rsidRPr="007C79E3">
        <w:rPr>
          <w:rFonts w:ascii="Consolas" w:hAnsi="Consolas" w:cs="Consolas"/>
          <w:color w:val="000000"/>
          <w:sz w:val="20"/>
          <w:lang w:val="en-US" w:eastAsia="el-GR"/>
        </w:rPr>
        <w:t>((ifop == mips.BEQ) &amp;&amp;  op==mips.ALUop &amp;&amp; (mips.IDEXIR[15:11]!=0) &amp;&amp; (mips.IDEXIR[15:11] ==ifidrs || mips.IDEXIR[15:11] ==ifidrt)) ||</w:t>
      </w:r>
    </w:p>
    <w:p w14:paraId="1DB86B57" w14:textId="77777777" w:rsidR="006B3722" w:rsidRPr="00DF3F18" w:rsidRDefault="006B3722" w:rsidP="006B3722">
      <w:pPr>
        <w:autoSpaceDE w:val="0"/>
        <w:autoSpaceDN w:val="0"/>
        <w:adjustRightInd w:val="0"/>
        <w:spacing w:after="0" w:line="240" w:lineRule="auto"/>
        <w:jc w:val="left"/>
        <w:rPr>
          <w:rFonts w:ascii="Consolas" w:hAnsi="Consolas" w:cs="Consolas"/>
          <w:sz w:val="20"/>
          <w:lang w:val="en-US" w:eastAsia="el-GR"/>
        </w:rPr>
      </w:pPr>
    </w:p>
    <w:p w14:paraId="46FAA79F" w14:textId="77777777" w:rsidR="006B3722" w:rsidRPr="006B3722" w:rsidRDefault="006B3722" w:rsidP="006B3722">
      <w:pPr>
        <w:autoSpaceDE w:val="0"/>
        <w:autoSpaceDN w:val="0"/>
        <w:adjustRightInd w:val="0"/>
        <w:spacing w:after="0" w:line="240" w:lineRule="auto"/>
        <w:jc w:val="left"/>
        <w:rPr>
          <w:rFonts w:ascii="Consolas" w:hAnsi="Consolas" w:cs="Consolas"/>
          <w:color w:val="000000"/>
          <w:sz w:val="20"/>
          <w:lang w:val="en-US" w:eastAsia="el-GR"/>
        </w:rPr>
      </w:pPr>
      <w:r w:rsidRPr="006B3722">
        <w:rPr>
          <w:rFonts w:ascii="Consolas" w:hAnsi="Consolas" w:cs="Consolas"/>
          <w:color w:val="000000"/>
          <w:sz w:val="20"/>
          <w:lang w:val="en-US" w:eastAsia="el-GR"/>
        </w:rPr>
        <w:t>((ifop == mips.BEQ) &amp;&amp; op==mips.ADD_IMM &amp;&amp; (mips.IDEXIR[20:16]!=0) &amp;&amp; (mips.IDEXIR[20:16] ==ifidrs || mips.IDEXIR[20:16] ==ifidrt)) ||</w:t>
      </w:r>
    </w:p>
    <w:p w14:paraId="18FD4F63" w14:textId="77777777" w:rsidR="006B3722" w:rsidRPr="006B3722" w:rsidRDefault="006B3722" w:rsidP="006B3722">
      <w:pPr>
        <w:autoSpaceDE w:val="0"/>
        <w:autoSpaceDN w:val="0"/>
        <w:adjustRightInd w:val="0"/>
        <w:spacing w:after="0" w:line="240" w:lineRule="auto"/>
        <w:jc w:val="left"/>
        <w:rPr>
          <w:rFonts w:ascii="Consolas" w:hAnsi="Consolas" w:cs="Consolas"/>
          <w:color w:val="000000"/>
          <w:sz w:val="20"/>
          <w:lang w:val="en-US" w:eastAsia="el-GR"/>
        </w:rPr>
      </w:pPr>
    </w:p>
    <w:p w14:paraId="2039EF3D" w14:textId="7C4E772E" w:rsidR="007C79E3" w:rsidRPr="007E0CB0" w:rsidRDefault="006B3722" w:rsidP="007C79E3">
      <w:pPr>
        <w:autoSpaceDE w:val="0"/>
        <w:autoSpaceDN w:val="0"/>
        <w:adjustRightInd w:val="0"/>
        <w:spacing w:after="0" w:line="240" w:lineRule="auto"/>
        <w:jc w:val="left"/>
        <w:rPr>
          <w:rFonts w:ascii="Consolas" w:hAnsi="Consolas" w:cs="Consolas"/>
          <w:sz w:val="20"/>
          <w:lang w:val="en-US" w:eastAsia="el-GR"/>
        </w:rPr>
      </w:pPr>
      <w:r w:rsidRPr="007E0CB0">
        <w:rPr>
          <w:rFonts w:ascii="Consolas" w:hAnsi="Consolas" w:cs="Consolas"/>
          <w:color w:val="000000"/>
          <w:sz w:val="20"/>
          <w:lang w:val="en-US" w:eastAsia="el-GR"/>
        </w:rPr>
        <w:t>((ifop == mips.BEQ) &amp;&amp; mips.EXMEMop==mips.LW &amp;&amp; (exmemrt==ifidrs || exmemrt==ifidrt)) ;</w:t>
      </w:r>
    </w:p>
    <w:p w14:paraId="699BBDAA" w14:textId="77777777" w:rsidR="007C79E3" w:rsidRPr="007E0CB0" w:rsidRDefault="007C79E3" w:rsidP="007C79E3">
      <w:pPr>
        <w:autoSpaceDE w:val="0"/>
        <w:autoSpaceDN w:val="0"/>
        <w:adjustRightInd w:val="0"/>
        <w:spacing w:after="0" w:line="240" w:lineRule="auto"/>
        <w:jc w:val="left"/>
        <w:rPr>
          <w:rFonts w:ascii="Consolas" w:hAnsi="Consolas" w:cs="Consolas"/>
          <w:sz w:val="20"/>
          <w:lang w:val="en-US" w:eastAsia="el-GR"/>
        </w:rPr>
      </w:pPr>
    </w:p>
    <w:p w14:paraId="16C8200A" w14:textId="77777777" w:rsidR="007C79E3" w:rsidRPr="007C79E3" w:rsidRDefault="007C79E3" w:rsidP="007C79E3">
      <w:pPr>
        <w:rPr>
          <w:lang w:val="en-US"/>
        </w:rPr>
      </w:pPr>
      <w:r>
        <w:rPr>
          <w:rFonts w:ascii="Consolas" w:hAnsi="Consolas" w:cs="Consolas"/>
          <w:b/>
          <w:bCs/>
          <w:color w:val="7F0055"/>
          <w:sz w:val="20"/>
          <w:lang w:eastAsia="el-GR"/>
        </w:rPr>
        <w:t>endmodule</w:t>
      </w:r>
    </w:p>
    <w:p w14:paraId="1681EE16" w14:textId="77777777" w:rsidR="007D5333" w:rsidRDefault="007D5333" w:rsidP="00FC41B2">
      <w:pPr>
        <w:pStyle w:val="Heading3"/>
        <w:rPr>
          <w:lang w:val="en-US"/>
        </w:rPr>
      </w:pPr>
      <w:bookmarkStart w:id="105" w:name="_Toc423617349"/>
      <w:r>
        <w:rPr>
          <w:lang w:val="en-US"/>
        </w:rPr>
        <w:lastRenderedPageBreak/>
        <w:t>Module ForwardUnit</w:t>
      </w:r>
      <w:bookmarkEnd w:id="105"/>
    </w:p>
    <w:p w14:paraId="11977C4A" w14:textId="77777777" w:rsidR="00670DA7" w:rsidRDefault="00670DA7" w:rsidP="00670DA7">
      <w:r>
        <w:t xml:space="preserve">Το συγκεκριμένο </w:t>
      </w:r>
      <w:r>
        <w:rPr>
          <w:lang w:val="en-US"/>
        </w:rPr>
        <w:t>module</w:t>
      </w:r>
      <w:r w:rsidRPr="00670DA7">
        <w:t xml:space="preserve"> </w:t>
      </w:r>
      <w:r>
        <w:t xml:space="preserve">ελέγχει αν χρειάζεται προώθηση για την αντιμετώπιση κινδύνων δεδομένων. Αφορά την περίπτωση που η προώθηση γίνεται για το στάδιο εκτέλεσης </w:t>
      </w:r>
      <w:r w:rsidRPr="00670DA7">
        <w:t>(</w:t>
      </w:r>
      <w:r>
        <w:rPr>
          <w:lang w:val="en-US"/>
        </w:rPr>
        <w:t>execute</w:t>
      </w:r>
      <w:r w:rsidRPr="00670DA7">
        <w:t>)</w:t>
      </w:r>
      <w:r>
        <w:t xml:space="preserve">. Τα δεδομένα μπορούν να έρθουν είτε από την έξοδο της </w:t>
      </w:r>
      <w:r>
        <w:rPr>
          <w:lang w:val="en-US"/>
        </w:rPr>
        <w:t>ALU</w:t>
      </w:r>
      <w:r w:rsidRPr="00670DA7">
        <w:t xml:space="preserve"> </w:t>
      </w:r>
      <w:r>
        <w:t xml:space="preserve">είτε από την έξοδο της μνήμης. </w:t>
      </w:r>
    </w:p>
    <w:p w14:paraId="7B87E27E" w14:textId="77777777" w:rsidR="00343B85" w:rsidRDefault="00670DA7" w:rsidP="00670DA7">
      <w:r>
        <w:t xml:space="preserve">Για τον λόγο αυτό δέχεται τους αριθμούς 4 καταχωρητών. Οι δύο πρώτοι είναι ο </w:t>
      </w:r>
      <w:r>
        <w:rPr>
          <w:lang w:val="en-US"/>
        </w:rPr>
        <w:t>rs</w:t>
      </w:r>
      <w:r w:rsidRPr="00670DA7">
        <w:t xml:space="preserve"> </w:t>
      </w:r>
      <w:r>
        <w:t xml:space="preserve">και ο </w:t>
      </w:r>
      <w:r>
        <w:rPr>
          <w:lang w:val="en-US"/>
        </w:rPr>
        <w:t>rt</w:t>
      </w:r>
      <w:r w:rsidRPr="00670DA7">
        <w:t xml:space="preserve"> </w:t>
      </w:r>
      <w:r>
        <w:t xml:space="preserve">της εντολή που βρίσκεται αυτή τη στιγμή ανάμεσα </w:t>
      </w:r>
      <w:r>
        <w:rPr>
          <w:lang w:val="en-US"/>
        </w:rPr>
        <w:t>decode</w:t>
      </w:r>
      <w:r w:rsidRPr="00670DA7">
        <w:t xml:space="preserve"> </w:t>
      </w:r>
      <w:r>
        <w:t xml:space="preserve">και </w:t>
      </w:r>
      <w:r>
        <w:rPr>
          <w:lang w:val="en-US"/>
        </w:rPr>
        <w:t>execute</w:t>
      </w:r>
      <w:r>
        <w:t xml:space="preserve"> (</w:t>
      </w:r>
      <w:r>
        <w:rPr>
          <w:lang w:val="en-US"/>
        </w:rPr>
        <w:t>idexrt</w:t>
      </w:r>
      <w:r w:rsidRPr="00670DA7">
        <w:t xml:space="preserve">, </w:t>
      </w:r>
      <w:r>
        <w:rPr>
          <w:lang w:val="en-US"/>
        </w:rPr>
        <w:t>idexrs</w:t>
      </w:r>
      <w:r w:rsidRPr="00670DA7">
        <w:t xml:space="preserve">). </w:t>
      </w:r>
      <w:r>
        <w:t xml:space="preserve">Οι άλλοι δύο καταχωρητές είναι </w:t>
      </w:r>
      <w:r w:rsidR="0061146A">
        <w:t xml:space="preserve">πρώτον ο καταχωρητής εξόδου που θα γραφεί το αποτέλεσμα η έξοδος της </w:t>
      </w:r>
      <w:r w:rsidR="0061146A">
        <w:rPr>
          <w:lang w:val="en-US"/>
        </w:rPr>
        <w:t>ALU</w:t>
      </w:r>
      <w:r w:rsidR="0061146A" w:rsidRPr="0061146A">
        <w:t xml:space="preserve"> (</w:t>
      </w:r>
      <w:r w:rsidR="0061146A">
        <w:rPr>
          <w:lang w:val="en-US"/>
        </w:rPr>
        <w:t>exmemrd</w:t>
      </w:r>
      <w:r w:rsidR="0061146A" w:rsidRPr="0061146A">
        <w:t xml:space="preserve">) </w:t>
      </w:r>
      <w:r w:rsidR="0061146A">
        <w:t xml:space="preserve">και δεύτερον ο καταχωρητής που θα γραφεί το αποτέλεσμα στο στάδιο του </w:t>
      </w:r>
      <w:r w:rsidR="0061146A">
        <w:rPr>
          <w:lang w:val="en-US"/>
        </w:rPr>
        <w:t>writeback</w:t>
      </w:r>
      <w:r w:rsidR="0061146A" w:rsidRPr="0061146A">
        <w:t xml:space="preserve">. </w:t>
      </w:r>
    </w:p>
    <w:p w14:paraId="27090425" w14:textId="6FC9ACBD" w:rsidR="00670DA7" w:rsidRPr="00343B85" w:rsidRDefault="0061146A" w:rsidP="00670DA7">
      <w:r>
        <w:t xml:space="preserve">Η έξοδος του </w:t>
      </w:r>
      <w:r>
        <w:rPr>
          <w:lang w:val="en-US"/>
        </w:rPr>
        <w:t>module</w:t>
      </w:r>
      <w:r w:rsidRPr="0061146A">
        <w:t xml:space="preserve"> </w:t>
      </w:r>
      <w:r>
        <w:t xml:space="preserve">είναι δύο αριθμοί των δύο </w:t>
      </w:r>
      <w:r>
        <w:rPr>
          <w:lang w:val="en-US"/>
        </w:rPr>
        <w:t>bit</w:t>
      </w:r>
      <w:r w:rsidRPr="0061146A">
        <w:t xml:space="preserve">. </w:t>
      </w:r>
      <w:r>
        <w:t xml:space="preserve">Ένας για το </w:t>
      </w:r>
      <w:r>
        <w:rPr>
          <w:lang w:val="en-US"/>
        </w:rPr>
        <w:t>rs</w:t>
      </w:r>
      <w:r w:rsidRPr="00FF01D7">
        <w:t xml:space="preserve"> και </w:t>
      </w:r>
      <w:r>
        <w:t xml:space="preserve">ένας για το </w:t>
      </w:r>
      <w:r>
        <w:rPr>
          <w:lang w:val="en-US"/>
        </w:rPr>
        <w:t>rt</w:t>
      </w:r>
      <w:r w:rsidRPr="00FF01D7">
        <w:t>.</w:t>
      </w:r>
      <w:r w:rsidR="00FF01D7" w:rsidRPr="00FF01D7">
        <w:t xml:space="preserve"> </w:t>
      </w:r>
      <w:r w:rsidR="00FF01D7">
        <w:t xml:space="preserve">Αν η έξοδος είναι 0 τότε δεν χρειάζεται προώθηση, αν η έξοδος είναι 1 τότε χρειάζεται προώθηση από την μνήμη και αν η έξοδος είναι 2 τότε χρειάζεται προώθηση από την έξοδο της </w:t>
      </w:r>
      <w:r w:rsidR="00FF01D7">
        <w:rPr>
          <w:lang w:val="en-US"/>
        </w:rPr>
        <w:t>ALU</w:t>
      </w:r>
      <w:r w:rsidR="00FF01D7" w:rsidRPr="00343B85">
        <w:t>.</w:t>
      </w:r>
      <w:r w:rsidR="00343B85" w:rsidRPr="00343B85">
        <w:t xml:space="preserve"> </w:t>
      </w:r>
      <w:r w:rsidR="00722A9E">
        <w:t>Για τον δεύτερο τελεστέο</w:t>
      </w:r>
      <w:r w:rsidR="00343B85">
        <w:t xml:space="preserve"> (καταχωρητής </w:t>
      </w:r>
      <w:r w:rsidR="00343B85">
        <w:rPr>
          <w:lang w:val="en-US"/>
        </w:rPr>
        <w:t>rt</w:t>
      </w:r>
      <w:r w:rsidR="00343B85">
        <w:t xml:space="preserve">), </w:t>
      </w:r>
      <w:commentRangeStart w:id="106"/>
      <w:commentRangeStart w:id="107"/>
      <w:r w:rsidR="00343B85">
        <w:t xml:space="preserve">η προώθηση δεδομένων γίνεται μόνο αν η εντολή είναι τύπου </w:t>
      </w:r>
      <w:r w:rsidR="00343B85">
        <w:rPr>
          <w:lang w:val="en-US"/>
        </w:rPr>
        <w:t>R</w:t>
      </w:r>
      <w:commentRangeEnd w:id="106"/>
      <w:r w:rsidR="00141D49">
        <w:rPr>
          <w:rStyle w:val="CommentReference"/>
          <w:vanish/>
        </w:rPr>
        <w:commentReference w:id="106"/>
      </w:r>
      <w:commentRangeEnd w:id="107"/>
      <w:r w:rsidR="00DF0404">
        <w:rPr>
          <w:rStyle w:val="CommentReference"/>
        </w:rPr>
        <w:commentReference w:id="107"/>
      </w:r>
      <w:r w:rsidR="00343B85">
        <w:t>.</w:t>
      </w:r>
      <w:r w:rsidR="00343B85" w:rsidRPr="00343B85">
        <w:t xml:space="preserve"> Σ</w:t>
      </w:r>
      <w:r w:rsidR="00343B85">
        <w:t xml:space="preserve">ε περίπτωση διπλού κινδύνου, δηλαδή να μπορεί να πάρει τα δεδομένα και από την μνήμη και από την </w:t>
      </w:r>
      <w:r w:rsidR="00343B85">
        <w:rPr>
          <w:lang w:val="en-US"/>
        </w:rPr>
        <w:t>ALU</w:t>
      </w:r>
      <w:r w:rsidR="00343B85" w:rsidRPr="00343B85">
        <w:t xml:space="preserve"> </w:t>
      </w:r>
      <w:r w:rsidR="00343B85">
        <w:t xml:space="preserve">επιλέγεται από την </w:t>
      </w:r>
      <w:r w:rsidR="00343B85">
        <w:rPr>
          <w:lang w:val="en-US"/>
        </w:rPr>
        <w:t>ALU</w:t>
      </w:r>
      <w:r w:rsidR="00343B85" w:rsidRPr="00343B85">
        <w:t xml:space="preserve"> </w:t>
      </w:r>
      <w:r w:rsidR="00343B85">
        <w:t xml:space="preserve">που είναι τα τελευταία. </w:t>
      </w:r>
    </w:p>
    <w:p w14:paraId="1FF0C966" w14:textId="77777777" w:rsidR="00FC41B2" w:rsidRPr="00670DA7" w:rsidRDefault="00FC41B2" w:rsidP="00FC41B2">
      <w:pPr>
        <w:autoSpaceDE w:val="0"/>
        <w:autoSpaceDN w:val="0"/>
        <w:adjustRightInd w:val="0"/>
        <w:spacing w:after="0" w:line="240" w:lineRule="auto"/>
        <w:jc w:val="left"/>
        <w:rPr>
          <w:rFonts w:ascii="Consolas" w:hAnsi="Consolas" w:cs="Consolas"/>
          <w:sz w:val="20"/>
          <w:lang w:val="en-US" w:eastAsia="el-GR"/>
        </w:rPr>
      </w:pPr>
      <w:r w:rsidRPr="00670DA7">
        <w:rPr>
          <w:rFonts w:ascii="Consolas" w:hAnsi="Consolas" w:cs="Consolas"/>
          <w:b/>
          <w:bCs/>
          <w:color w:val="7F0055"/>
          <w:sz w:val="20"/>
          <w:lang w:val="en-US" w:eastAsia="el-GR"/>
        </w:rPr>
        <w:t>module</w:t>
      </w:r>
      <w:r w:rsidRPr="00670DA7">
        <w:rPr>
          <w:rFonts w:ascii="Consolas" w:hAnsi="Consolas" w:cs="Consolas"/>
          <w:color w:val="000000"/>
          <w:sz w:val="20"/>
          <w:lang w:val="en-US" w:eastAsia="el-GR"/>
        </w:rPr>
        <w:t xml:space="preserve"> forwardUnit(</w:t>
      </w:r>
      <w:r w:rsidRPr="00670DA7">
        <w:rPr>
          <w:rFonts w:ascii="Consolas" w:hAnsi="Consolas" w:cs="Consolas"/>
          <w:b/>
          <w:bCs/>
          <w:color w:val="7F0055"/>
          <w:sz w:val="20"/>
          <w:lang w:val="en-US" w:eastAsia="el-GR"/>
        </w:rPr>
        <w:t>input</w:t>
      </w:r>
      <w:r w:rsidRPr="00670DA7">
        <w:rPr>
          <w:rFonts w:ascii="Consolas" w:hAnsi="Consolas" w:cs="Consolas"/>
          <w:color w:val="000000"/>
          <w:sz w:val="20"/>
          <w:lang w:val="en-US" w:eastAsia="el-GR"/>
        </w:rPr>
        <w:t xml:space="preserve"> [5:0]op, </w:t>
      </w:r>
      <w:r w:rsidRPr="00670DA7">
        <w:rPr>
          <w:rFonts w:ascii="Consolas" w:hAnsi="Consolas" w:cs="Consolas"/>
          <w:b/>
          <w:bCs/>
          <w:color w:val="7F0055"/>
          <w:sz w:val="20"/>
          <w:lang w:val="en-US" w:eastAsia="el-GR"/>
        </w:rPr>
        <w:t>input</w:t>
      </w:r>
      <w:r w:rsidRPr="00670DA7">
        <w:rPr>
          <w:rFonts w:ascii="Consolas" w:hAnsi="Consolas" w:cs="Consolas"/>
          <w:color w:val="000000"/>
          <w:sz w:val="20"/>
          <w:lang w:val="en-US" w:eastAsia="el-GR"/>
        </w:rPr>
        <w:t xml:space="preserve"> [4:0]idexrs, </w:t>
      </w:r>
      <w:r w:rsidRPr="00670DA7">
        <w:rPr>
          <w:rFonts w:ascii="Consolas" w:hAnsi="Consolas" w:cs="Consolas"/>
          <w:b/>
          <w:bCs/>
          <w:color w:val="7F0055"/>
          <w:sz w:val="20"/>
          <w:lang w:val="en-US" w:eastAsia="el-GR"/>
        </w:rPr>
        <w:t>input</w:t>
      </w:r>
      <w:r w:rsidRPr="00670DA7">
        <w:rPr>
          <w:rFonts w:ascii="Consolas" w:hAnsi="Consolas" w:cs="Consolas"/>
          <w:color w:val="000000"/>
          <w:sz w:val="20"/>
          <w:lang w:val="en-US" w:eastAsia="el-GR"/>
        </w:rPr>
        <w:t xml:space="preserve"> [4:0]idexrt, </w:t>
      </w:r>
      <w:r w:rsidRPr="00670DA7">
        <w:rPr>
          <w:rFonts w:ascii="Consolas" w:hAnsi="Consolas" w:cs="Consolas"/>
          <w:b/>
          <w:bCs/>
          <w:color w:val="7F0055"/>
          <w:sz w:val="20"/>
          <w:lang w:val="en-US" w:eastAsia="el-GR"/>
        </w:rPr>
        <w:t>input</w:t>
      </w:r>
      <w:r w:rsidRPr="00670DA7">
        <w:rPr>
          <w:rFonts w:ascii="Consolas" w:hAnsi="Consolas" w:cs="Consolas"/>
          <w:color w:val="000000"/>
          <w:sz w:val="20"/>
          <w:lang w:val="en-US" w:eastAsia="el-GR"/>
        </w:rPr>
        <w:t xml:space="preserve"> [4:0]exmemrd, </w:t>
      </w:r>
      <w:r w:rsidRPr="00670DA7">
        <w:rPr>
          <w:rFonts w:ascii="Consolas" w:hAnsi="Consolas" w:cs="Consolas"/>
          <w:b/>
          <w:bCs/>
          <w:color w:val="7F0055"/>
          <w:sz w:val="20"/>
          <w:lang w:val="en-US" w:eastAsia="el-GR"/>
        </w:rPr>
        <w:t>input</w:t>
      </w:r>
      <w:r w:rsidRPr="00670DA7">
        <w:rPr>
          <w:rFonts w:ascii="Consolas" w:hAnsi="Consolas" w:cs="Consolas"/>
          <w:color w:val="000000"/>
          <w:sz w:val="20"/>
          <w:lang w:val="en-US" w:eastAsia="el-GR"/>
        </w:rPr>
        <w:t xml:space="preserve"> [4:0]memwbrd, </w:t>
      </w:r>
      <w:r w:rsidRPr="00670DA7">
        <w:rPr>
          <w:rFonts w:ascii="Consolas" w:hAnsi="Consolas" w:cs="Consolas"/>
          <w:b/>
          <w:bCs/>
          <w:color w:val="7F0055"/>
          <w:sz w:val="20"/>
          <w:lang w:val="en-US" w:eastAsia="el-GR"/>
        </w:rPr>
        <w:t>output</w:t>
      </w:r>
      <w:r w:rsidRPr="00670DA7">
        <w:rPr>
          <w:rFonts w:ascii="Consolas" w:hAnsi="Consolas" w:cs="Consolas"/>
          <w:color w:val="000000"/>
          <w:sz w:val="20"/>
          <w:lang w:val="en-US" w:eastAsia="el-GR"/>
        </w:rPr>
        <w:t xml:space="preserve"> [1:0]faout, </w:t>
      </w:r>
      <w:r w:rsidRPr="00670DA7">
        <w:rPr>
          <w:rFonts w:ascii="Consolas" w:hAnsi="Consolas" w:cs="Consolas"/>
          <w:b/>
          <w:bCs/>
          <w:color w:val="7F0055"/>
          <w:sz w:val="20"/>
          <w:lang w:val="en-US" w:eastAsia="el-GR"/>
        </w:rPr>
        <w:t>output</w:t>
      </w:r>
      <w:r w:rsidRPr="00670DA7">
        <w:rPr>
          <w:rFonts w:ascii="Consolas" w:hAnsi="Consolas" w:cs="Consolas"/>
          <w:color w:val="000000"/>
          <w:sz w:val="20"/>
          <w:lang w:val="en-US" w:eastAsia="el-GR"/>
        </w:rPr>
        <w:t xml:space="preserve"> [1:0]fbout);</w:t>
      </w:r>
    </w:p>
    <w:p w14:paraId="736B0C3E" w14:textId="77777777" w:rsidR="00FC41B2" w:rsidRPr="00670DA7" w:rsidRDefault="00FC41B2" w:rsidP="00FC41B2">
      <w:pPr>
        <w:autoSpaceDE w:val="0"/>
        <w:autoSpaceDN w:val="0"/>
        <w:adjustRightInd w:val="0"/>
        <w:spacing w:after="0" w:line="240" w:lineRule="auto"/>
        <w:jc w:val="left"/>
        <w:rPr>
          <w:rFonts w:ascii="Consolas" w:hAnsi="Consolas" w:cs="Consolas"/>
          <w:sz w:val="20"/>
          <w:lang w:val="en-US" w:eastAsia="el-GR"/>
        </w:rPr>
      </w:pPr>
    </w:p>
    <w:p w14:paraId="6CC19D95" w14:textId="7160FE30" w:rsidR="00FC41B2" w:rsidRPr="00FC41B2" w:rsidRDefault="00FC41B2" w:rsidP="00FC41B2">
      <w:pPr>
        <w:autoSpaceDE w:val="0"/>
        <w:autoSpaceDN w:val="0"/>
        <w:adjustRightInd w:val="0"/>
        <w:spacing w:after="0" w:line="240" w:lineRule="auto"/>
        <w:jc w:val="left"/>
        <w:rPr>
          <w:rFonts w:ascii="Consolas" w:hAnsi="Consolas" w:cs="Consolas"/>
          <w:sz w:val="20"/>
          <w:lang w:val="en-US" w:eastAsia="el-GR"/>
        </w:rPr>
      </w:pPr>
      <w:r w:rsidRPr="00FC41B2">
        <w:rPr>
          <w:rFonts w:ascii="Consolas" w:hAnsi="Consolas" w:cs="Consolas"/>
          <w:b/>
          <w:bCs/>
          <w:color w:val="7F0055"/>
          <w:sz w:val="20"/>
          <w:lang w:val="en-US" w:eastAsia="el-GR"/>
        </w:rPr>
        <w:t>wire</w:t>
      </w:r>
      <w:r w:rsidR="00DA285E">
        <w:rPr>
          <w:rFonts w:ascii="Consolas" w:hAnsi="Consolas" w:cs="Consolas"/>
          <w:color w:val="000000"/>
          <w:sz w:val="20"/>
          <w:lang w:val="en-US" w:eastAsia="el-GR"/>
        </w:rPr>
        <w:t xml:space="preserve"> hazardexA </w:t>
      </w:r>
      <w:r w:rsidR="006B64E6">
        <w:rPr>
          <w:rFonts w:ascii="Consolas" w:hAnsi="Consolas" w:cs="Consolas"/>
          <w:color w:val="000000"/>
          <w:sz w:val="20"/>
          <w:lang w:val="en-US" w:eastAsia="el-GR"/>
        </w:rPr>
        <w:t xml:space="preserve"> </w:t>
      </w:r>
      <w:r w:rsidR="00DA285E">
        <w:rPr>
          <w:rFonts w:ascii="Consolas" w:hAnsi="Consolas" w:cs="Consolas"/>
          <w:color w:val="000000"/>
          <w:sz w:val="20"/>
          <w:lang w:val="en-US" w:eastAsia="el-GR"/>
        </w:rPr>
        <w:t xml:space="preserve">= (exmemrd!=0 &amp;&amp; </w:t>
      </w:r>
      <w:r w:rsidRPr="00FC41B2">
        <w:rPr>
          <w:rFonts w:ascii="Consolas" w:hAnsi="Consolas" w:cs="Consolas"/>
          <w:color w:val="000000"/>
          <w:sz w:val="20"/>
          <w:lang w:val="en-US" w:eastAsia="el-GR"/>
        </w:rPr>
        <w:t>exmemrd==idexrs);</w:t>
      </w:r>
    </w:p>
    <w:p w14:paraId="5AC74F18" w14:textId="77777777" w:rsidR="00FC41B2" w:rsidRPr="00FC41B2" w:rsidRDefault="00FC41B2" w:rsidP="00FC41B2">
      <w:pPr>
        <w:autoSpaceDE w:val="0"/>
        <w:autoSpaceDN w:val="0"/>
        <w:adjustRightInd w:val="0"/>
        <w:spacing w:after="0" w:line="240" w:lineRule="auto"/>
        <w:jc w:val="left"/>
        <w:rPr>
          <w:rFonts w:ascii="Consolas" w:hAnsi="Consolas" w:cs="Consolas"/>
          <w:sz w:val="20"/>
          <w:lang w:val="en-US" w:eastAsia="el-GR"/>
        </w:rPr>
      </w:pPr>
      <w:r w:rsidRPr="00FC41B2">
        <w:rPr>
          <w:rFonts w:ascii="Consolas" w:hAnsi="Consolas" w:cs="Consolas"/>
          <w:b/>
          <w:bCs/>
          <w:color w:val="7F0055"/>
          <w:sz w:val="20"/>
          <w:lang w:val="en-US" w:eastAsia="el-GR"/>
        </w:rPr>
        <w:t>wire</w:t>
      </w:r>
      <w:r w:rsidRPr="00FC41B2">
        <w:rPr>
          <w:rFonts w:ascii="Consolas" w:hAnsi="Consolas" w:cs="Consolas"/>
          <w:color w:val="000000"/>
          <w:sz w:val="20"/>
          <w:lang w:val="en-US" w:eastAsia="el-GR"/>
        </w:rPr>
        <w:t xml:space="preserve"> hazardmemA = (memwbrd!=0 &amp;&amp; memwbrd==idexrs);</w:t>
      </w:r>
    </w:p>
    <w:p w14:paraId="2B323033" w14:textId="77777777" w:rsidR="00FC41B2" w:rsidRPr="00FC41B2" w:rsidRDefault="00FC41B2" w:rsidP="00FC41B2">
      <w:pPr>
        <w:autoSpaceDE w:val="0"/>
        <w:autoSpaceDN w:val="0"/>
        <w:adjustRightInd w:val="0"/>
        <w:spacing w:after="0" w:line="240" w:lineRule="auto"/>
        <w:jc w:val="left"/>
        <w:rPr>
          <w:rFonts w:ascii="Consolas" w:hAnsi="Consolas" w:cs="Consolas"/>
          <w:sz w:val="20"/>
          <w:lang w:val="en-US" w:eastAsia="el-GR"/>
        </w:rPr>
      </w:pPr>
    </w:p>
    <w:p w14:paraId="3F6FDE42" w14:textId="77777777" w:rsidR="00FC41B2" w:rsidRPr="00670DA7" w:rsidRDefault="00FC41B2" w:rsidP="00FC41B2">
      <w:pPr>
        <w:autoSpaceDE w:val="0"/>
        <w:autoSpaceDN w:val="0"/>
        <w:adjustRightInd w:val="0"/>
        <w:spacing w:after="0" w:line="240" w:lineRule="auto"/>
        <w:jc w:val="left"/>
        <w:rPr>
          <w:rFonts w:ascii="Consolas" w:hAnsi="Consolas" w:cs="Consolas"/>
          <w:sz w:val="20"/>
          <w:lang w:val="en-US" w:eastAsia="el-GR"/>
        </w:rPr>
      </w:pPr>
      <w:r w:rsidRPr="00670DA7">
        <w:rPr>
          <w:rFonts w:ascii="Consolas" w:hAnsi="Consolas" w:cs="Consolas"/>
          <w:b/>
          <w:bCs/>
          <w:color w:val="7F0055"/>
          <w:sz w:val="20"/>
          <w:lang w:val="en-US" w:eastAsia="el-GR"/>
        </w:rPr>
        <w:t>assign</w:t>
      </w:r>
      <w:r w:rsidRPr="00670DA7">
        <w:rPr>
          <w:rFonts w:ascii="Consolas" w:hAnsi="Consolas" w:cs="Consolas"/>
          <w:color w:val="000000"/>
          <w:sz w:val="20"/>
          <w:lang w:val="en-US" w:eastAsia="el-GR"/>
        </w:rPr>
        <w:t xml:space="preserve"> faout = hazardexA ? 2'b10 :</w:t>
      </w:r>
    </w:p>
    <w:p w14:paraId="41AE59A0" w14:textId="77777777" w:rsidR="00FC41B2" w:rsidRPr="00670DA7" w:rsidRDefault="00FC41B2" w:rsidP="00FC41B2">
      <w:pPr>
        <w:autoSpaceDE w:val="0"/>
        <w:autoSpaceDN w:val="0"/>
        <w:adjustRightInd w:val="0"/>
        <w:spacing w:after="0" w:line="240" w:lineRule="auto"/>
        <w:jc w:val="left"/>
        <w:rPr>
          <w:rFonts w:ascii="Consolas" w:hAnsi="Consolas" w:cs="Consolas"/>
          <w:sz w:val="20"/>
          <w:lang w:val="en-US" w:eastAsia="el-GR"/>
        </w:rPr>
      </w:pPr>
      <w:r w:rsidRPr="00670DA7">
        <w:rPr>
          <w:rFonts w:ascii="Consolas" w:hAnsi="Consolas" w:cs="Consolas"/>
          <w:color w:val="000000"/>
          <w:sz w:val="20"/>
          <w:lang w:val="en-US" w:eastAsia="el-GR"/>
        </w:rPr>
        <w:t xml:space="preserve">            (hazardmemA)? 2'b01 : 00;</w:t>
      </w:r>
    </w:p>
    <w:p w14:paraId="58B12C2F" w14:textId="77777777" w:rsidR="00FC41B2" w:rsidRPr="00670DA7" w:rsidRDefault="00FC41B2" w:rsidP="00FC41B2">
      <w:pPr>
        <w:autoSpaceDE w:val="0"/>
        <w:autoSpaceDN w:val="0"/>
        <w:adjustRightInd w:val="0"/>
        <w:spacing w:after="0" w:line="240" w:lineRule="auto"/>
        <w:jc w:val="left"/>
        <w:rPr>
          <w:rFonts w:ascii="Consolas" w:hAnsi="Consolas" w:cs="Consolas"/>
          <w:sz w:val="20"/>
          <w:lang w:val="en-US" w:eastAsia="el-GR"/>
        </w:rPr>
      </w:pPr>
    </w:p>
    <w:p w14:paraId="1FF8F7D8" w14:textId="74E59460" w:rsidR="00FC41B2" w:rsidRPr="00670DA7" w:rsidRDefault="00FC41B2" w:rsidP="00FC41B2">
      <w:pPr>
        <w:autoSpaceDE w:val="0"/>
        <w:autoSpaceDN w:val="0"/>
        <w:adjustRightInd w:val="0"/>
        <w:spacing w:after="0" w:line="240" w:lineRule="auto"/>
        <w:jc w:val="left"/>
        <w:rPr>
          <w:rFonts w:ascii="Consolas" w:hAnsi="Consolas" w:cs="Consolas"/>
          <w:sz w:val="20"/>
          <w:lang w:val="en-US" w:eastAsia="el-GR"/>
        </w:rPr>
      </w:pPr>
      <w:r w:rsidRPr="00670DA7">
        <w:rPr>
          <w:rFonts w:ascii="Consolas" w:hAnsi="Consolas" w:cs="Consolas"/>
          <w:b/>
          <w:bCs/>
          <w:color w:val="7F0055"/>
          <w:sz w:val="20"/>
          <w:lang w:val="en-US" w:eastAsia="el-GR"/>
        </w:rPr>
        <w:t>wire</w:t>
      </w:r>
      <w:r w:rsidRPr="00670DA7">
        <w:rPr>
          <w:rFonts w:ascii="Consolas" w:hAnsi="Consolas" w:cs="Consolas"/>
          <w:color w:val="000000"/>
          <w:sz w:val="20"/>
          <w:lang w:val="en-US" w:eastAsia="el-GR"/>
        </w:rPr>
        <w:t xml:space="preserve"> hazardexB =  (o</w:t>
      </w:r>
      <w:r w:rsidR="00EB7A83">
        <w:rPr>
          <w:rFonts w:ascii="Consolas" w:hAnsi="Consolas" w:cs="Consolas"/>
          <w:color w:val="000000"/>
          <w:sz w:val="20"/>
          <w:lang w:val="en-US" w:eastAsia="el-GR"/>
        </w:rPr>
        <w:t xml:space="preserve">p==mips.ALUop &amp;&amp; exmemrd!=0 &amp;&amp; </w:t>
      </w:r>
      <w:r w:rsidRPr="00670DA7">
        <w:rPr>
          <w:rFonts w:ascii="Consolas" w:hAnsi="Consolas" w:cs="Consolas"/>
          <w:color w:val="000000"/>
          <w:sz w:val="20"/>
          <w:lang w:val="en-US" w:eastAsia="el-GR"/>
        </w:rPr>
        <w:t>exmemrd==idexrt);</w:t>
      </w:r>
    </w:p>
    <w:p w14:paraId="2D48DB1B" w14:textId="77777777" w:rsidR="00FC41B2" w:rsidRPr="00670DA7" w:rsidRDefault="00FC41B2" w:rsidP="00FC41B2">
      <w:pPr>
        <w:autoSpaceDE w:val="0"/>
        <w:autoSpaceDN w:val="0"/>
        <w:adjustRightInd w:val="0"/>
        <w:spacing w:after="0" w:line="240" w:lineRule="auto"/>
        <w:jc w:val="left"/>
        <w:rPr>
          <w:rFonts w:ascii="Consolas" w:hAnsi="Consolas" w:cs="Consolas"/>
          <w:sz w:val="20"/>
          <w:lang w:val="en-US" w:eastAsia="el-GR"/>
        </w:rPr>
      </w:pPr>
      <w:r w:rsidRPr="00670DA7">
        <w:rPr>
          <w:rFonts w:ascii="Consolas" w:hAnsi="Consolas" w:cs="Consolas"/>
          <w:b/>
          <w:bCs/>
          <w:color w:val="7F0055"/>
          <w:sz w:val="20"/>
          <w:lang w:val="en-US" w:eastAsia="el-GR"/>
        </w:rPr>
        <w:t>wire</w:t>
      </w:r>
      <w:r w:rsidRPr="00670DA7">
        <w:rPr>
          <w:rFonts w:ascii="Consolas" w:hAnsi="Consolas" w:cs="Consolas"/>
          <w:color w:val="000000"/>
          <w:sz w:val="20"/>
          <w:lang w:val="en-US" w:eastAsia="el-GR"/>
        </w:rPr>
        <w:t xml:space="preserve"> hazardmemB = (op==mips.ALUop &amp;&amp; memwbrd!=0 &amp;&amp; memwbrd==idexrt);</w:t>
      </w:r>
    </w:p>
    <w:p w14:paraId="5F0A7924" w14:textId="77777777" w:rsidR="00FC41B2" w:rsidRPr="00670DA7" w:rsidRDefault="00FC41B2" w:rsidP="00FC41B2">
      <w:pPr>
        <w:autoSpaceDE w:val="0"/>
        <w:autoSpaceDN w:val="0"/>
        <w:adjustRightInd w:val="0"/>
        <w:spacing w:after="0" w:line="240" w:lineRule="auto"/>
        <w:jc w:val="left"/>
        <w:rPr>
          <w:rFonts w:ascii="Consolas" w:hAnsi="Consolas" w:cs="Consolas"/>
          <w:sz w:val="20"/>
          <w:lang w:val="en-US" w:eastAsia="el-GR"/>
        </w:rPr>
      </w:pPr>
    </w:p>
    <w:p w14:paraId="2FD64E38" w14:textId="77777777" w:rsidR="00FC41B2" w:rsidRPr="00670DA7" w:rsidRDefault="00FC41B2" w:rsidP="00FC41B2">
      <w:pPr>
        <w:autoSpaceDE w:val="0"/>
        <w:autoSpaceDN w:val="0"/>
        <w:adjustRightInd w:val="0"/>
        <w:spacing w:after="0" w:line="240" w:lineRule="auto"/>
        <w:jc w:val="left"/>
        <w:rPr>
          <w:rFonts w:ascii="Consolas" w:hAnsi="Consolas" w:cs="Consolas"/>
          <w:sz w:val="20"/>
          <w:lang w:val="en-US" w:eastAsia="el-GR"/>
        </w:rPr>
      </w:pPr>
      <w:r w:rsidRPr="00670DA7">
        <w:rPr>
          <w:rFonts w:ascii="Consolas" w:hAnsi="Consolas" w:cs="Consolas"/>
          <w:b/>
          <w:bCs/>
          <w:color w:val="7F0055"/>
          <w:sz w:val="20"/>
          <w:lang w:val="en-US" w:eastAsia="el-GR"/>
        </w:rPr>
        <w:t>assign</w:t>
      </w:r>
      <w:r w:rsidRPr="00670DA7">
        <w:rPr>
          <w:rFonts w:ascii="Consolas" w:hAnsi="Consolas" w:cs="Consolas"/>
          <w:color w:val="000000"/>
          <w:sz w:val="20"/>
          <w:lang w:val="en-US" w:eastAsia="el-GR"/>
        </w:rPr>
        <w:t xml:space="preserve"> fbout = hazardexB ? 2'b10 :</w:t>
      </w:r>
    </w:p>
    <w:p w14:paraId="4B8382A6" w14:textId="77777777" w:rsidR="00FC41B2" w:rsidRDefault="00FC41B2" w:rsidP="00FC41B2">
      <w:pPr>
        <w:autoSpaceDE w:val="0"/>
        <w:autoSpaceDN w:val="0"/>
        <w:adjustRightInd w:val="0"/>
        <w:spacing w:after="0" w:line="240" w:lineRule="auto"/>
        <w:jc w:val="left"/>
        <w:rPr>
          <w:rFonts w:ascii="Consolas" w:hAnsi="Consolas" w:cs="Consolas"/>
          <w:sz w:val="20"/>
          <w:lang w:eastAsia="el-GR"/>
        </w:rPr>
      </w:pPr>
      <w:r w:rsidRPr="00670DA7">
        <w:rPr>
          <w:rFonts w:ascii="Consolas" w:hAnsi="Consolas" w:cs="Consolas"/>
          <w:color w:val="000000"/>
          <w:sz w:val="20"/>
          <w:lang w:val="en-US" w:eastAsia="el-GR"/>
        </w:rPr>
        <w:t xml:space="preserve">            (hazardmemB)? </w:t>
      </w:r>
      <w:r>
        <w:rPr>
          <w:rFonts w:ascii="Consolas" w:hAnsi="Consolas" w:cs="Consolas"/>
          <w:color w:val="000000"/>
          <w:sz w:val="20"/>
          <w:lang w:eastAsia="el-GR"/>
        </w:rPr>
        <w:t>2'b01 : 00;</w:t>
      </w:r>
    </w:p>
    <w:p w14:paraId="0F37FF03" w14:textId="77777777" w:rsidR="00FC41B2" w:rsidRDefault="00FC41B2" w:rsidP="00FC41B2">
      <w:pPr>
        <w:autoSpaceDE w:val="0"/>
        <w:autoSpaceDN w:val="0"/>
        <w:adjustRightInd w:val="0"/>
        <w:spacing w:after="0" w:line="240" w:lineRule="auto"/>
        <w:jc w:val="left"/>
        <w:rPr>
          <w:rFonts w:ascii="Consolas" w:hAnsi="Consolas" w:cs="Consolas"/>
          <w:sz w:val="20"/>
          <w:lang w:eastAsia="el-GR"/>
        </w:rPr>
      </w:pPr>
    </w:p>
    <w:p w14:paraId="723ECE5C" w14:textId="77777777" w:rsidR="00FC41B2" w:rsidRDefault="005A55FD" w:rsidP="00FC41B2">
      <w:pPr>
        <w:autoSpaceDE w:val="0"/>
        <w:autoSpaceDN w:val="0"/>
        <w:adjustRightInd w:val="0"/>
        <w:spacing w:after="0" w:line="240" w:lineRule="auto"/>
        <w:jc w:val="left"/>
        <w:rPr>
          <w:rFonts w:ascii="Consolas" w:hAnsi="Consolas" w:cs="Consolas"/>
          <w:b/>
          <w:bCs/>
          <w:color w:val="7F0055"/>
          <w:sz w:val="20"/>
          <w:lang w:eastAsia="el-GR"/>
        </w:rPr>
      </w:pPr>
      <w:r>
        <w:rPr>
          <w:rFonts w:ascii="Consolas" w:hAnsi="Consolas" w:cs="Consolas"/>
          <w:b/>
          <w:bCs/>
          <w:color w:val="7F0055"/>
          <w:sz w:val="20"/>
          <w:lang w:eastAsia="el-GR"/>
        </w:rPr>
        <w:t>e</w:t>
      </w:r>
      <w:r w:rsidR="00FC41B2">
        <w:rPr>
          <w:rFonts w:ascii="Consolas" w:hAnsi="Consolas" w:cs="Consolas"/>
          <w:b/>
          <w:bCs/>
          <w:color w:val="7F0055"/>
          <w:sz w:val="20"/>
          <w:lang w:eastAsia="el-GR"/>
        </w:rPr>
        <w:t>ndmodule</w:t>
      </w:r>
    </w:p>
    <w:p w14:paraId="6E7F8911" w14:textId="77777777" w:rsidR="005A55FD" w:rsidRDefault="005A55FD" w:rsidP="005A55FD">
      <w:pPr>
        <w:pStyle w:val="Heading3"/>
        <w:rPr>
          <w:lang w:val="en-US"/>
        </w:rPr>
      </w:pPr>
      <w:bookmarkStart w:id="108" w:name="_Toc423617350"/>
      <w:r>
        <w:rPr>
          <w:lang w:val="en-US"/>
        </w:rPr>
        <w:t>Module BranchForwardUnit</w:t>
      </w:r>
      <w:bookmarkEnd w:id="108"/>
    </w:p>
    <w:p w14:paraId="2DBA55E0" w14:textId="77777777" w:rsidR="005A55FD" w:rsidRPr="00C66DFD" w:rsidRDefault="005A55FD" w:rsidP="005A55FD">
      <w:r>
        <w:t xml:space="preserve">Το συγκεκριμένο </w:t>
      </w:r>
      <w:r>
        <w:rPr>
          <w:lang w:val="en-US"/>
        </w:rPr>
        <w:t>module</w:t>
      </w:r>
      <w:r w:rsidRPr="0062684D">
        <w:t xml:space="preserve"> </w:t>
      </w:r>
      <w:r>
        <w:t>ελέγχει αν χρειάζεται προώθηση για την αντιμετώπιση κινδύνων δεδομένων. Αφορά την περίπτωση που η προώθηση γίνεται για το στάδιο της αποκωδικοποίησης (</w:t>
      </w:r>
      <w:r>
        <w:rPr>
          <w:lang w:val="en-US"/>
        </w:rPr>
        <w:t>decode</w:t>
      </w:r>
      <w:r w:rsidRPr="005A55FD">
        <w:t>).</w:t>
      </w:r>
      <w:r w:rsidR="00C66DFD" w:rsidRPr="00C66DFD">
        <w:t xml:space="preserve"> </w:t>
      </w:r>
      <w:r w:rsidR="00C66DFD">
        <w:t xml:space="preserve">Η διαδικασία είναι η ίδια με την διαδικασία της προώθησης στο στάδιο της εκτέλεσης, όμως αφορά εντολές διακλάδωσης </w:t>
      </w:r>
      <w:r w:rsidR="00C66DFD" w:rsidRPr="00C66DFD">
        <w:t>(</w:t>
      </w:r>
      <w:r w:rsidR="00C66DFD">
        <w:rPr>
          <w:lang w:val="en-US"/>
        </w:rPr>
        <w:t>BEQ</w:t>
      </w:r>
      <w:r w:rsidR="00C66DFD" w:rsidRPr="00C66DFD">
        <w:t xml:space="preserve">) </w:t>
      </w:r>
      <w:r w:rsidR="00C66DFD">
        <w:t xml:space="preserve">οι οποίες ελέγχονται στο </w:t>
      </w:r>
      <w:r w:rsidR="00C66DFD" w:rsidRPr="00C66DFD">
        <w:t>στ</w:t>
      </w:r>
      <w:r w:rsidR="00C66DFD">
        <w:t>άδιο της αποκωδικοποίησης.</w:t>
      </w:r>
    </w:p>
    <w:p w14:paraId="607D4039" w14:textId="77777777" w:rsidR="005A55FD" w:rsidRPr="0062684D" w:rsidRDefault="005A55FD" w:rsidP="005A55FD">
      <w:pPr>
        <w:autoSpaceDE w:val="0"/>
        <w:autoSpaceDN w:val="0"/>
        <w:adjustRightInd w:val="0"/>
        <w:spacing w:after="0" w:line="240" w:lineRule="auto"/>
        <w:jc w:val="left"/>
        <w:rPr>
          <w:rFonts w:ascii="Consolas" w:hAnsi="Consolas" w:cs="Consolas"/>
          <w:sz w:val="20"/>
          <w:lang w:val="en-US" w:eastAsia="el-GR"/>
        </w:rPr>
      </w:pPr>
      <w:r w:rsidRPr="0062684D">
        <w:rPr>
          <w:rFonts w:ascii="Consolas" w:hAnsi="Consolas" w:cs="Consolas"/>
          <w:b/>
          <w:bCs/>
          <w:color w:val="7F0055"/>
          <w:sz w:val="20"/>
          <w:lang w:val="en-US" w:eastAsia="el-GR"/>
        </w:rPr>
        <w:lastRenderedPageBreak/>
        <w:t>module</w:t>
      </w:r>
      <w:r w:rsidRPr="0062684D">
        <w:rPr>
          <w:rFonts w:ascii="Consolas" w:hAnsi="Consolas" w:cs="Consolas"/>
          <w:color w:val="000000"/>
          <w:sz w:val="20"/>
          <w:lang w:val="en-US" w:eastAsia="el-GR"/>
        </w:rPr>
        <w:t xml:space="preserve">  BranchForwardUnit(</w:t>
      </w:r>
      <w:r w:rsidRPr="0062684D">
        <w:rPr>
          <w:rFonts w:ascii="Consolas" w:hAnsi="Consolas" w:cs="Consolas"/>
          <w:b/>
          <w:bCs/>
          <w:color w:val="7F0055"/>
          <w:sz w:val="20"/>
          <w:lang w:val="en-US" w:eastAsia="el-GR"/>
        </w:rPr>
        <w:t>input</w:t>
      </w:r>
      <w:r w:rsidRPr="0062684D">
        <w:rPr>
          <w:rFonts w:ascii="Consolas" w:hAnsi="Consolas" w:cs="Consolas"/>
          <w:color w:val="000000"/>
          <w:sz w:val="20"/>
          <w:lang w:val="en-US" w:eastAsia="el-GR"/>
        </w:rPr>
        <w:t xml:space="preserve"> [5:0]op, </w:t>
      </w:r>
      <w:r w:rsidRPr="0062684D">
        <w:rPr>
          <w:rFonts w:ascii="Consolas" w:hAnsi="Consolas" w:cs="Consolas"/>
          <w:b/>
          <w:bCs/>
          <w:color w:val="7F0055"/>
          <w:sz w:val="20"/>
          <w:lang w:val="en-US" w:eastAsia="el-GR"/>
        </w:rPr>
        <w:t>input</w:t>
      </w:r>
      <w:r w:rsidRPr="0062684D">
        <w:rPr>
          <w:rFonts w:ascii="Consolas" w:hAnsi="Consolas" w:cs="Consolas"/>
          <w:color w:val="000000"/>
          <w:sz w:val="20"/>
          <w:lang w:val="en-US" w:eastAsia="el-GR"/>
        </w:rPr>
        <w:t xml:space="preserve"> [4:0]ifidrs, </w:t>
      </w:r>
      <w:r w:rsidRPr="0062684D">
        <w:rPr>
          <w:rFonts w:ascii="Consolas" w:hAnsi="Consolas" w:cs="Consolas"/>
          <w:b/>
          <w:bCs/>
          <w:color w:val="7F0055"/>
          <w:sz w:val="20"/>
          <w:lang w:val="en-US" w:eastAsia="el-GR"/>
        </w:rPr>
        <w:t>input</w:t>
      </w:r>
      <w:r w:rsidRPr="0062684D">
        <w:rPr>
          <w:rFonts w:ascii="Consolas" w:hAnsi="Consolas" w:cs="Consolas"/>
          <w:color w:val="000000"/>
          <w:sz w:val="20"/>
          <w:lang w:val="en-US" w:eastAsia="el-GR"/>
        </w:rPr>
        <w:t xml:space="preserve"> [4:0]ifidrt, </w:t>
      </w:r>
      <w:r w:rsidRPr="0062684D">
        <w:rPr>
          <w:rFonts w:ascii="Consolas" w:hAnsi="Consolas" w:cs="Consolas"/>
          <w:b/>
          <w:bCs/>
          <w:color w:val="7F0055"/>
          <w:sz w:val="20"/>
          <w:lang w:val="en-US" w:eastAsia="el-GR"/>
        </w:rPr>
        <w:t>input</w:t>
      </w:r>
      <w:r w:rsidRPr="0062684D">
        <w:rPr>
          <w:rFonts w:ascii="Consolas" w:hAnsi="Consolas" w:cs="Consolas"/>
          <w:color w:val="000000"/>
          <w:sz w:val="20"/>
          <w:lang w:val="en-US" w:eastAsia="el-GR"/>
        </w:rPr>
        <w:t xml:space="preserve"> [4:0]exmemrd, </w:t>
      </w:r>
      <w:r w:rsidRPr="0062684D">
        <w:rPr>
          <w:rFonts w:ascii="Consolas" w:hAnsi="Consolas" w:cs="Consolas"/>
          <w:b/>
          <w:bCs/>
          <w:color w:val="7F0055"/>
          <w:sz w:val="20"/>
          <w:lang w:val="en-US" w:eastAsia="el-GR"/>
        </w:rPr>
        <w:t>input</w:t>
      </w:r>
      <w:r w:rsidRPr="0062684D">
        <w:rPr>
          <w:rFonts w:ascii="Consolas" w:hAnsi="Consolas" w:cs="Consolas"/>
          <w:color w:val="000000"/>
          <w:sz w:val="20"/>
          <w:lang w:val="en-US" w:eastAsia="el-GR"/>
        </w:rPr>
        <w:t xml:space="preserve"> [4:0]memwbrd, </w:t>
      </w:r>
      <w:r w:rsidRPr="0062684D">
        <w:rPr>
          <w:rFonts w:ascii="Consolas" w:hAnsi="Consolas" w:cs="Consolas"/>
          <w:b/>
          <w:bCs/>
          <w:color w:val="7F0055"/>
          <w:sz w:val="20"/>
          <w:lang w:val="en-US" w:eastAsia="el-GR"/>
        </w:rPr>
        <w:t>output</w:t>
      </w:r>
      <w:r w:rsidRPr="0062684D">
        <w:rPr>
          <w:rFonts w:ascii="Consolas" w:hAnsi="Consolas" w:cs="Consolas"/>
          <w:color w:val="000000"/>
          <w:sz w:val="20"/>
          <w:lang w:val="en-US" w:eastAsia="el-GR"/>
        </w:rPr>
        <w:t xml:space="preserve"> [1:0]branchaout, </w:t>
      </w:r>
      <w:r w:rsidRPr="0062684D">
        <w:rPr>
          <w:rFonts w:ascii="Consolas" w:hAnsi="Consolas" w:cs="Consolas"/>
          <w:b/>
          <w:bCs/>
          <w:color w:val="7F0055"/>
          <w:sz w:val="20"/>
          <w:lang w:val="en-US" w:eastAsia="el-GR"/>
        </w:rPr>
        <w:t>output</w:t>
      </w:r>
      <w:r w:rsidRPr="0062684D">
        <w:rPr>
          <w:rFonts w:ascii="Consolas" w:hAnsi="Consolas" w:cs="Consolas"/>
          <w:color w:val="000000"/>
          <w:sz w:val="20"/>
          <w:lang w:val="en-US" w:eastAsia="el-GR"/>
        </w:rPr>
        <w:t xml:space="preserve"> [1:0]branchbout);</w:t>
      </w:r>
    </w:p>
    <w:p w14:paraId="4015C058" w14:textId="77777777" w:rsidR="005A55FD" w:rsidRPr="0062684D" w:rsidRDefault="005A55FD" w:rsidP="005A55FD">
      <w:pPr>
        <w:autoSpaceDE w:val="0"/>
        <w:autoSpaceDN w:val="0"/>
        <w:adjustRightInd w:val="0"/>
        <w:spacing w:after="0" w:line="240" w:lineRule="auto"/>
        <w:jc w:val="left"/>
        <w:rPr>
          <w:rFonts w:ascii="Consolas" w:hAnsi="Consolas" w:cs="Consolas"/>
          <w:sz w:val="20"/>
          <w:lang w:val="en-US" w:eastAsia="el-GR"/>
        </w:rPr>
      </w:pPr>
    </w:p>
    <w:p w14:paraId="1D80D08E" w14:textId="60EBB3DD" w:rsidR="005A55FD" w:rsidRPr="0062684D" w:rsidRDefault="005A55FD" w:rsidP="005A55FD">
      <w:pPr>
        <w:autoSpaceDE w:val="0"/>
        <w:autoSpaceDN w:val="0"/>
        <w:adjustRightInd w:val="0"/>
        <w:spacing w:after="0" w:line="240" w:lineRule="auto"/>
        <w:jc w:val="left"/>
        <w:rPr>
          <w:rFonts w:ascii="Consolas" w:hAnsi="Consolas" w:cs="Consolas"/>
          <w:sz w:val="20"/>
          <w:lang w:val="en-US" w:eastAsia="el-GR"/>
        </w:rPr>
      </w:pPr>
      <w:commentRangeStart w:id="109"/>
      <w:commentRangeStart w:id="110"/>
      <w:r w:rsidRPr="0062684D">
        <w:rPr>
          <w:rFonts w:ascii="Consolas" w:hAnsi="Consolas" w:cs="Consolas"/>
          <w:b/>
          <w:bCs/>
          <w:color w:val="7F0055"/>
          <w:sz w:val="20"/>
          <w:lang w:val="en-US" w:eastAsia="el-GR"/>
        </w:rPr>
        <w:t>wire</w:t>
      </w:r>
      <w:r w:rsidRPr="0062684D">
        <w:rPr>
          <w:rFonts w:ascii="Consolas" w:hAnsi="Consolas" w:cs="Consolas"/>
          <w:color w:val="000000"/>
          <w:sz w:val="20"/>
          <w:lang w:val="en-US" w:eastAsia="el-GR"/>
        </w:rPr>
        <w:t xml:space="preserve"> hazardexA </w:t>
      </w:r>
      <w:r w:rsidR="0036089E">
        <w:rPr>
          <w:rFonts w:ascii="Consolas" w:hAnsi="Consolas" w:cs="Consolas"/>
          <w:color w:val="000000"/>
          <w:sz w:val="20"/>
          <w:lang w:val="en-US" w:eastAsia="el-GR"/>
        </w:rPr>
        <w:t xml:space="preserve"> = (exmemrd!=0 &amp;&amp;</w:t>
      </w:r>
      <w:r w:rsidRPr="0062684D">
        <w:rPr>
          <w:rFonts w:ascii="Consolas" w:hAnsi="Consolas" w:cs="Consolas"/>
          <w:color w:val="000000"/>
          <w:sz w:val="20"/>
          <w:lang w:val="en-US" w:eastAsia="el-GR"/>
        </w:rPr>
        <w:t xml:space="preserve"> exmemrd==ifidrs);</w:t>
      </w:r>
      <w:commentRangeEnd w:id="109"/>
      <w:r w:rsidR="00707722">
        <w:rPr>
          <w:rStyle w:val="CommentReference"/>
          <w:vanish/>
        </w:rPr>
        <w:commentReference w:id="109"/>
      </w:r>
      <w:commentRangeEnd w:id="110"/>
      <w:r w:rsidR="00C06075">
        <w:rPr>
          <w:rStyle w:val="CommentReference"/>
        </w:rPr>
        <w:commentReference w:id="110"/>
      </w:r>
    </w:p>
    <w:p w14:paraId="71CD903B" w14:textId="77777777" w:rsidR="005A55FD" w:rsidRPr="0062684D" w:rsidRDefault="005A55FD" w:rsidP="005A55FD">
      <w:pPr>
        <w:autoSpaceDE w:val="0"/>
        <w:autoSpaceDN w:val="0"/>
        <w:adjustRightInd w:val="0"/>
        <w:spacing w:after="0" w:line="240" w:lineRule="auto"/>
        <w:jc w:val="left"/>
        <w:rPr>
          <w:rFonts w:ascii="Consolas" w:hAnsi="Consolas" w:cs="Consolas"/>
          <w:sz w:val="20"/>
          <w:lang w:val="en-US" w:eastAsia="el-GR"/>
        </w:rPr>
      </w:pPr>
      <w:r w:rsidRPr="0062684D">
        <w:rPr>
          <w:rFonts w:ascii="Consolas" w:hAnsi="Consolas" w:cs="Consolas"/>
          <w:b/>
          <w:bCs/>
          <w:color w:val="7F0055"/>
          <w:sz w:val="20"/>
          <w:lang w:val="en-US" w:eastAsia="el-GR"/>
        </w:rPr>
        <w:t>wire</w:t>
      </w:r>
      <w:r w:rsidRPr="0062684D">
        <w:rPr>
          <w:rFonts w:ascii="Consolas" w:hAnsi="Consolas" w:cs="Consolas"/>
          <w:color w:val="000000"/>
          <w:sz w:val="20"/>
          <w:lang w:val="en-US" w:eastAsia="el-GR"/>
        </w:rPr>
        <w:t xml:space="preserve"> hazardmemA = (memwbrd!=0 &amp;&amp; memwbrd==ifidrs);</w:t>
      </w:r>
    </w:p>
    <w:p w14:paraId="76230D8F" w14:textId="77777777" w:rsidR="005A55FD" w:rsidRPr="0062684D" w:rsidRDefault="005A55FD" w:rsidP="005A55FD">
      <w:pPr>
        <w:autoSpaceDE w:val="0"/>
        <w:autoSpaceDN w:val="0"/>
        <w:adjustRightInd w:val="0"/>
        <w:spacing w:after="0" w:line="240" w:lineRule="auto"/>
        <w:jc w:val="left"/>
        <w:rPr>
          <w:rFonts w:ascii="Consolas" w:hAnsi="Consolas" w:cs="Consolas"/>
          <w:sz w:val="20"/>
          <w:lang w:val="en-US" w:eastAsia="el-GR"/>
        </w:rPr>
      </w:pPr>
    </w:p>
    <w:p w14:paraId="39CC16F8" w14:textId="77777777" w:rsidR="005A55FD" w:rsidRPr="0062684D" w:rsidRDefault="005A55FD" w:rsidP="005A55FD">
      <w:pPr>
        <w:autoSpaceDE w:val="0"/>
        <w:autoSpaceDN w:val="0"/>
        <w:adjustRightInd w:val="0"/>
        <w:spacing w:after="0" w:line="240" w:lineRule="auto"/>
        <w:jc w:val="left"/>
        <w:rPr>
          <w:rFonts w:ascii="Consolas" w:hAnsi="Consolas" w:cs="Consolas"/>
          <w:sz w:val="20"/>
          <w:lang w:val="en-US" w:eastAsia="el-GR"/>
        </w:rPr>
      </w:pPr>
      <w:r w:rsidRPr="0062684D">
        <w:rPr>
          <w:rFonts w:ascii="Consolas" w:hAnsi="Consolas" w:cs="Consolas"/>
          <w:b/>
          <w:bCs/>
          <w:color w:val="7F0055"/>
          <w:sz w:val="20"/>
          <w:lang w:val="en-US" w:eastAsia="el-GR"/>
        </w:rPr>
        <w:t>assign</w:t>
      </w:r>
      <w:r w:rsidRPr="0062684D">
        <w:rPr>
          <w:rFonts w:ascii="Consolas" w:hAnsi="Consolas" w:cs="Consolas"/>
          <w:color w:val="000000"/>
          <w:sz w:val="20"/>
          <w:lang w:val="en-US" w:eastAsia="el-GR"/>
        </w:rPr>
        <w:t xml:space="preserve"> branchaout = hazardexA ? 2'b10 :</w:t>
      </w:r>
    </w:p>
    <w:p w14:paraId="6599F0D9" w14:textId="77777777" w:rsidR="005A55FD" w:rsidRPr="0062684D" w:rsidRDefault="005A55FD" w:rsidP="005A55FD">
      <w:pPr>
        <w:autoSpaceDE w:val="0"/>
        <w:autoSpaceDN w:val="0"/>
        <w:adjustRightInd w:val="0"/>
        <w:spacing w:after="0" w:line="240" w:lineRule="auto"/>
        <w:jc w:val="left"/>
        <w:rPr>
          <w:rFonts w:ascii="Consolas" w:hAnsi="Consolas" w:cs="Consolas"/>
          <w:sz w:val="20"/>
          <w:lang w:val="en-US" w:eastAsia="el-GR"/>
        </w:rPr>
      </w:pPr>
      <w:r w:rsidRPr="0062684D">
        <w:rPr>
          <w:rFonts w:ascii="Consolas" w:hAnsi="Consolas" w:cs="Consolas"/>
          <w:color w:val="000000"/>
          <w:sz w:val="20"/>
          <w:lang w:val="en-US" w:eastAsia="el-GR"/>
        </w:rPr>
        <w:t xml:space="preserve">            (hazardmemA)? 2'b01 : 00;</w:t>
      </w:r>
    </w:p>
    <w:p w14:paraId="5DB99CFB" w14:textId="77777777" w:rsidR="005A55FD" w:rsidRPr="0062684D" w:rsidRDefault="005A55FD" w:rsidP="005A55FD">
      <w:pPr>
        <w:autoSpaceDE w:val="0"/>
        <w:autoSpaceDN w:val="0"/>
        <w:adjustRightInd w:val="0"/>
        <w:spacing w:after="0" w:line="240" w:lineRule="auto"/>
        <w:jc w:val="left"/>
        <w:rPr>
          <w:rFonts w:ascii="Consolas" w:hAnsi="Consolas" w:cs="Consolas"/>
          <w:sz w:val="20"/>
          <w:lang w:val="en-US" w:eastAsia="el-GR"/>
        </w:rPr>
      </w:pPr>
    </w:p>
    <w:p w14:paraId="34C83575" w14:textId="77777777" w:rsidR="005A55FD" w:rsidRPr="0062684D" w:rsidRDefault="005A55FD" w:rsidP="005A55FD">
      <w:pPr>
        <w:autoSpaceDE w:val="0"/>
        <w:autoSpaceDN w:val="0"/>
        <w:adjustRightInd w:val="0"/>
        <w:spacing w:after="0" w:line="240" w:lineRule="auto"/>
        <w:jc w:val="left"/>
        <w:rPr>
          <w:rFonts w:ascii="Consolas" w:hAnsi="Consolas" w:cs="Consolas"/>
          <w:sz w:val="20"/>
          <w:lang w:val="en-US" w:eastAsia="el-GR"/>
        </w:rPr>
      </w:pPr>
      <w:r w:rsidRPr="0062684D">
        <w:rPr>
          <w:rFonts w:ascii="Consolas" w:hAnsi="Consolas" w:cs="Consolas"/>
          <w:b/>
          <w:bCs/>
          <w:color w:val="7F0055"/>
          <w:sz w:val="20"/>
          <w:lang w:val="en-US" w:eastAsia="el-GR"/>
        </w:rPr>
        <w:t>wire</w:t>
      </w:r>
      <w:r w:rsidRPr="0062684D">
        <w:rPr>
          <w:rFonts w:ascii="Consolas" w:hAnsi="Consolas" w:cs="Consolas"/>
          <w:color w:val="000000"/>
          <w:sz w:val="20"/>
          <w:lang w:val="en-US" w:eastAsia="el-GR"/>
        </w:rPr>
        <w:t xml:space="preserve"> hazardexB = (exmemrd!=0  &amp;&amp;  exmemrd==ifidrt);</w:t>
      </w:r>
    </w:p>
    <w:p w14:paraId="7FB78F09" w14:textId="77777777" w:rsidR="005A55FD" w:rsidRPr="0062684D" w:rsidRDefault="005A55FD" w:rsidP="005A55FD">
      <w:pPr>
        <w:autoSpaceDE w:val="0"/>
        <w:autoSpaceDN w:val="0"/>
        <w:adjustRightInd w:val="0"/>
        <w:spacing w:after="0" w:line="240" w:lineRule="auto"/>
        <w:jc w:val="left"/>
        <w:rPr>
          <w:rFonts w:ascii="Consolas" w:hAnsi="Consolas" w:cs="Consolas"/>
          <w:sz w:val="20"/>
          <w:lang w:val="en-US" w:eastAsia="el-GR"/>
        </w:rPr>
      </w:pPr>
      <w:r w:rsidRPr="0062684D">
        <w:rPr>
          <w:rFonts w:ascii="Consolas" w:hAnsi="Consolas" w:cs="Consolas"/>
          <w:b/>
          <w:bCs/>
          <w:color w:val="7F0055"/>
          <w:sz w:val="20"/>
          <w:lang w:val="en-US" w:eastAsia="el-GR"/>
        </w:rPr>
        <w:t>wire</w:t>
      </w:r>
      <w:r w:rsidRPr="0062684D">
        <w:rPr>
          <w:rFonts w:ascii="Consolas" w:hAnsi="Consolas" w:cs="Consolas"/>
          <w:color w:val="000000"/>
          <w:sz w:val="20"/>
          <w:lang w:val="en-US" w:eastAsia="el-GR"/>
        </w:rPr>
        <w:t xml:space="preserve"> hazardmemB = (memwbrd!=0 &amp;&amp; memwbrd==ifidrt);</w:t>
      </w:r>
    </w:p>
    <w:p w14:paraId="3FF73BB0" w14:textId="77777777" w:rsidR="005A55FD" w:rsidRPr="0062684D" w:rsidRDefault="005A55FD" w:rsidP="005A55FD">
      <w:pPr>
        <w:autoSpaceDE w:val="0"/>
        <w:autoSpaceDN w:val="0"/>
        <w:adjustRightInd w:val="0"/>
        <w:spacing w:after="0" w:line="240" w:lineRule="auto"/>
        <w:jc w:val="left"/>
        <w:rPr>
          <w:rFonts w:ascii="Consolas" w:hAnsi="Consolas" w:cs="Consolas"/>
          <w:sz w:val="20"/>
          <w:lang w:val="en-US" w:eastAsia="el-GR"/>
        </w:rPr>
      </w:pPr>
    </w:p>
    <w:p w14:paraId="0AB9ACAD" w14:textId="77777777" w:rsidR="005A55FD" w:rsidRPr="0062684D" w:rsidRDefault="005A55FD" w:rsidP="005A55FD">
      <w:pPr>
        <w:autoSpaceDE w:val="0"/>
        <w:autoSpaceDN w:val="0"/>
        <w:adjustRightInd w:val="0"/>
        <w:spacing w:after="0" w:line="240" w:lineRule="auto"/>
        <w:jc w:val="left"/>
        <w:rPr>
          <w:rFonts w:ascii="Consolas" w:hAnsi="Consolas" w:cs="Consolas"/>
          <w:sz w:val="20"/>
          <w:lang w:val="en-US" w:eastAsia="el-GR"/>
        </w:rPr>
      </w:pPr>
      <w:r w:rsidRPr="0062684D">
        <w:rPr>
          <w:rFonts w:ascii="Consolas" w:hAnsi="Consolas" w:cs="Consolas"/>
          <w:b/>
          <w:bCs/>
          <w:color w:val="7F0055"/>
          <w:sz w:val="20"/>
          <w:lang w:val="en-US" w:eastAsia="el-GR"/>
        </w:rPr>
        <w:t>assign</w:t>
      </w:r>
      <w:r w:rsidRPr="0062684D">
        <w:rPr>
          <w:rFonts w:ascii="Consolas" w:hAnsi="Consolas" w:cs="Consolas"/>
          <w:color w:val="000000"/>
          <w:sz w:val="20"/>
          <w:lang w:val="en-US" w:eastAsia="el-GR"/>
        </w:rPr>
        <w:t xml:space="preserve"> branchbout = hazardexB ? 2'b10 :</w:t>
      </w:r>
    </w:p>
    <w:p w14:paraId="1022253E" w14:textId="77777777" w:rsidR="005A55FD" w:rsidRPr="0062684D" w:rsidRDefault="005A55FD" w:rsidP="005A55FD">
      <w:pPr>
        <w:autoSpaceDE w:val="0"/>
        <w:autoSpaceDN w:val="0"/>
        <w:adjustRightInd w:val="0"/>
        <w:spacing w:after="0" w:line="240" w:lineRule="auto"/>
        <w:jc w:val="left"/>
        <w:rPr>
          <w:rFonts w:ascii="Consolas" w:hAnsi="Consolas" w:cs="Consolas"/>
          <w:sz w:val="20"/>
          <w:lang w:val="en-US" w:eastAsia="el-GR"/>
        </w:rPr>
      </w:pPr>
      <w:r w:rsidRPr="0062684D">
        <w:rPr>
          <w:rFonts w:ascii="Consolas" w:hAnsi="Consolas" w:cs="Consolas"/>
          <w:color w:val="000000"/>
          <w:sz w:val="20"/>
          <w:lang w:val="en-US" w:eastAsia="el-GR"/>
        </w:rPr>
        <w:t xml:space="preserve">            (hazardmemB)? 2'b01 : 00;</w:t>
      </w:r>
    </w:p>
    <w:p w14:paraId="08FB7E70" w14:textId="77777777" w:rsidR="005A55FD" w:rsidRPr="007F75CD" w:rsidRDefault="005A55FD" w:rsidP="005A55FD">
      <w:pPr>
        <w:autoSpaceDE w:val="0"/>
        <w:autoSpaceDN w:val="0"/>
        <w:adjustRightInd w:val="0"/>
        <w:spacing w:after="0" w:line="240" w:lineRule="auto"/>
        <w:jc w:val="left"/>
        <w:rPr>
          <w:rFonts w:ascii="Consolas" w:hAnsi="Consolas" w:cs="Consolas"/>
          <w:sz w:val="20"/>
          <w:lang w:val="en-US" w:eastAsia="el-GR"/>
        </w:rPr>
      </w:pPr>
    </w:p>
    <w:p w14:paraId="332E4A08" w14:textId="77777777" w:rsidR="005A55FD" w:rsidRPr="007F75CD" w:rsidRDefault="005A55FD" w:rsidP="005A55FD">
      <w:pPr>
        <w:autoSpaceDE w:val="0"/>
        <w:autoSpaceDN w:val="0"/>
        <w:adjustRightInd w:val="0"/>
        <w:spacing w:after="0" w:line="240" w:lineRule="auto"/>
        <w:jc w:val="left"/>
        <w:rPr>
          <w:rFonts w:ascii="Consolas" w:hAnsi="Consolas" w:cs="Consolas"/>
          <w:sz w:val="20"/>
          <w:lang w:val="en-US" w:eastAsia="el-GR"/>
        </w:rPr>
      </w:pPr>
      <w:r w:rsidRPr="007F75CD">
        <w:rPr>
          <w:rFonts w:ascii="Consolas" w:hAnsi="Consolas" w:cs="Consolas"/>
          <w:b/>
          <w:bCs/>
          <w:color w:val="7F0055"/>
          <w:sz w:val="20"/>
          <w:lang w:val="en-US" w:eastAsia="el-GR"/>
        </w:rPr>
        <w:t>endmodule</w:t>
      </w:r>
    </w:p>
    <w:p w14:paraId="11DAE95B" w14:textId="77777777" w:rsidR="005A55FD" w:rsidRDefault="005A55FD" w:rsidP="005A55FD">
      <w:pPr>
        <w:rPr>
          <w:lang w:val="en-US"/>
        </w:rPr>
      </w:pPr>
    </w:p>
    <w:p w14:paraId="1636F05F" w14:textId="77777777" w:rsidR="007F75CD" w:rsidRDefault="007F75CD" w:rsidP="007F75CD">
      <w:pPr>
        <w:pStyle w:val="Heading3"/>
        <w:rPr>
          <w:lang w:val="en-US"/>
        </w:rPr>
      </w:pPr>
      <w:bookmarkStart w:id="111" w:name="_Toc423617351"/>
      <w:r>
        <w:rPr>
          <w:lang w:val="en-US"/>
        </w:rPr>
        <w:t>Module BranchPrediction</w:t>
      </w:r>
      <w:bookmarkEnd w:id="111"/>
    </w:p>
    <w:p w14:paraId="54B03BB6" w14:textId="7046311E" w:rsidR="00022293" w:rsidRPr="00FB4CE3" w:rsidRDefault="00022293" w:rsidP="00022293">
      <w:r>
        <w:t xml:space="preserve">Το συγκεκριμένο </w:t>
      </w:r>
      <w:r>
        <w:rPr>
          <w:lang w:val="en-US"/>
        </w:rPr>
        <w:t>module</w:t>
      </w:r>
      <w:r w:rsidRPr="00022293">
        <w:t xml:space="preserve"> </w:t>
      </w:r>
      <w:r>
        <w:t xml:space="preserve">ελέγχει αν πρέπει να ακολουθηθεί η </w:t>
      </w:r>
      <w:r w:rsidR="00896DB0">
        <w:t>διακλάδωση</w:t>
      </w:r>
      <w:r w:rsidR="00707722">
        <w:t xml:space="preserve"> </w:t>
      </w:r>
      <w:r>
        <w:t xml:space="preserve">ή όχι. Για να κάνει τον συγκεκριμένο έλεγχο δέχεται ως είσοδο την εντολή και αν χρειάζονται προώθηση τα δεδομένα. Η έξοδος είναι ένα </w:t>
      </w:r>
      <w:r>
        <w:rPr>
          <w:lang w:val="en-US"/>
        </w:rPr>
        <w:t>bit</w:t>
      </w:r>
      <w:r w:rsidRPr="00022293">
        <w:t xml:space="preserve"> </w:t>
      </w:r>
      <w:r>
        <w:t>που αν είναι 1 τότε θα ακολουθήσει την διακλάδωση αλλιώς όχι.</w:t>
      </w:r>
      <w:r w:rsidR="00FB4CE3">
        <w:t xml:space="preserve"> Για κάθε τελεστέο διαβάζει τα κατάλληλα δεδομένα ανάλογα με το αν θέλει </w:t>
      </w:r>
      <w:r w:rsidR="00FB4CE3">
        <w:rPr>
          <w:lang w:val="en-US"/>
        </w:rPr>
        <w:t>forward</w:t>
      </w:r>
      <w:r w:rsidR="00FB4CE3" w:rsidRPr="00FB4CE3">
        <w:t xml:space="preserve"> </w:t>
      </w:r>
      <w:r w:rsidR="00FB4CE3">
        <w:t>ή όχι και στη συνέχεια ελέγχει αν είναι ίσες οι τιμές.</w:t>
      </w:r>
    </w:p>
    <w:p w14:paraId="07EF8EBC" w14:textId="77777777" w:rsidR="007F75CD" w:rsidRPr="007F75CD" w:rsidRDefault="007F75CD" w:rsidP="007F75CD">
      <w:pPr>
        <w:autoSpaceDE w:val="0"/>
        <w:autoSpaceDN w:val="0"/>
        <w:adjustRightInd w:val="0"/>
        <w:spacing w:after="0" w:line="240" w:lineRule="auto"/>
        <w:jc w:val="left"/>
        <w:rPr>
          <w:rFonts w:ascii="Consolas" w:hAnsi="Consolas" w:cs="Consolas"/>
          <w:sz w:val="20"/>
          <w:lang w:val="en-US" w:eastAsia="el-GR"/>
        </w:rPr>
      </w:pPr>
      <w:r w:rsidRPr="007F75CD">
        <w:rPr>
          <w:rFonts w:ascii="Consolas" w:hAnsi="Consolas" w:cs="Consolas"/>
          <w:b/>
          <w:bCs/>
          <w:color w:val="7F0055"/>
          <w:sz w:val="20"/>
          <w:lang w:val="en-US" w:eastAsia="el-GR"/>
        </w:rPr>
        <w:t>module</w:t>
      </w:r>
      <w:r w:rsidRPr="007F75CD">
        <w:rPr>
          <w:rFonts w:ascii="Consolas" w:hAnsi="Consolas" w:cs="Consolas"/>
          <w:color w:val="000000"/>
          <w:sz w:val="20"/>
          <w:lang w:val="en-US" w:eastAsia="el-GR"/>
        </w:rPr>
        <w:t xml:space="preserve"> BranchPrediction(</w:t>
      </w:r>
      <w:r w:rsidRPr="007F75CD">
        <w:rPr>
          <w:rFonts w:ascii="Consolas" w:hAnsi="Consolas" w:cs="Consolas"/>
          <w:b/>
          <w:bCs/>
          <w:color w:val="7F0055"/>
          <w:sz w:val="20"/>
          <w:lang w:val="en-US" w:eastAsia="el-GR"/>
        </w:rPr>
        <w:t>input</w:t>
      </w:r>
      <w:r w:rsidRPr="007F75CD">
        <w:rPr>
          <w:rFonts w:ascii="Consolas" w:hAnsi="Consolas" w:cs="Consolas"/>
          <w:color w:val="000000"/>
          <w:sz w:val="20"/>
          <w:lang w:val="en-US" w:eastAsia="el-GR"/>
        </w:rPr>
        <w:t xml:space="preserve"> [5:0]op, </w:t>
      </w:r>
      <w:r w:rsidRPr="007F75CD">
        <w:rPr>
          <w:rFonts w:ascii="Consolas" w:hAnsi="Consolas" w:cs="Consolas"/>
          <w:b/>
          <w:bCs/>
          <w:color w:val="7F0055"/>
          <w:sz w:val="20"/>
          <w:lang w:val="en-US" w:eastAsia="el-GR"/>
        </w:rPr>
        <w:t>input</w:t>
      </w:r>
      <w:r w:rsidRPr="007F75CD">
        <w:rPr>
          <w:rFonts w:ascii="Consolas" w:hAnsi="Consolas" w:cs="Consolas"/>
          <w:color w:val="000000"/>
          <w:sz w:val="20"/>
          <w:lang w:val="en-US" w:eastAsia="el-GR"/>
        </w:rPr>
        <w:t xml:space="preserve"> [1:0]fa, </w:t>
      </w:r>
      <w:r w:rsidRPr="007F75CD">
        <w:rPr>
          <w:rFonts w:ascii="Consolas" w:hAnsi="Consolas" w:cs="Consolas"/>
          <w:b/>
          <w:bCs/>
          <w:color w:val="7F0055"/>
          <w:sz w:val="20"/>
          <w:lang w:val="en-US" w:eastAsia="el-GR"/>
        </w:rPr>
        <w:t>input</w:t>
      </w:r>
      <w:r w:rsidRPr="007F75CD">
        <w:rPr>
          <w:rFonts w:ascii="Consolas" w:hAnsi="Consolas" w:cs="Consolas"/>
          <w:color w:val="000000"/>
          <w:sz w:val="20"/>
          <w:lang w:val="en-US" w:eastAsia="el-GR"/>
        </w:rPr>
        <w:t xml:space="preserve"> [1:0]fb, </w:t>
      </w:r>
      <w:r w:rsidRPr="007F75CD">
        <w:rPr>
          <w:rFonts w:ascii="Consolas" w:hAnsi="Consolas" w:cs="Consolas"/>
          <w:b/>
          <w:bCs/>
          <w:color w:val="7F0055"/>
          <w:sz w:val="20"/>
          <w:lang w:val="en-US" w:eastAsia="el-GR"/>
        </w:rPr>
        <w:t>output</w:t>
      </w:r>
      <w:r w:rsidRPr="007F75CD">
        <w:rPr>
          <w:rFonts w:ascii="Consolas" w:hAnsi="Consolas" w:cs="Consolas"/>
          <w:color w:val="000000"/>
          <w:sz w:val="20"/>
          <w:lang w:val="en-US" w:eastAsia="el-GR"/>
        </w:rPr>
        <w:t xml:space="preserve"> takebranch);</w:t>
      </w:r>
    </w:p>
    <w:p w14:paraId="0C437F11" w14:textId="77777777" w:rsidR="007F75CD" w:rsidRPr="007F75CD" w:rsidRDefault="007F75CD" w:rsidP="007F75CD">
      <w:pPr>
        <w:autoSpaceDE w:val="0"/>
        <w:autoSpaceDN w:val="0"/>
        <w:adjustRightInd w:val="0"/>
        <w:spacing w:after="0" w:line="240" w:lineRule="auto"/>
        <w:jc w:val="left"/>
        <w:rPr>
          <w:rFonts w:ascii="Consolas" w:hAnsi="Consolas" w:cs="Consolas"/>
          <w:sz w:val="20"/>
          <w:lang w:val="en-US" w:eastAsia="el-GR"/>
        </w:rPr>
      </w:pPr>
    </w:p>
    <w:p w14:paraId="146E6E91" w14:textId="77777777" w:rsidR="007F75CD" w:rsidRPr="007F75CD" w:rsidRDefault="007F75CD" w:rsidP="007F75CD">
      <w:pPr>
        <w:autoSpaceDE w:val="0"/>
        <w:autoSpaceDN w:val="0"/>
        <w:adjustRightInd w:val="0"/>
        <w:spacing w:after="0" w:line="240" w:lineRule="auto"/>
        <w:jc w:val="left"/>
        <w:rPr>
          <w:rFonts w:ascii="Consolas" w:hAnsi="Consolas" w:cs="Consolas"/>
          <w:sz w:val="20"/>
          <w:lang w:val="en-US" w:eastAsia="el-GR"/>
        </w:rPr>
      </w:pPr>
      <w:r w:rsidRPr="007F75CD">
        <w:rPr>
          <w:rFonts w:ascii="Consolas" w:hAnsi="Consolas" w:cs="Consolas"/>
          <w:b/>
          <w:bCs/>
          <w:color w:val="7F0055"/>
          <w:sz w:val="20"/>
          <w:lang w:val="en-US" w:eastAsia="el-GR"/>
        </w:rPr>
        <w:t>wire</w:t>
      </w:r>
      <w:r w:rsidRPr="007F75CD">
        <w:rPr>
          <w:rFonts w:ascii="Consolas" w:hAnsi="Consolas" w:cs="Consolas"/>
          <w:color w:val="000000"/>
          <w:sz w:val="20"/>
          <w:lang w:val="en-US" w:eastAsia="el-GR"/>
        </w:rPr>
        <w:t xml:space="preserve"> [31:0]test1, test2;</w:t>
      </w:r>
    </w:p>
    <w:p w14:paraId="6B947DC6" w14:textId="77777777" w:rsidR="007F75CD" w:rsidRPr="007F75CD" w:rsidRDefault="007F75CD" w:rsidP="007F75CD">
      <w:pPr>
        <w:autoSpaceDE w:val="0"/>
        <w:autoSpaceDN w:val="0"/>
        <w:adjustRightInd w:val="0"/>
        <w:spacing w:after="0" w:line="240" w:lineRule="auto"/>
        <w:jc w:val="left"/>
        <w:rPr>
          <w:rFonts w:ascii="Consolas" w:hAnsi="Consolas" w:cs="Consolas"/>
          <w:sz w:val="20"/>
          <w:lang w:val="en-US" w:eastAsia="el-GR"/>
        </w:rPr>
      </w:pPr>
      <w:r w:rsidRPr="007F75CD">
        <w:rPr>
          <w:rFonts w:ascii="Consolas" w:hAnsi="Consolas" w:cs="Consolas"/>
          <w:b/>
          <w:bCs/>
          <w:color w:val="7F0055"/>
          <w:sz w:val="20"/>
          <w:lang w:val="en-US" w:eastAsia="el-GR"/>
        </w:rPr>
        <w:t>assign</w:t>
      </w:r>
      <w:r w:rsidRPr="007F75CD">
        <w:rPr>
          <w:rFonts w:ascii="Consolas" w:hAnsi="Consolas" w:cs="Consolas"/>
          <w:color w:val="000000"/>
          <w:sz w:val="20"/>
          <w:lang w:val="en-US" w:eastAsia="el-GR"/>
        </w:rPr>
        <w:t xml:space="preserve"> test1 = (fa==2'b00)? mips.regOut1:</w:t>
      </w:r>
    </w:p>
    <w:p w14:paraId="3AAA119C" w14:textId="77777777" w:rsidR="007F75CD" w:rsidRPr="007F75CD" w:rsidRDefault="007F75CD" w:rsidP="007F75CD">
      <w:pPr>
        <w:autoSpaceDE w:val="0"/>
        <w:autoSpaceDN w:val="0"/>
        <w:adjustRightInd w:val="0"/>
        <w:spacing w:after="0" w:line="240" w:lineRule="auto"/>
        <w:jc w:val="left"/>
        <w:rPr>
          <w:rFonts w:ascii="Consolas" w:hAnsi="Consolas" w:cs="Consolas"/>
          <w:sz w:val="20"/>
          <w:lang w:val="en-US" w:eastAsia="el-GR"/>
        </w:rPr>
      </w:pPr>
      <w:r w:rsidRPr="007F75CD">
        <w:rPr>
          <w:rFonts w:ascii="Consolas" w:hAnsi="Consolas" w:cs="Consolas"/>
          <w:color w:val="000000"/>
          <w:sz w:val="20"/>
          <w:lang w:val="en-US" w:eastAsia="el-GR"/>
        </w:rPr>
        <w:t xml:space="preserve">                (fa==2'b01)?  mips.MEMWBValue:</w:t>
      </w:r>
    </w:p>
    <w:p w14:paraId="2972711A" w14:textId="77777777" w:rsidR="007F75CD" w:rsidRPr="007F75CD" w:rsidRDefault="007F75CD" w:rsidP="007F75CD">
      <w:pPr>
        <w:autoSpaceDE w:val="0"/>
        <w:autoSpaceDN w:val="0"/>
        <w:adjustRightInd w:val="0"/>
        <w:spacing w:after="0" w:line="240" w:lineRule="auto"/>
        <w:jc w:val="left"/>
        <w:rPr>
          <w:rFonts w:ascii="Consolas" w:hAnsi="Consolas" w:cs="Consolas"/>
          <w:sz w:val="20"/>
          <w:lang w:val="en-US" w:eastAsia="el-GR"/>
        </w:rPr>
      </w:pPr>
      <w:r w:rsidRPr="007F75CD">
        <w:rPr>
          <w:rFonts w:ascii="Consolas" w:hAnsi="Consolas" w:cs="Consolas"/>
          <w:color w:val="000000"/>
          <w:sz w:val="20"/>
          <w:lang w:val="en-US" w:eastAsia="el-GR"/>
        </w:rPr>
        <w:t xml:space="preserve">                (fa==2'b10)?  mips.EXMEMALUOut : 0;</w:t>
      </w:r>
    </w:p>
    <w:p w14:paraId="2669CDB6" w14:textId="77777777" w:rsidR="007F75CD" w:rsidRPr="007F75CD" w:rsidRDefault="007F75CD" w:rsidP="007F75CD">
      <w:pPr>
        <w:autoSpaceDE w:val="0"/>
        <w:autoSpaceDN w:val="0"/>
        <w:adjustRightInd w:val="0"/>
        <w:spacing w:after="0" w:line="240" w:lineRule="auto"/>
        <w:jc w:val="left"/>
        <w:rPr>
          <w:rFonts w:ascii="Consolas" w:hAnsi="Consolas" w:cs="Consolas"/>
          <w:sz w:val="20"/>
          <w:lang w:val="en-US" w:eastAsia="el-GR"/>
        </w:rPr>
      </w:pPr>
    </w:p>
    <w:p w14:paraId="44057BBC" w14:textId="77777777" w:rsidR="007F75CD" w:rsidRPr="007F75CD" w:rsidRDefault="007F75CD" w:rsidP="007F75CD">
      <w:pPr>
        <w:autoSpaceDE w:val="0"/>
        <w:autoSpaceDN w:val="0"/>
        <w:adjustRightInd w:val="0"/>
        <w:spacing w:after="0" w:line="240" w:lineRule="auto"/>
        <w:jc w:val="left"/>
        <w:rPr>
          <w:rFonts w:ascii="Consolas" w:hAnsi="Consolas" w:cs="Consolas"/>
          <w:sz w:val="20"/>
          <w:lang w:val="en-US" w:eastAsia="el-GR"/>
        </w:rPr>
      </w:pPr>
      <w:r w:rsidRPr="007F75CD">
        <w:rPr>
          <w:rFonts w:ascii="Consolas" w:hAnsi="Consolas" w:cs="Consolas"/>
          <w:b/>
          <w:bCs/>
          <w:color w:val="7F0055"/>
          <w:sz w:val="20"/>
          <w:lang w:val="en-US" w:eastAsia="el-GR"/>
        </w:rPr>
        <w:t>assign</w:t>
      </w:r>
      <w:r w:rsidRPr="007F75CD">
        <w:rPr>
          <w:rFonts w:ascii="Consolas" w:hAnsi="Consolas" w:cs="Consolas"/>
          <w:color w:val="000000"/>
          <w:sz w:val="20"/>
          <w:lang w:val="en-US" w:eastAsia="el-GR"/>
        </w:rPr>
        <w:t xml:space="preserve"> test2 = (fb==2'b00)? mips.regOut2:</w:t>
      </w:r>
    </w:p>
    <w:p w14:paraId="2168B31D" w14:textId="77777777" w:rsidR="007F75CD" w:rsidRPr="007F75CD" w:rsidRDefault="007F75CD" w:rsidP="007F75CD">
      <w:pPr>
        <w:autoSpaceDE w:val="0"/>
        <w:autoSpaceDN w:val="0"/>
        <w:adjustRightInd w:val="0"/>
        <w:spacing w:after="0" w:line="240" w:lineRule="auto"/>
        <w:jc w:val="left"/>
        <w:rPr>
          <w:rFonts w:ascii="Consolas" w:hAnsi="Consolas" w:cs="Consolas"/>
          <w:sz w:val="20"/>
          <w:lang w:val="en-US" w:eastAsia="el-GR"/>
        </w:rPr>
      </w:pPr>
      <w:r w:rsidRPr="007F75CD">
        <w:rPr>
          <w:rFonts w:ascii="Consolas" w:hAnsi="Consolas" w:cs="Consolas"/>
          <w:color w:val="000000"/>
          <w:sz w:val="20"/>
          <w:lang w:val="en-US" w:eastAsia="el-GR"/>
        </w:rPr>
        <w:t xml:space="preserve">                (fb==2'b01)?  mips.MEMWBValue:</w:t>
      </w:r>
    </w:p>
    <w:p w14:paraId="48AC34E1" w14:textId="77777777" w:rsidR="007F75CD" w:rsidRPr="007F75CD" w:rsidRDefault="007F75CD" w:rsidP="007F75CD">
      <w:pPr>
        <w:autoSpaceDE w:val="0"/>
        <w:autoSpaceDN w:val="0"/>
        <w:adjustRightInd w:val="0"/>
        <w:spacing w:after="0" w:line="240" w:lineRule="auto"/>
        <w:jc w:val="left"/>
        <w:rPr>
          <w:rFonts w:ascii="Consolas" w:hAnsi="Consolas" w:cs="Consolas"/>
          <w:sz w:val="20"/>
          <w:lang w:val="en-US" w:eastAsia="el-GR"/>
        </w:rPr>
      </w:pPr>
      <w:r w:rsidRPr="007F75CD">
        <w:rPr>
          <w:rFonts w:ascii="Consolas" w:hAnsi="Consolas" w:cs="Consolas"/>
          <w:color w:val="000000"/>
          <w:sz w:val="20"/>
          <w:lang w:val="en-US" w:eastAsia="el-GR"/>
        </w:rPr>
        <w:t xml:space="preserve">                (fb==2'b10)?  mips.EXMEMALUOut : 1;</w:t>
      </w:r>
    </w:p>
    <w:p w14:paraId="1175714F" w14:textId="77777777" w:rsidR="007F75CD" w:rsidRPr="007F75CD" w:rsidRDefault="007F75CD" w:rsidP="007F75CD">
      <w:pPr>
        <w:autoSpaceDE w:val="0"/>
        <w:autoSpaceDN w:val="0"/>
        <w:adjustRightInd w:val="0"/>
        <w:spacing w:after="0" w:line="240" w:lineRule="auto"/>
        <w:jc w:val="left"/>
        <w:rPr>
          <w:rFonts w:ascii="Consolas" w:hAnsi="Consolas" w:cs="Consolas"/>
          <w:sz w:val="20"/>
          <w:lang w:val="en-US" w:eastAsia="el-GR"/>
        </w:rPr>
      </w:pPr>
    </w:p>
    <w:p w14:paraId="6188A7CF" w14:textId="77777777" w:rsidR="007F75CD" w:rsidRPr="007F75CD" w:rsidRDefault="007F75CD" w:rsidP="007F75CD">
      <w:pPr>
        <w:autoSpaceDE w:val="0"/>
        <w:autoSpaceDN w:val="0"/>
        <w:adjustRightInd w:val="0"/>
        <w:spacing w:after="0" w:line="240" w:lineRule="auto"/>
        <w:jc w:val="left"/>
        <w:rPr>
          <w:rFonts w:ascii="Consolas" w:hAnsi="Consolas" w:cs="Consolas"/>
          <w:sz w:val="20"/>
          <w:lang w:val="en-US" w:eastAsia="el-GR"/>
        </w:rPr>
      </w:pPr>
      <w:r w:rsidRPr="007F75CD">
        <w:rPr>
          <w:rFonts w:ascii="Consolas" w:hAnsi="Consolas" w:cs="Consolas"/>
          <w:b/>
          <w:bCs/>
          <w:color w:val="7F0055"/>
          <w:sz w:val="20"/>
          <w:lang w:val="en-US" w:eastAsia="el-GR"/>
        </w:rPr>
        <w:t>assign</w:t>
      </w:r>
      <w:r w:rsidRPr="007F75CD">
        <w:rPr>
          <w:rFonts w:ascii="Consolas" w:hAnsi="Consolas" w:cs="Consolas"/>
          <w:color w:val="000000"/>
          <w:sz w:val="20"/>
          <w:lang w:val="en-US" w:eastAsia="el-GR"/>
        </w:rPr>
        <w:t xml:space="preserve"> takebranch = (op==mips.BEQ &amp;&amp; test1==test2);</w:t>
      </w:r>
    </w:p>
    <w:p w14:paraId="529A8E4F" w14:textId="77777777" w:rsidR="007F75CD" w:rsidRPr="007F75CD" w:rsidRDefault="007F75CD" w:rsidP="007F75CD">
      <w:pPr>
        <w:autoSpaceDE w:val="0"/>
        <w:autoSpaceDN w:val="0"/>
        <w:adjustRightInd w:val="0"/>
        <w:spacing w:after="0" w:line="240" w:lineRule="auto"/>
        <w:jc w:val="left"/>
        <w:rPr>
          <w:rFonts w:ascii="Consolas" w:hAnsi="Consolas" w:cs="Consolas"/>
          <w:sz w:val="20"/>
          <w:lang w:val="en-US" w:eastAsia="el-GR"/>
        </w:rPr>
      </w:pPr>
    </w:p>
    <w:p w14:paraId="0E524BF0" w14:textId="77777777" w:rsidR="005A55FD" w:rsidRDefault="007F75CD" w:rsidP="007F75CD">
      <w:pPr>
        <w:autoSpaceDE w:val="0"/>
        <w:autoSpaceDN w:val="0"/>
        <w:adjustRightInd w:val="0"/>
        <w:spacing w:after="0" w:line="240" w:lineRule="auto"/>
        <w:jc w:val="left"/>
        <w:rPr>
          <w:rFonts w:ascii="Consolas" w:hAnsi="Consolas" w:cs="Consolas"/>
          <w:sz w:val="20"/>
          <w:lang w:eastAsia="el-GR"/>
        </w:rPr>
      </w:pPr>
      <w:r>
        <w:rPr>
          <w:rFonts w:ascii="Consolas" w:hAnsi="Consolas" w:cs="Consolas"/>
          <w:b/>
          <w:bCs/>
          <w:color w:val="7F0055"/>
          <w:sz w:val="20"/>
          <w:lang w:eastAsia="el-GR"/>
        </w:rPr>
        <w:t>endmodule</w:t>
      </w:r>
    </w:p>
    <w:p w14:paraId="0637E47F" w14:textId="77777777" w:rsidR="00FC41B2" w:rsidRDefault="00E6295A" w:rsidP="00E6295A">
      <w:pPr>
        <w:pStyle w:val="Heading3"/>
        <w:rPr>
          <w:lang w:val="en-US"/>
        </w:rPr>
      </w:pPr>
      <w:bookmarkStart w:id="112" w:name="_Toc423617352"/>
      <w:r>
        <w:rPr>
          <w:lang w:val="en-US"/>
        </w:rPr>
        <w:t>module muxInA</w:t>
      </w:r>
      <w:bookmarkEnd w:id="112"/>
    </w:p>
    <w:p w14:paraId="2945995B" w14:textId="74F6CE87" w:rsidR="00E6295A" w:rsidRPr="009C2971" w:rsidRDefault="009C2971" w:rsidP="00E6295A">
      <w:r>
        <w:t xml:space="preserve">Το συγκεκριμένο </w:t>
      </w:r>
      <w:r>
        <w:rPr>
          <w:lang w:val="en-US"/>
        </w:rPr>
        <w:t>module</w:t>
      </w:r>
      <w:r w:rsidRPr="009C2971">
        <w:t xml:space="preserve"> </w:t>
      </w:r>
      <w:r>
        <w:t xml:space="preserve">αποφασίζει ποια θα είναι η πρώτη είσοδος στην </w:t>
      </w:r>
      <w:r>
        <w:rPr>
          <w:lang w:val="en-US"/>
        </w:rPr>
        <w:t>ALU</w:t>
      </w:r>
      <w:r w:rsidRPr="009C2971">
        <w:t xml:space="preserve">. </w:t>
      </w:r>
      <w:r>
        <w:t xml:space="preserve">Δέχεται τον τελεστή της πράξης, και ένα κωδικό </w:t>
      </w:r>
      <w:r>
        <w:rPr>
          <w:lang w:val="en-US"/>
        </w:rPr>
        <w:t>fa</w:t>
      </w:r>
      <w:r w:rsidRPr="009C2971">
        <w:t xml:space="preserve"> </w:t>
      </w:r>
      <w:r>
        <w:t xml:space="preserve">που είναι 2 </w:t>
      </w:r>
      <w:r>
        <w:rPr>
          <w:lang w:val="en-US"/>
        </w:rPr>
        <w:t>bit</w:t>
      </w:r>
      <w:r w:rsidRPr="009C2971">
        <w:t xml:space="preserve">. </w:t>
      </w:r>
      <w:r w:rsidR="00707722">
        <w:t xml:space="preserve">Ο </w:t>
      </w:r>
      <w:r>
        <w:t>τελευταίο</w:t>
      </w:r>
      <w:r w:rsidR="00707722">
        <w:t>ς</w:t>
      </w:r>
      <w:r>
        <w:t xml:space="preserve"> μας δείχνει αν θα χρειαστεί προώθηση δεδομένων ή όχι και από ποιο στάδιο θα είναι η προώθηση.</w:t>
      </w:r>
    </w:p>
    <w:p w14:paraId="6E18FAE4"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r w:rsidRPr="00E6295A">
        <w:rPr>
          <w:rFonts w:ascii="Consolas" w:hAnsi="Consolas" w:cs="Consolas"/>
          <w:b/>
          <w:bCs/>
          <w:color w:val="7F0055"/>
          <w:sz w:val="20"/>
          <w:lang w:val="en-US" w:eastAsia="el-GR"/>
        </w:rPr>
        <w:t>module</w:t>
      </w:r>
      <w:r w:rsidRPr="00E6295A">
        <w:rPr>
          <w:rFonts w:ascii="Consolas" w:hAnsi="Consolas" w:cs="Consolas"/>
          <w:color w:val="000000"/>
          <w:sz w:val="20"/>
          <w:lang w:val="en-US" w:eastAsia="el-GR"/>
        </w:rPr>
        <w:t xml:space="preserve"> muxInA(</w:t>
      </w:r>
      <w:r w:rsidRPr="00E6295A">
        <w:rPr>
          <w:rFonts w:ascii="Consolas" w:hAnsi="Consolas" w:cs="Consolas"/>
          <w:b/>
          <w:bCs/>
          <w:color w:val="7F0055"/>
          <w:sz w:val="20"/>
          <w:lang w:val="en-US" w:eastAsia="el-GR"/>
        </w:rPr>
        <w:t>input</w:t>
      </w:r>
      <w:r w:rsidRPr="00E6295A">
        <w:rPr>
          <w:rFonts w:ascii="Consolas" w:hAnsi="Consolas" w:cs="Consolas"/>
          <w:color w:val="000000"/>
          <w:sz w:val="20"/>
          <w:lang w:val="en-US" w:eastAsia="el-GR"/>
        </w:rPr>
        <w:t xml:space="preserve"> [5:0]op, </w:t>
      </w:r>
      <w:r w:rsidRPr="00E6295A">
        <w:rPr>
          <w:rFonts w:ascii="Consolas" w:hAnsi="Consolas" w:cs="Consolas"/>
          <w:b/>
          <w:bCs/>
          <w:color w:val="7F0055"/>
          <w:sz w:val="20"/>
          <w:lang w:val="en-US" w:eastAsia="el-GR"/>
        </w:rPr>
        <w:t>input</w:t>
      </w:r>
      <w:r w:rsidRPr="00E6295A">
        <w:rPr>
          <w:rFonts w:ascii="Consolas" w:hAnsi="Consolas" w:cs="Consolas"/>
          <w:color w:val="000000"/>
          <w:sz w:val="20"/>
          <w:lang w:val="en-US" w:eastAsia="el-GR"/>
        </w:rPr>
        <w:t xml:space="preserve"> [1:0]fa, </w:t>
      </w:r>
      <w:r w:rsidRPr="00E6295A">
        <w:rPr>
          <w:rFonts w:ascii="Consolas" w:hAnsi="Consolas" w:cs="Consolas"/>
          <w:b/>
          <w:bCs/>
          <w:color w:val="7F0055"/>
          <w:sz w:val="20"/>
          <w:lang w:val="en-US" w:eastAsia="el-GR"/>
        </w:rPr>
        <w:t>output</w:t>
      </w:r>
      <w:r w:rsidRPr="00E6295A">
        <w:rPr>
          <w:rFonts w:ascii="Consolas" w:hAnsi="Consolas" w:cs="Consolas"/>
          <w:color w:val="000000"/>
          <w:sz w:val="20"/>
          <w:lang w:val="en-US" w:eastAsia="el-GR"/>
        </w:rPr>
        <w:t xml:space="preserve"> [31:0]out);</w:t>
      </w:r>
    </w:p>
    <w:p w14:paraId="4F5DFDEE"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p>
    <w:p w14:paraId="63E36C19"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r w:rsidRPr="00E6295A">
        <w:rPr>
          <w:rFonts w:ascii="Consolas" w:hAnsi="Consolas" w:cs="Consolas"/>
          <w:b/>
          <w:bCs/>
          <w:color w:val="7F0055"/>
          <w:sz w:val="20"/>
          <w:lang w:val="en-US" w:eastAsia="el-GR"/>
        </w:rPr>
        <w:t>wire</w:t>
      </w:r>
      <w:r w:rsidRPr="00E6295A">
        <w:rPr>
          <w:rFonts w:ascii="Consolas" w:hAnsi="Consolas" w:cs="Consolas"/>
          <w:color w:val="000000"/>
          <w:sz w:val="20"/>
          <w:lang w:val="en-US" w:eastAsia="el-GR"/>
        </w:rPr>
        <w:t xml:space="preserve"> test1 = (op==mips.SW);</w:t>
      </w:r>
    </w:p>
    <w:p w14:paraId="26B6F6B7"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r w:rsidRPr="00E6295A">
        <w:rPr>
          <w:rFonts w:ascii="Consolas" w:hAnsi="Consolas" w:cs="Consolas"/>
          <w:b/>
          <w:bCs/>
          <w:color w:val="7F0055"/>
          <w:sz w:val="20"/>
          <w:lang w:val="en-US" w:eastAsia="el-GR"/>
        </w:rPr>
        <w:t>wire</w:t>
      </w:r>
      <w:r w:rsidRPr="00E6295A">
        <w:rPr>
          <w:rFonts w:ascii="Consolas" w:hAnsi="Consolas" w:cs="Consolas"/>
          <w:color w:val="000000"/>
          <w:sz w:val="20"/>
          <w:lang w:val="en-US" w:eastAsia="el-GR"/>
        </w:rPr>
        <w:t xml:space="preserve"> test11 =((op==mips.LW || op == mips.ADD_IMM) &amp;&amp; fa==2'b00);</w:t>
      </w:r>
    </w:p>
    <w:p w14:paraId="54239914"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r w:rsidRPr="00E6295A">
        <w:rPr>
          <w:rFonts w:ascii="Consolas" w:hAnsi="Consolas" w:cs="Consolas"/>
          <w:b/>
          <w:bCs/>
          <w:color w:val="7F0055"/>
          <w:sz w:val="20"/>
          <w:lang w:val="en-US" w:eastAsia="el-GR"/>
        </w:rPr>
        <w:t>wire</w:t>
      </w:r>
      <w:r w:rsidRPr="00E6295A">
        <w:rPr>
          <w:rFonts w:ascii="Consolas" w:hAnsi="Consolas" w:cs="Consolas"/>
          <w:color w:val="000000"/>
          <w:sz w:val="20"/>
          <w:lang w:val="en-US" w:eastAsia="el-GR"/>
        </w:rPr>
        <w:t xml:space="preserve"> test12 =((op==mips.LW || op == mips.ADD_IMM) &amp;&amp; fa==2'b01);</w:t>
      </w:r>
    </w:p>
    <w:p w14:paraId="74B482DB"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r w:rsidRPr="00E6295A">
        <w:rPr>
          <w:rFonts w:ascii="Consolas" w:hAnsi="Consolas" w:cs="Consolas"/>
          <w:b/>
          <w:bCs/>
          <w:color w:val="7F0055"/>
          <w:sz w:val="20"/>
          <w:lang w:val="en-US" w:eastAsia="el-GR"/>
        </w:rPr>
        <w:lastRenderedPageBreak/>
        <w:t>wire</w:t>
      </w:r>
      <w:r w:rsidRPr="00E6295A">
        <w:rPr>
          <w:rFonts w:ascii="Consolas" w:hAnsi="Consolas" w:cs="Consolas"/>
          <w:color w:val="000000"/>
          <w:sz w:val="20"/>
          <w:lang w:val="en-US" w:eastAsia="el-GR"/>
        </w:rPr>
        <w:t xml:space="preserve"> test13 =((op==mips.LW || op == mips.ADD_IMM) &amp;&amp; fa==2'b10);</w:t>
      </w:r>
    </w:p>
    <w:p w14:paraId="4C0D0FA8"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r w:rsidRPr="00E6295A">
        <w:rPr>
          <w:rFonts w:ascii="Consolas" w:hAnsi="Consolas" w:cs="Consolas"/>
          <w:b/>
          <w:bCs/>
          <w:color w:val="7F0055"/>
          <w:sz w:val="20"/>
          <w:lang w:val="en-US" w:eastAsia="el-GR"/>
        </w:rPr>
        <w:t>wire</w:t>
      </w:r>
      <w:r w:rsidRPr="00E6295A">
        <w:rPr>
          <w:rFonts w:ascii="Consolas" w:hAnsi="Consolas" w:cs="Consolas"/>
          <w:color w:val="000000"/>
          <w:sz w:val="20"/>
          <w:lang w:val="en-US" w:eastAsia="el-GR"/>
        </w:rPr>
        <w:t xml:space="preserve"> test2 = (op==mips.Jop);</w:t>
      </w:r>
    </w:p>
    <w:p w14:paraId="2C1E82DD"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r w:rsidRPr="00E6295A">
        <w:rPr>
          <w:rFonts w:ascii="Consolas" w:hAnsi="Consolas" w:cs="Consolas"/>
          <w:b/>
          <w:bCs/>
          <w:color w:val="7F0055"/>
          <w:sz w:val="20"/>
          <w:lang w:val="en-US" w:eastAsia="el-GR"/>
        </w:rPr>
        <w:t>wire</w:t>
      </w:r>
      <w:r w:rsidRPr="00E6295A">
        <w:rPr>
          <w:rFonts w:ascii="Consolas" w:hAnsi="Consolas" w:cs="Consolas"/>
          <w:color w:val="000000"/>
          <w:sz w:val="20"/>
          <w:lang w:val="en-US" w:eastAsia="el-GR"/>
        </w:rPr>
        <w:t xml:space="preserve"> test3 = (op==mips.JALop);</w:t>
      </w:r>
    </w:p>
    <w:p w14:paraId="298F222B"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r w:rsidRPr="00E6295A">
        <w:rPr>
          <w:rFonts w:ascii="Consolas" w:hAnsi="Consolas" w:cs="Consolas"/>
          <w:b/>
          <w:bCs/>
          <w:color w:val="7F0055"/>
          <w:sz w:val="20"/>
          <w:lang w:val="en-US" w:eastAsia="el-GR"/>
        </w:rPr>
        <w:t>wire</w:t>
      </w:r>
      <w:r w:rsidRPr="00E6295A">
        <w:rPr>
          <w:rFonts w:ascii="Consolas" w:hAnsi="Consolas" w:cs="Consolas"/>
          <w:color w:val="000000"/>
          <w:sz w:val="20"/>
          <w:lang w:val="en-US" w:eastAsia="el-GR"/>
        </w:rPr>
        <w:t xml:space="preserve"> test41 = ((op==mips.ALUop || op==mips.LW) &amp;&amp; fa==2'b00);</w:t>
      </w:r>
    </w:p>
    <w:p w14:paraId="731E82D7"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r w:rsidRPr="00E6295A">
        <w:rPr>
          <w:rFonts w:ascii="Consolas" w:hAnsi="Consolas" w:cs="Consolas"/>
          <w:b/>
          <w:bCs/>
          <w:color w:val="7F0055"/>
          <w:sz w:val="20"/>
          <w:lang w:val="en-US" w:eastAsia="el-GR"/>
        </w:rPr>
        <w:t>wire</w:t>
      </w:r>
      <w:r w:rsidRPr="00E6295A">
        <w:rPr>
          <w:rFonts w:ascii="Consolas" w:hAnsi="Consolas" w:cs="Consolas"/>
          <w:color w:val="000000"/>
          <w:sz w:val="20"/>
          <w:lang w:val="en-US" w:eastAsia="el-GR"/>
        </w:rPr>
        <w:t xml:space="preserve"> test42 = ((op==mips.ALUop || op==mips.LW) &amp;&amp; fa==2'b01);</w:t>
      </w:r>
    </w:p>
    <w:p w14:paraId="748E6D49"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r w:rsidRPr="00E6295A">
        <w:rPr>
          <w:rFonts w:ascii="Consolas" w:hAnsi="Consolas" w:cs="Consolas"/>
          <w:b/>
          <w:bCs/>
          <w:color w:val="7F0055"/>
          <w:sz w:val="20"/>
          <w:lang w:val="en-US" w:eastAsia="el-GR"/>
        </w:rPr>
        <w:t>wire</w:t>
      </w:r>
      <w:r w:rsidRPr="00E6295A">
        <w:rPr>
          <w:rFonts w:ascii="Consolas" w:hAnsi="Consolas" w:cs="Consolas"/>
          <w:color w:val="000000"/>
          <w:sz w:val="20"/>
          <w:lang w:val="en-US" w:eastAsia="el-GR"/>
        </w:rPr>
        <w:t xml:space="preserve"> test43 = ((op==mips.ALUop || op==mips.LW) &amp;&amp; fa==2'b10);</w:t>
      </w:r>
    </w:p>
    <w:p w14:paraId="17037B0A"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p>
    <w:p w14:paraId="7B93E94C"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r w:rsidRPr="00E6295A">
        <w:rPr>
          <w:rFonts w:ascii="Consolas" w:hAnsi="Consolas" w:cs="Consolas"/>
          <w:b/>
          <w:bCs/>
          <w:color w:val="7F0055"/>
          <w:sz w:val="20"/>
          <w:lang w:val="en-US" w:eastAsia="el-GR"/>
        </w:rPr>
        <w:t>wire</w:t>
      </w:r>
      <w:r w:rsidRPr="00E6295A">
        <w:rPr>
          <w:rFonts w:ascii="Consolas" w:hAnsi="Consolas" w:cs="Consolas"/>
          <w:color w:val="000000"/>
          <w:sz w:val="20"/>
          <w:lang w:val="en-US" w:eastAsia="el-GR"/>
        </w:rPr>
        <w:t xml:space="preserve"> [31:0]case1 = (test1) ? mips.IDEXA : 0;</w:t>
      </w:r>
    </w:p>
    <w:p w14:paraId="746A116D"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r w:rsidRPr="00E6295A">
        <w:rPr>
          <w:rFonts w:ascii="Consolas" w:hAnsi="Consolas" w:cs="Consolas"/>
          <w:b/>
          <w:bCs/>
          <w:color w:val="7F0055"/>
          <w:sz w:val="20"/>
          <w:lang w:val="en-US" w:eastAsia="el-GR"/>
        </w:rPr>
        <w:t>wire</w:t>
      </w:r>
      <w:r w:rsidRPr="00E6295A">
        <w:rPr>
          <w:rFonts w:ascii="Consolas" w:hAnsi="Consolas" w:cs="Consolas"/>
          <w:color w:val="000000"/>
          <w:sz w:val="20"/>
          <w:lang w:val="en-US" w:eastAsia="el-GR"/>
        </w:rPr>
        <w:t xml:space="preserve"> [31:0]case11 = (test11) ? mips.IDEXA : 0;</w:t>
      </w:r>
    </w:p>
    <w:p w14:paraId="242B7684"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r w:rsidRPr="00E6295A">
        <w:rPr>
          <w:rFonts w:ascii="Consolas" w:hAnsi="Consolas" w:cs="Consolas"/>
          <w:b/>
          <w:bCs/>
          <w:color w:val="7F0055"/>
          <w:sz w:val="20"/>
          <w:lang w:val="en-US" w:eastAsia="el-GR"/>
        </w:rPr>
        <w:t>wire</w:t>
      </w:r>
      <w:r w:rsidRPr="00E6295A">
        <w:rPr>
          <w:rFonts w:ascii="Consolas" w:hAnsi="Consolas" w:cs="Consolas"/>
          <w:color w:val="000000"/>
          <w:sz w:val="20"/>
          <w:lang w:val="en-US" w:eastAsia="el-GR"/>
        </w:rPr>
        <w:t xml:space="preserve"> [31:0]case12 = (test12) ? mips.MEMWBValue : 0;</w:t>
      </w:r>
    </w:p>
    <w:p w14:paraId="326E596E"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r w:rsidRPr="00E6295A">
        <w:rPr>
          <w:rFonts w:ascii="Consolas" w:hAnsi="Consolas" w:cs="Consolas"/>
          <w:b/>
          <w:bCs/>
          <w:color w:val="7F0055"/>
          <w:sz w:val="20"/>
          <w:lang w:val="en-US" w:eastAsia="el-GR"/>
        </w:rPr>
        <w:t>wire</w:t>
      </w:r>
      <w:r w:rsidRPr="00E6295A">
        <w:rPr>
          <w:rFonts w:ascii="Consolas" w:hAnsi="Consolas" w:cs="Consolas"/>
          <w:color w:val="000000"/>
          <w:sz w:val="20"/>
          <w:lang w:val="en-US" w:eastAsia="el-GR"/>
        </w:rPr>
        <w:t xml:space="preserve"> [31:0]case13 = (test13) ? mips.EXMEMALUOut  : 0;</w:t>
      </w:r>
    </w:p>
    <w:p w14:paraId="4E69A2A2"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r w:rsidRPr="00E6295A">
        <w:rPr>
          <w:rFonts w:ascii="Consolas" w:hAnsi="Consolas" w:cs="Consolas"/>
          <w:b/>
          <w:bCs/>
          <w:color w:val="7F0055"/>
          <w:sz w:val="20"/>
          <w:lang w:val="en-US" w:eastAsia="el-GR"/>
        </w:rPr>
        <w:t>wire</w:t>
      </w:r>
      <w:r w:rsidRPr="00E6295A">
        <w:rPr>
          <w:rFonts w:ascii="Consolas" w:hAnsi="Consolas" w:cs="Consolas"/>
          <w:color w:val="000000"/>
          <w:sz w:val="20"/>
          <w:lang w:val="en-US" w:eastAsia="el-GR"/>
        </w:rPr>
        <w:t xml:space="preserve"> [31:0]case2 = (test2) ? mips.EXMEMALUOut : 0;</w:t>
      </w:r>
    </w:p>
    <w:p w14:paraId="4590FA3E"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r w:rsidRPr="00E6295A">
        <w:rPr>
          <w:rFonts w:ascii="Consolas" w:hAnsi="Consolas" w:cs="Consolas"/>
          <w:b/>
          <w:bCs/>
          <w:color w:val="7F0055"/>
          <w:sz w:val="20"/>
          <w:lang w:val="en-US" w:eastAsia="el-GR"/>
        </w:rPr>
        <w:t>wire</w:t>
      </w:r>
      <w:r w:rsidRPr="00E6295A">
        <w:rPr>
          <w:rFonts w:ascii="Consolas" w:hAnsi="Consolas" w:cs="Consolas"/>
          <w:color w:val="000000"/>
          <w:sz w:val="20"/>
          <w:lang w:val="en-US" w:eastAsia="el-GR"/>
        </w:rPr>
        <w:t xml:space="preserve"> [31:0]case3 = (test3) ? mips.IDEXIR[25:0]&lt;&lt;2 : 0;</w:t>
      </w:r>
    </w:p>
    <w:p w14:paraId="65DCEABF"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r w:rsidRPr="00E6295A">
        <w:rPr>
          <w:rFonts w:ascii="Consolas" w:hAnsi="Consolas" w:cs="Consolas"/>
          <w:b/>
          <w:bCs/>
          <w:color w:val="7F0055"/>
          <w:sz w:val="20"/>
          <w:lang w:val="en-US" w:eastAsia="el-GR"/>
        </w:rPr>
        <w:t>wire</w:t>
      </w:r>
      <w:r w:rsidRPr="00E6295A">
        <w:rPr>
          <w:rFonts w:ascii="Consolas" w:hAnsi="Consolas" w:cs="Consolas"/>
          <w:color w:val="000000"/>
          <w:sz w:val="20"/>
          <w:lang w:val="en-US" w:eastAsia="el-GR"/>
        </w:rPr>
        <w:t xml:space="preserve"> [31:0]case41 = (test41) ? mips.IDEXA : 0;</w:t>
      </w:r>
    </w:p>
    <w:p w14:paraId="67269380"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r w:rsidRPr="00E6295A">
        <w:rPr>
          <w:rFonts w:ascii="Consolas" w:hAnsi="Consolas" w:cs="Consolas"/>
          <w:b/>
          <w:bCs/>
          <w:color w:val="7F0055"/>
          <w:sz w:val="20"/>
          <w:lang w:val="en-US" w:eastAsia="el-GR"/>
        </w:rPr>
        <w:t>wire</w:t>
      </w:r>
      <w:r w:rsidRPr="00E6295A">
        <w:rPr>
          <w:rFonts w:ascii="Consolas" w:hAnsi="Consolas" w:cs="Consolas"/>
          <w:color w:val="000000"/>
          <w:sz w:val="20"/>
          <w:lang w:val="en-US" w:eastAsia="el-GR"/>
        </w:rPr>
        <w:t xml:space="preserve"> [31:0]case42 = (test42) ? mips.MEMWBValue : 0;</w:t>
      </w:r>
    </w:p>
    <w:p w14:paraId="4DF587D7"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r w:rsidRPr="00E6295A">
        <w:rPr>
          <w:rFonts w:ascii="Consolas" w:hAnsi="Consolas" w:cs="Consolas"/>
          <w:b/>
          <w:bCs/>
          <w:color w:val="7F0055"/>
          <w:sz w:val="20"/>
          <w:lang w:val="en-US" w:eastAsia="el-GR"/>
        </w:rPr>
        <w:t>wire</w:t>
      </w:r>
      <w:r w:rsidRPr="00E6295A">
        <w:rPr>
          <w:rFonts w:ascii="Consolas" w:hAnsi="Consolas" w:cs="Consolas"/>
          <w:color w:val="000000"/>
          <w:sz w:val="20"/>
          <w:lang w:val="en-US" w:eastAsia="el-GR"/>
        </w:rPr>
        <w:t xml:space="preserve"> [31:0]case43 = (test43) ? mips.EXMEMALUOut : 0;</w:t>
      </w:r>
    </w:p>
    <w:p w14:paraId="5F6923FC"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p>
    <w:p w14:paraId="5F96756D"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r w:rsidRPr="00E6295A">
        <w:rPr>
          <w:rFonts w:ascii="Consolas" w:hAnsi="Consolas" w:cs="Consolas"/>
          <w:b/>
          <w:bCs/>
          <w:color w:val="7F0055"/>
          <w:sz w:val="20"/>
          <w:lang w:val="en-US" w:eastAsia="el-GR"/>
        </w:rPr>
        <w:t>wire</w:t>
      </w:r>
      <w:r w:rsidRPr="00E6295A">
        <w:rPr>
          <w:rFonts w:ascii="Consolas" w:hAnsi="Consolas" w:cs="Consolas"/>
          <w:color w:val="000000"/>
          <w:sz w:val="20"/>
          <w:lang w:val="en-US" w:eastAsia="el-GR"/>
        </w:rPr>
        <w:t xml:space="preserve"> [31:0]defcase = (test1==0 &amp;&amp; test11==0 &amp;&amp; test12==0 &amp;&amp; test13==0 &amp;&amp;test2==0 &amp;&amp; test3==0 &amp;&amp; test41==0 &amp;&amp; test42==0 &amp;&amp; test43==0) ? 0 : 0;</w:t>
      </w:r>
    </w:p>
    <w:p w14:paraId="2A23D29B"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p>
    <w:p w14:paraId="3B534F63"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r w:rsidRPr="00E6295A">
        <w:rPr>
          <w:rFonts w:ascii="Consolas" w:hAnsi="Consolas" w:cs="Consolas"/>
          <w:b/>
          <w:bCs/>
          <w:color w:val="7F0055"/>
          <w:sz w:val="20"/>
          <w:lang w:val="en-US" w:eastAsia="el-GR"/>
        </w:rPr>
        <w:t>assign</w:t>
      </w:r>
      <w:r w:rsidRPr="00E6295A">
        <w:rPr>
          <w:rFonts w:ascii="Consolas" w:hAnsi="Consolas" w:cs="Consolas"/>
          <w:color w:val="000000"/>
          <w:sz w:val="20"/>
          <w:lang w:val="en-US" w:eastAsia="el-GR"/>
        </w:rPr>
        <w:t xml:space="preserve"> out = case1 | case11| case12 | case13| case2 | case3 | case41| case42| case43 | defcase; </w:t>
      </w:r>
    </w:p>
    <w:p w14:paraId="061962F5" w14:textId="77777777" w:rsidR="00E6295A" w:rsidRPr="00E6295A" w:rsidRDefault="00E6295A" w:rsidP="00E6295A">
      <w:pPr>
        <w:autoSpaceDE w:val="0"/>
        <w:autoSpaceDN w:val="0"/>
        <w:adjustRightInd w:val="0"/>
        <w:spacing w:after="0" w:line="240" w:lineRule="auto"/>
        <w:jc w:val="left"/>
        <w:rPr>
          <w:rFonts w:ascii="Consolas" w:hAnsi="Consolas" w:cs="Consolas"/>
          <w:sz w:val="20"/>
          <w:lang w:val="en-US" w:eastAsia="el-GR"/>
        </w:rPr>
      </w:pPr>
    </w:p>
    <w:p w14:paraId="16F60A41" w14:textId="77777777" w:rsidR="00E6295A" w:rsidRDefault="00E6295A" w:rsidP="00FC41B2">
      <w:pPr>
        <w:rPr>
          <w:rFonts w:ascii="Consolas" w:hAnsi="Consolas" w:cs="Consolas"/>
          <w:b/>
          <w:bCs/>
          <w:color w:val="7F0055"/>
          <w:sz w:val="20"/>
          <w:lang w:eastAsia="el-GR"/>
        </w:rPr>
      </w:pPr>
      <w:r>
        <w:rPr>
          <w:rFonts w:ascii="Consolas" w:hAnsi="Consolas" w:cs="Consolas"/>
          <w:b/>
          <w:bCs/>
          <w:color w:val="7F0055"/>
          <w:sz w:val="20"/>
          <w:lang w:eastAsia="el-GR"/>
        </w:rPr>
        <w:t>endmodule</w:t>
      </w:r>
    </w:p>
    <w:p w14:paraId="77F40A65" w14:textId="77777777" w:rsidR="00942DC7" w:rsidRDefault="009B43DC" w:rsidP="00942DC7">
      <w:pPr>
        <w:pStyle w:val="Heading3"/>
        <w:rPr>
          <w:lang w:val="en-US" w:eastAsia="el-GR"/>
        </w:rPr>
      </w:pPr>
      <w:bookmarkStart w:id="113" w:name="_Toc423617353"/>
      <w:r>
        <w:rPr>
          <w:lang w:val="en-US" w:eastAsia="el-GR"/>
        </w:rPr>
        <w:t>module</w:t>
      </w:r>
      <w:r w:rsidR="00942DC7">
        <w:rPr>
          <w:lang w:val="en-US" w:eastAsia="el-GR"/>
        </w:rPr>
        <w:t xml:space="preserve"> muxInB</w:t>
      </w:r>
      <w:bookmarkEnd w:id="113"/>
    </w:p>
    <w:p w14:paraId="683FBA07" w14:textId="77777777" w:rsidR="009B43DC" w:rsidRPr="009B43DC" w:rsidRDefault="009B43DC" w:rsidP="009B43DC">
      <w:pPr>
        <w:rPr>
          <w:lang w:eastAsia="el-GR"/>
        </w:rPr>
      </w:pPr>
      <w:r>
        <w:rPr>
          <w:lang w:eastAsia="el-GR"/>
        </w:rPr>
        <w:t>Αντίστοιχα</w:t>
      </w:r>
      <w:r w:rsidRPr="009B43DC">
        <w:rPr>
          <w:lang w:eastAsia="el-GR"/>
        </w:rPr>
        <w:t xml:space="preserve"> </w:t>
      </w:r>
      <w:r>
        <w:rPr>
          <w:lang w:eastAsia="el-GR"/>
        </w:rPr>
        <w:t>με</w:t>
      </w:r>
      <w:r w:rsidRPr="009B43DC">
        <w:rPr>
          <w:lang w:eastAsia="el-GR"/>
        </w:rPr>
        <w:t xml:space="preserve"> </w:t>
      </w:r>
      <w:r>
        <w:rPr>
          <w:lang w:eastAsia="el-GR"/>
        </w:rPr>
        <w:t>το</w:t>
      </w:r>
      <w:r w:rsidRPr="009B43DC">
        <w:rPr>
          <w:lang w:eastAsia="el-GR"/>
        </w:rPr>
        <w:t xml:space="preserve"> </w:t>
      </w:r>
      <w:r>
        <w:rPr>
          <w:lang w:val="en-US" w:eastAsia="el-GR"/>
        </w:rPr>
        <w:t>muxInA</w:t>
      </w:r>
      <w:r w:rsidRPr="009B43DC">
        <w:rPr>
          <w:lang w:eastAsia="el-GR"/>
        </w:rPr>
        <w:t xml:space="preserve">, </w:t>
      </w:r>
      <w:r>
        <w:rPr>
          <w:lang w:eastAsia="el-GR"/>
        </w:rPr>
        <w:t>λειτουργεί</w:t>
      </w:r>
      <w:r w:rsidRPr="009B43DC">
        <w:rPr>
          <w:lang w:eastAsia="el-GR"/>
        </w:rPr>
        <w:t xml:space="preserve"> </w:t>
      </w:r>
      <w:r>
        <w:rPr>
          <w:lang w:eastAsia="el-GR"/>
        </w:rPr>
        <w:t>το</w:t>
      </w:r>
      <w:r w:rsidRPr="009B43DC">
        <w:rPr>
          <w:lang w:eastAsia="el-GR"/>
        </w:rPr>
        <w:t xml:space="preserve"> </w:t>
      </w:r>
      <w:r>
        <w:rPr>
          <w:lang w:val="en-US" w:eastAsia="el-GR"/>
        </w:rPr>
        <w:t>muxInB</w:t>
      </w:r>
      <w:r>
        <w:rPr>
          <w:lang w:eastAsia="el-GR"/>
        </w:rPr>
        <w:t xml:space="preserve"> και αποφασίζει ποια θα είναι η δεύτερη είσοδος στην </w:t>
      </w:r>
      <w:r>
        <w:rPr>
          <w:lang w:val="en-US" w:eastAsia="el-GR"/>
        </w:rPr>
        <w:t>ALU</w:t>
      </w:r>
      <w:r w:rsidRPr="009B43DC">
        <w:rPr>
          <w:lang w:eastAsia="el-GR"/>
        </w:rPr>
        <w:t>.</w:t>
      </w:r>
      <w:r>
        <w:rPr>
          <w:lang w:eastAsia="el-GR"/>
        </w:rPr>
        <w:t xml:space="preserve"> Η διαφορά είναι πως στην περίπτωση του </w:t>
      </w:r>
      <w:commentRangeStart w:id="114"/>
      <w:commentRangeStart w:id="115"/>
      <w:r>
        <w:rPr>
          <w:lang w:val="en-US" w:eastAsia="el-GR"/>
        </w:rPr>
        <w:t>addi</w:t>
      </w:r>
      <w:r w:rsidRPr="009B43DC">
        <w:rPr>
          <w:lang w:eastAsia="el-GR"/>
        </w:rPr>
        <w:t xml:space="preserve"> </w:t>
      </w:r>
      <w:commentRangeEnd w:id="114"/>
      <w:r w:rsidR="00707722">
        <w:rPr>
          <w:rStyle w:val="CommentReference"/>
          <w:vanish/>
        </w:rPr>
        <w:commentReference w:id="114"/>
      </w:r>
      <w:commentRangeEnd w:id="115"/>
      <w:r w:rsidR="002F0715">
        <w:rPr>
          <w:rStyle w:val="CommentReference"/>
        </w:rPr>
        <w:commentReference w:id="115"/>
      </w:r>
      <w:r>
        <w:rPr>
          <w:lang w:eastAsia="el-GR"/>
        </w:rPr>
        <w:t xml:space="preserve">δεν υπάρχει περίπτωση προώθησης δεδομένων και για το λόγο αυτό χρησιμοποιεί τα 16 τελευταία </w:t>
      </w:r>
      <w:r>
        <w:rPr>
          <w:lang w:val="en-US" w:eastAsia="el-GR"/>
        </w:rPr>
        <w:t>bit</w:t>
      </w:r>
      <w:r w:rsidRPr="009B43DC">
        <w:rPr>
          <w:lang w:eastAsia="el-GR"/>
        </w:rPr>
        <w:t xml:space="preserve"> </w:t>
      </w:r>
      <w:r>
        <w:rPr>
          <w:lang w:eastAsia="el-GR"/>
        </w:rPr>
        <w:t xml:space="preserve">της εντολής. Αντίστοιχα, στην περίπτωση του </w:t>
      </w:r>
      <w:r>
        <w:rPr>
          <w:lang w:val="en-US" w:eastAsia="el-GR"/>
        </w:rPr>
        <w:t>store</w:t>
      </w:r>
      <w:r w:rsidRPr="009B43DC">
        <w:rPr>
          <w:lang w:eastAsia="el-GR"/>
        </w:rPr>
        <w:t xml:space="preserve"> </w:t>
      </w:r>
      <w:r>
        <w:rPr>
          <w:lang w:eastAsia="el-GR"/>
        </w:rPr>
        <w:t xml:space="preserve">θα περάσει ως είσοδο το </w:t>
      </w:r>
      <w:r>
        <w:rPr>
          <w:lang w:val="en-US" w:eastAsia="el-GR"/>
        </w:rPr>
        <w:t>offset</w:t>
      </w:r>
      <w:r>
        <w:rPr>
          <w:lang w:eastAsia="el-GR"/>
        </w:rPr>
        <w:t xml:space="preserve"> από τον καταχωρητή (τα 16 τελευταία </w:t>
      </w:r>
      <w:r>
        <w:rPr>
          <w:lang w:val="en-US" w:eastAsia="el-GR"/>
        </w:rPr>
        <w:t>bit</w:t>
      </w:r>
      <w:r w:rsidRPr="009B43DC">
        <w:rPr>
          <w:lang w:eastAsia="el-GR"/>
        </w:rPr>
        <w:t xml:space="preserve">). </w:t>
      </w:r>
      <w:r>
        <w:rPr>
          <w:lang w:eastAsia="el-GR"/>
        </w:rPr>
        <w:t xml:space="preserve">Η </w:t>
      </w:r>
      <w:r>
        <w:rPr>
          <w:lang w:val="en-US" w:eastAsia="el-GR"/>
        </w:rPr>
        <w:t>ALU</w:t>
      </w:r>
      <w:r w:rsidRPr="009B43DC">
        <w:rPr>
          <w:lang w:eastAsia="el-GR"/>
        </w:rPr>
        <w:t xml:space="preserve"> </w:t>
      </w:r>
      <w:r>
        <w:rPr>
          <w:lang w:eastAsia="el-GR"/>
        </w:rPr>
        <w:t xml:space="preserve">θα εκτελέσει πρόσθεση μεταξύ του καταχωρητή και του </w:t>
      </w:r>
      <w:r>
        <w:rPr>
          <w:lang w:val="en-US" w:eastAsia="el-GR"/>
        </w:rPr>
        <w:t>offset</w:t>
      </w:r>
      <w:r w:rsidRPr="009B43DC">
        <w:rPr>
          <w:lang w:eastAsia="el-GR"/>
        </w:rPr>
        <w:t xml:space="preserve"> </w:t>
      </w:r>
      <w:r>
        <w:rPr>
          <w:lang w:eastAsia="el-GR"/>
        </w:rPr>
        <w:t xml:space="preserve">οπότε και θα προκύψει η διεύθυνση όπου θα γραφούν τα δεδομένα. Για τις περιπτώσεις του </w:t>
      </w:r>
      <w:r>
        <w:rPr>
          <w:lang w:val="en-US" w:eastAsia="el-GR"/>
        </w:rPr>
        <w:t>jump</w:t>
      </w:r>
      <w:r w:rsidRPr="009B43DC">
        <w:rPr>
          <w:lang w:eastAsia="el-GR"/>
        </w:rPr>
        <w:t xml:space="preserve"> </w:t>
      </w:r>
      <w:r>
        <w:rPr>
          <w:lang w:val="en-US" w:eastAsia="el-GR"/>
        </w:rPr>
        <w:t>and</w:t>
      </w:r>
      <w:r w:rsidRPr="009B43DC">
        <w:rPr>
          <w:lang w:eastAsia="el-GR"/>
        </w:rPr>
        <w:t xml:space="preserve"> </w:t>
      </w:r>
      <w:r>
        <w:rPr>
          <w:lang w:val="en-US" w:eastAsia="el-GR"/>
        </w:rPr>
        <w:t>link</w:t>
      </w:r>
      <w:r w:rsidRPr="009B43DC">
        <w:rPr>
          <w:lang w:eastAsia="el-GR"/>
        </w:rPr>
        <w:t xml:space="preserve"> </w:t>
      </w:r>
      <w:r>
        <w:rPr>
          <w:lang w:eastAsia="el-GR"/>
        </w:rPr>
        <w:t xml:space="preserve">η του </w:t>
      </w:r>
      <w:r>
        <w:rPr>
          <w:lang w:val="en-US" w:eastAsia="el-GR"/>
        </w:rPr>
        <w:t>jump</w:t>
      </w:r>
      <w:r w:rsidRPr="009B43DC">
        <w:rPr>
          <w:lang w:eastAsia="el-GR"/>
        </w:rPr>
        <w:t xml:space="preserve"> </w:t>
      </w:r>
      <w:r>
        <w:rPr>
          <w:lang w:eastAsia="el-GR"/>
        </w:rPr>
        <w:t>η είσοδος στον καταχωρητή είναι το 0 καθώς δεν χρειάζεται να κάνει καμία πράξη.</w:t>
      </w:r>
    </w:p>
    <w:p w14:paraId="0C3E12B5" w14:textId="1A4AADD8" w:rsidR="00960738" w:rsidRPr="00960738" w:rsidRDefault="00960738" w:rsidP="00960738">
      <w:pPr>
        <w:autoSpaceDE w:val="0"/>
        <w:autoSpaceDN w:val="0"/>
        <w:adjustRightInd w:val="0"/>
        <w:spacing w:after="0" w:line="240" w:lineRule="auto"/>
        <w:jc w:val="left"/>
        <w:rPr>
          <w:rFonts w:ascii="Consolas" w:hAnsi="Consolas" w:cs="Consolas"/>
          <w:sz w:val="20"/>
          <w:lang w:val="en-US" w:eastAsia="el-GR"/>
        </w:rPr>
      </w:pPr>
      <w:r w:rsidRPr="00960738">
        <w:rPr>
          <w:rFonts w:ascii="Consolas" w:hAnsi="Consolas" w:cs="Consolas"/>
          <w:b/>
          <w:bCs/>
          <w:color w:val="7F0055"/>
          <w:sz w:val="20"/>
          <w:lang w:val="en-US" w:eastAsia="el-GR"/>
        </w:rPr>
        <w:t>module</w:t>
      </w:r>
      <w:r w:rsidRPr="00960738">
        <w:rPr>
          <w:rFonts w:ascii="Consolas" w:hAnsi="Consolas" w:cs="Consolas"/>
          <w:color w:val="000000"/>
          <w:sz w:val="20"/>
          <w:lang w:val="en-US" w:eastAsia="el-GR"/>
        </w:rPr>
        <w:t xml:space="preserve"> muxInB(</w:t>
      </w:r>
      <w:r w:rsidRPr="00960738">
        <w:rPr>
          <w:rFonts w:ascii="Consolas" w:hAnsi="Consolas" w:cs="Consolas"/>
          <w:b/>
          <w:bCs/>
          <w:color w:val="7F0055"/>
          <w:sz w:val="20"/>
          <w:lang w:val="en-US" w:eastAsia="el-GR"/>
        </w:rPr>
        <w:t>input</w:t>
      </w:r>
      <w:r w:rsidRPr="00960738">
        <w:rPr>
          <w:rFonts w:ascii="Consolas" w:hAnsi="Consolas" w:cs="Consolas"/>
          <w:color w:val="000000"/>
          <w:sz w:val="20"/>
          <w:lang w:val="en-US" w:eastAsia="el-GR"/>
        </w:rPr>
        <w:t xml:space="preserve"> [5:0]op, </w:t>
      </w:r>
      <w:r w:rsidRPr="00960738">
        <w:rPr>
          <w:rFonts w:ascii="Consolas" w:hAnsi="Consolas" w:cs="Consolas"/>
          <w:b/>
          <w:bCs/>
          <w:color w:val="7F0055"/>
          <w:sz w:val="20"/>
          <w:lang w:val="en-US" w:eastAsia="el-GR"/>
        </w:rPr>
        <w:t>input</w:t>
      </w:r>
      <w:r w:rsidRPr="00960738">
        <w:rPr>
          <w:rFonts w:ascii="Consolas" w:hAnsi="Consolas" w:cs="Consolas"/>
          <w:color w:val="000000"/>
          <w:sz w:val="20"/>
          <w:lang w:val="en-US" w:eastAsia="el-GR"/>
        </w:rPr>
        <w:t xml:space="preserve"> [1:0]fb,  </w:t>
      </w:r>
      <w:r w:rsidRPr="00960738">
        <w:rPr>
          <w:rFonts w:ascii="Consolas" w:hAnsi="Consolas" w:cs="Consolas"/>
          <w:b/>
          <w:bCs/>
          <w:color w:val="7F0055"/>
          <w:sz w:val="20"/>
          <w:lang w:val="en-US" w:eastAsia="el-GR"/>
        </w:rPr>
        <w:t>output</w:t>
      </w:r>
      <w:r w:rsidRPr="00960738">
        <w:rPr>
          <w:rFonts w:ascii="Consolas" w:hAnsi="Consolas" w:cs="Consolas"/>
          <w:color w:val="000000"/>
          <w:sz w:val="20"/>
          <w:lang w:val="en-US" w:eastAsia="el-GR"/>
        </w:rPr>
        <w:t xml:space="preserve"> [31:0]out);</w:t>
      </w:r>
    </w:p>
    <w:p w14:paraId="44605C68" w14:textId="77777777" w:rsidR="00960738" w:rsidRPr="00960738" w:rsidRDefault="00960738" w:rsidP="00960738">
      <w:pPr>
        <w:autoSpaceDE w:val="0"/>
        <w:autoSpaceDN w:val="0"/>
        <w:adjustRightInd w:val="0"/>
        <w:spacing w:after="0" w:line="240" w:lineRule="auto"/>
        <w:jc w:val="left"/>
        <w:rPr>
          <w:rFonts w:ascii="Consolas" w:hAnsi="Consolas" w:cs="Consolas"/>
          <w:sz w:val="20"/>
          <w:lang w:val="en-US" w:eastAsia="el-GR"/>
        </w:rPr>
      </w:pPr>
    </w:p>
    <w:p w14:paraId="3FC5D387" w14:textId="77777777" w:rsidR="00960738" w:rsidRPr="00960738" w:rsidRDefault="00960738" w:rsidP="00960738">
      <w:pPr>
        <w:autoSpaceDE w:val="0"/>
        <w:autoSpaceDN w:val="0"/>
        <w:adjustRightInd w:val="0"/>
        <w:spacing w:after="0" w:line="240" w:lineRule="auto"/>
        <w:jc w:val="left"/>
        <w:rPr>
          <w:rFonts w:ascii="Consolas" w:hAnsi="Consolas" w:cs="Consolas"/>
          <w:sz w:val="20"/>
          <w:lang w:val="en-US" w:eastAsia="el-GR"/>
        </w:rPr>
      </w:pPr>
      <w:r w:rsidRPr="00960738">
        <w:rPr>
          <w:rFonts w:ascii="Consolas" w:hAnsi="Consolas" w:cs="Consolas"/>
          <w:b/>
          <w:bCs/>
          <w:color w:val="7F0055"/>
          <w:sz w:val="20"/>
          <w:lang w:val="en-US" w:eastAsia="el-GR"/>
        </w:rPr>
        <w:t>wire</w:t>
      </w:r>
      <w:r w:rsidRPr="00960738">
        <w:rPr>
          <w:rFonts w:ascii="Consolas" w:hAnsi="Consolas" w:cs="Consolas"/>
          <w:color w:val="000000"/>
          <w:sz w:val="20"/>
          <w:lang w:val="en-US" w:eastAsia="el-GR"/>
        </w:rPr>
        <w:t xml:space="preserve"> test1 = (op==mips.SW) || (op == mips.ADD_IMM) || (op==mips.LW);</w:t>
      </w:r>
    </w:p>
    <w:p w14:paraId="2BBEB8A8" w14:textId="77777777" w:rsidR="00960738" w:rsidRPr="00960738" w:rsidRDefault="00960738" w:rsidP="00960738">
      <w:pPr>
        <w:autoSpaceDE w:val="0"/>
        <w:autoSpaceDN w:val="0"/>
        <w:adjustRightInd w:val="0"/>
        <w:spacing w:after="0" w:line="240" w:lineRule="auto"/>
        <w:jc w:val="left"/>
        <w:rPr>
          <w:rFonts w:ascii="Consolas" w:hAnsi="Consolas" w:cs="Consolas"/>
          <w:sz w:val="20"/>
          <w:lang w:val="en-US" w:eastAsia="el-GR"/>
        </w:rPr>
      </w:pPr>
      <w:r w:rsidRPr="00960738">
        <w:rPr>
          <w:rFonts w:ascii="Consolas" w:hAnsi="Consolas" w:cs="Consolas"/>
          <w:b/>
          <w:bCs/>
          <w:color w:val="7F0055"/>
          <w:sz w:val="20"/>
          <w:lang w:val="en-US" w:eastAsia="el-GR"/>
        </w:rPr>
        <w:t>wire</w:t>
      </w:r>
      <w:r w:rsidRPr="00960738">
        <w:rPr>
          <w:rFonts w:ascii="Consolas" w:hAnsi="Consolas" w:cs="Consolas"/>
          <w:color w:val="000000"/>
          <w:sz w:val="20"/>
          <w:lang w:val="en-US" w:eastAsia="el-GR"/>
        </w:rPr>
        <w:t xml:space="preserve"> test2 = (op==mips.Jop);</w:t>
      </w:r>
    </w:p>
    <w:p w14:paraId="4EBED14F" w14:textId="77777777" w:rsidR="00960738" w:rsidRPr="00960738" w:rsidRDefault="00960738" w:rsidP="00960738">
      <w:pPr>
        <w:autoSpaceDE w:val="0"/>
        <w:autoSpaceDN w:val="0"/>
        <w:adjustRightInd w:val="0"/>
        <w:spacing w:after="0" w:line="240" w:lineRule="auto"/>
        <w:jc w:val="left"/>
        <w:rPr>
          <w:rFonts w:ascii="Consolas" w:hAnsi="Consolas" w:cs="Consolas"/>
          <w:sz w:val="20"/>
          <w:lang w:val="en-US" w:eastAsia="el-GR"/>
        </w:rPr>
      </w:pPr>
      <w:r w:rsidRPr="00960738">
        <w:rPr>
          <w:rFonts w:ascii="Consolas" w:hAnsi="Consolas" w:cs="Consolas"/>
          <w:b/>
          <w:bCs/>
          <w:color w:val="7F0055"/>
          <w:sz w:val="20"/>
          <w:lang w:val="en-US" w:eastAsia="el-GR"/>
        </w:rPr>
        <w:t>wire</w:t>
      </w:r>
      <w:r w:rsidRPr="00960738">
        <w:rPr>
          <w:rFonts w:ascii="Consolas" w:hAnsi="Consolas" w:cs="Consolas"/>
          <w:color w:val="000000"/>
          <w:sz w:val="20"/>
          <w:lang w:val="en-US" w:eastAsia="el-GR"/>
        </w:rPr>
        <w:t xml:space="preserve"> test3 = (op==mips.JALop);</w:t>
      </w:r>
    </w:p>
    <w:p w14:paraId="09709A18" w14:textId="77777777" w:rsidR="00960738" w:rsidRPr="00960738" w:rsidRDefault="00960738" w:rsidP="00960738">
      <w:pPr>
        <w:autoSpaceDE w:val="0"/>
        <w:autoSpaceDN w:val="0"/>
        <w:adjustRightInd w:val="0"/>
        <w:spacing w:after="0" w:line="240" w:lineRule="auto"/>
        <w:jc w:val="left"/>
        <w:rPr>
          <w:rFonts w:ascii="Consolas" w:hAnsi="Consolas" w:cs="Consolas"/>
          <w:sz w:val="20"/>
          <w:lang w:val="en-US" w:eastAsia="el-GR"/>
        </w:rPr>
      </w:pPr>
      <w:r w:rsidRPr="00960738">
        <w:rPr>
          <w:rFonts w:ascii="Consolas" w:hAnsi="Consolas" w:cs="Consolas"/>
          <w:b/>
          <w:bCs/>
          <w:color w:val="7F0055"/>
          <w:sz w:val="20"/>
          <w:lang w:val="en-US" w:eastAsia="el-GR"/>
        </w:rPr>
        <w:t>wire</w:t>
      </w:r>
      <w:r w:rsidRPr="00960738">
        <w:rPr>
          <w:rFonts w:ascii="Consolas" w:hAnsi="Consolas" w:cs="Consolas"/>
          <w:color w:val="000000"/>
          <w:sz w:val="20"/>
          <w:lang w:val="en-US" w:eastAsia="el-GR"/>
        </w:rPr>
        <w:t xml:space="preserve"> test41 = ((op==mips.ALUop) &amp;&amp; fb==2'b00);</w:t>
      </w:r>
    </w:p>
    <w:p w14:paraId="3FD44EC1" w14:textId="77777777" w:rsidR="00960738" w:rsidRPr="00960738" w:rsidRDefault="00960738" w:rsidP="00960738">
      <w:pPr>
        <w:autoSpaceDE w:val="0"/>
        <w:autoSpaceDN w:val="0"/>
        <w:adjustRightInd w:val="0"/>
        <w:spacing w:after="0" w:line="240" w:lineRule="auto"/>
        <w:jc w:val="left"/>
        <w:rPr>
          <w:rFonts w:ascii="Consolas" w:hAnsi="Consolas" w:cs="Consolas"/>
          <w:sz w:val="20"/>
          <w:lang w:val="en-US" w:eastAsia="el-GR"/>
        </w:rPr>
      </w:pPr>
      <w:r w:rsidRPr="00960738">
        <w:rPr>
          <w:rFonts w:ascii="Consolas" w:hAnsi="Consolas" w:cs="Consolas"/>
          <w:b/>
          <w:bCs/>
          <w:color w:val="7F0055"/>
          <w:sz w:val="20"/>
          <w:lang w:val="en-US" w:eastAsia="el-GR"/>
        </w:rPr>
        <w:t>wire</w:t>
      </w:r>
      <w:r w:rsidRPr="00960738">
        <w:rPr>
          <w:rFonts w:ascii="Consolas" w:hAnsi="Consolas" w:cs="Consolas"/>
          <w:color w:val="000000"/>
          <w:sz w:val="20"/>
          <w:lang w:val="en-US" w:eastAsia="el-GR"/>
        </w:rPr>
        <w:t xml:space="preserve"> test42 = ((op==mips.ALUop) &amp;&amp; fb==2'b01);</w:t>
      </w:r>
    </w:p>
    <w:p w14:paraId="4EDE1941" w14:textId="77777777" w:rsidR="00960738" w:rsidRPr="00960738" w:rsidRDefault="00960738" w:rsidP="00960738">
      <w:pPr>
        <w:autoSpaceDE w:val="0"/>
        <w:autoSpaceDN w:val="0"/>
        <w:adjustRightInd w:val="0"/>
        <w:spacing w:after="0" w:line="240" w:lineRule="auto"/>
        <w:jc w:val="left"/>
        <w:rPr>
          <w:rFonts w:ascii="Consolas" w:hAnsi="Consolas" w:cs="Consolas"/>
          <w:sz w:val="20"/>
          <w:lang w:val="en-US" w:eastAsia="el-GR"/>
        </w:rPr>
      </w:pPr>
      <w:r w:rsidRPr="00960738">
        <w:rPr>
          <w:rFonts w:ascii="Consolas" w:hAnsi="Consolas" w:cs="Consolas"/>
          <w:b/>
          <w:bCs/>
          <w:color w:val="7F0055"/>
          <w:sz w:val="20"/>
          <w:lang w:val="en-US" w:eastAsia="el-GR"/>
        </w:rPr>
        <w:t>wire</w:t>
      </w:r>
      <w:r w:rsidRPr="00960738">
        <w:rPr>
          <w:rFonts w:ascii="Consolas" w:hAnsi="Consolas" w:cs="Consolas"/>
          <w:color w:val="000000"/>
          <w:sz w:val="20"/>
          <w:lang w:val="en-US" w:eastAsia="el-GR"/>
        </w:rPr>
        <w:t xml:space="preserve"> test43 = ((op==mips.ALUop) &amp;&amp; fb==2'b10);</w:t>
      </w:r>
    </w:p>
    <w:p w14:paraId="397BB5F8" w14:textId="77777777" w:rsidR="00960738" w:rsidRPr="00960738" w:rsidRDefault="00960738" w:rsidP="00960738">
      <w:pPr>
        <w:autoSpaceDE w:val="0"/>
        <w:autoSpaceDN w:val="0"/>
        <w:adjustRightInd w:val="0"/>
        <w:spacing w:after="0" w:line="240" w:lineRule="auto"/>
        <w:jc w:val="left"/>
        <w:rPr>
          <w:rFonts w:ascii="Consolas" w:hAnsi="Consolas" w:cs="Consolas"/>
          <w:sz w:val="20"/>
          <w:lang w:val="en-US" w:eastAsia="el-GR"/>
        </w:rPr>
      </w:pPr>
    </w:p>
    <w:p w14:paraId="5A00BF63" w14:textId="644778B0" w:rsidR="00960738" w:rsidRPr="00960738" w:rsidRDefault="00960738" w:rsidP="00960738">
      <w:pPr>
        <w:autoSpaceDE w:val="0"/>
        <w:autoSpaceDN w:val="0"/>
        <w:adjustRightInd w:val="0"/>
        <w:spacing w:after="0" w:line="240" w:lineRule="auto"/>
        <w:jc w:val="left"/>
        <w:rPr>
          <w:rFonts w:ascii="Consolas" w:hAnsi="Consolas" w:cs="Consolas"/>
          <w:sz w:val="20"/>
          <w:lang w:val="en-US" w:eastAsia="el-GR"/>
        </w:rPr>
      </w:pPr>
      <w:r w:rsidRPr="00960738">
        <w:rPr>
          <w:rFonts w:ascii="Consolas" w:hAnsi="Consolas" w:cs="Consolas"/>
          <w:b/>
          <w:bCs/>
          <w:color w:val="7F0055"/>
          <w:sz w:val="20"/>
          <w:lang w:val="en-US" w:eastAsia="el-GR"/>
        </w:rPr>
        <w:t>wire</w:t>
      </w:r>
      <w:r w:rsidR="003A76EF">
        <w:rPr>
          <w:rFonts w:ascii="Consolas" w:hAnsi="Consolas" w:cs="Consolas"/>
          <w:color w:val="000000"/>
          <w:sz w:val="20"/>
          <w:lang w:val="en-US" w:eastAsia="el-GR"/>
        </w:rPr>
        <w:t xml:space="preserve"> [31:0]case1</w:t>
      </w:r>
      <w:r w:rsidR="00453CBD" w:rsidRPr="000107FC">
        <w:rPr>
          <w:rFonts w:ascii="Consolas" w:hAnsi="Consolas" w:cs="Consolas"/>
          <w:color w:val="000000"/>
          <w:sz w:val="20"/>
          <w:lang w:val="en-US" w:eastAsia="el-GR"/>
        </w:rPr>
        <w:t xml:space="preserve"> </w:t>
      </w:r>
      <w:r w:rsidRPr="00960738">
        <w:rPr>
          <w:rFonts w:ascii="Consolas" w:hAnsi="Consolas" w:cs="Consolas"/>
          <w:color w:val="000000"/>
          <w:sz w:val="20"/>
          <w:lang w:val="en-US" w:eastAsia="el-GR"/>
        </w:rPr>
        <w:t>= (test1) ? {{16{mips.IDE</w:t>
      </w:r>
      <w:r w:rsidR="003A76EF">
        <w:rPr>
          <w:rFonts w:ascii="Consolas" w:hAnsi="Consolas" w:cs="Consolas"/>
          <w:color w:val="000000"/>
          <w:sz w:val="20"/>
          <w:lang w:val="en-US" w:eastAsia="el-GR"/>
        </w:rPr>
        <w:t>XIR[15]}}, mips.IDEXIR[15:0]} :</w:t>
      </w:r>
      <w:r w:rsidRPr="00960738">
        <w:rPr>
          <w:rFonts w:ascii="Consolas" w:hAnsi="Consolas" w:cs="Consolas"/>
          <w:color w:val="000000"/>
          <w:sz w:val="20"/>
          <w:lang w:val="en-US" w:eastAsia="el-GR"/>
        </w:rPr>
        <w:t>0;</w:t>
      </w:r>
    </w:p>
    <w:p w14:paraId="7D12FD83" w14:textId="77777777" w:rsidR="00960738" w:rsidRPr="00960738" w:rsidRDefault="00960738" w:rsidP="00960738">
      <w:pPr>
        <w:autoSpaceDE w:val="0"/>
        <w:autoSpaceDN w:val="0"/>
        <w:adjustRightInd w:val="0"/>
        <w:spacing w:after="0" w:line="240" w:lineRule="auto"/>
        <w:jc w:val="left"/>
        <w:rPr>
          <w:rFonts w:ascii="Consolas" w:hAnsi="Consolas" w:cs="Consolas"/>
          <w:sz w:val="20"/>
          <w:lang w:val="en-US" w:eastAsia="el-GR"/>
        </w:rPr>
      </w:pPr>
      <w:r w:rsidRPr="00960738">
        <w:rPr>
          <w:rFonts w:ascii="Consolas" w:hAnsi="Consolas" w:cs="Consolas"/>
          <w:b/>
          <w:bCs/>
          <w:color w:val="7F0055"/>
          <w:sz w:val="20"/>
          <w:lang w:val="en-US" w:eastAsia="el-GR"/>
        </w:rPr>
        <w:t>wire</w:t>
      </w:r>
      <w:r w:rsidRPr="00960738">
        <w:rPr>
          <w:rFonts w:ascii="Consolas" w:hAnsi="Consolas" w:cs="Consolas"/>
          <w:color w:val="000000"/>
          <w:sz w:val="20"/>
          <w:lang w:val="en-US" w:eastAsia="el-GR"/>
        </w:rPr>
        <w:t xml:space="preserve"> [31:0]case2 = (test2) ? 0 : 0;</w:t>
      </w:r>
    </w:p>
    <w:p w14:paraId="5C947330" w14:textId="77777777" w:rsidR="00960738" w:rsidRPr="00960738" w:rsidRDefault="00960738" w:rsidP="00960738">
      <w:pPr>
        <w:autoSpaceDE w:val="0"/>
        <w:autoSpaceDN w:val="0"/>
        <w:adjustRightInd w:val="0"/>
        <w:spacing w:after="0" w:line="240" w:lineRule="auto"/>
        <w:jc w:val="left"/>
        <w:rPr>
          <w:rFonts w:ascii="Consolas" w:hAnsi="Consolas" w:cs="Consolas"/>
          <w:sz w:val="20"/>
          <w:lang w:val="en-US" w:eastAsia="el-GR"/>
        </w:rPr>
      </w:pPr>
      <w:r w:rsidRPr="00960738">
        <w:rPr>
          <w:rFonts w:ascii="Consolas" w:hAnsi="Consolas" w:cs="Consolas"/>
          <w:b/>
          <w:bCs/>
          <w:color w:val="7F0055"/>
          <w:sz w:val="20"/>
          <w:lang w:val="en-US" w:eastAsia="el-GR"/>
        </w:rPr>
        <w:t>wire</w:t>
      </w:r>
      <w:r w:rsidRPr="00960738">
        <w:rPr>
          <w:rFonts w:ascii="Consolas" w:hAnsi="Consolas" w:cs="Consolas"/>
          <w:color w:val="000000"/>
          <w:sz w:val="20"/>
          <w:lang w:val="en-US" w:eastAsia="el-GR"/>
        </w:rPr>
        <w:t xml:space="preserve"> [31:0]case3 = (test3) ? 0 : 0;</w:t>
      </w:r>
    </w:p>
    <w:p w14:paraId="4613E828" w14:textId="77777777" w:rsidR="00960738" w:rsidRPr="00960738" w:rsidRDefault="00960738" w:rsidP="00960738">
      <w:pPr>
        <w:autoSpaceDE w:val="0"/>
        <w:autoSpaceDN w:val="0"/>
        <w:adjustRightInd w:val="0"/>
        <w:spacing w:after="0" w:line="240" w:lineRule="auto"/>
        <w:jc w:val="left"/>
        <w:rPr>
          <w:rFonts w:ascii="Consolas" w:hAnsi="Consolas" w:cs="Consolas"/>
          <w:sz w:val="20"/>
          <w:lang w:val="en-US" w:eastAsia="el-GR"/>
        </w:rPr>
      </w:pPr>
      <w:r w:rsidRPr="00960738">
        <w:rPr>
          <w:rFonts w:ascii="Consolas" w:hAnsi="Consolas" w:cs="Consolas"/>
          <w:b/>
          <w:bCs/>
          <w:color w:val="7F0055"/>
          <w:sz w:val="20"/>
          <w:lang w:val="en-US" w:eastAsia="el-GR"/>
        </w:rPr>
        <w:t>wire</w:t>
      </w:r>
      <w:r w:rsidRPr="00960738">
        <w:rPr>
          <w:rFonts w:ascii="Consolas" w:hAnsi="Consolas" w:cs="Consolas"/>
          <w:color w:val="000000"/>
          <w:sz w:val="20"/>
          <w:lang w:val="en-US" w:eastAsia="el-GR"/>
        </w:rPr>
        <w:t xml:space="preserve"> [31:0]case41 = (test41) ? mips.IDEXB : 0;</w:t>
      </w:r>
    </w:p>
    <w:p w14:paraId="04BE19B5" w14:textId="77777777" w:rsidR="00960738" w:rsidRPr="00960738" w:rsidRDefault="00960738" w:rsidP="00960738">
      <w:pPr>
        <w:autoSpaceDE w:val="0"/>
        <w:autoSpaceDN w:val="0"/>
        <w:adjustRightInd w:val="0"/>
        <w:spacing w:after="0" w:line="240" w:lineRule="auto"/>
        <w:jc w:val="left"/>
        <w:rPr>
          <w:rFonts w:ascii="Consolas" w:hAnsi="Consolas" w:cs="Consolas"/>
          <w:sz w:val="20"/>
          <w:lang w:val="en-US" w:eastAsia="el-GR"/>
        </w:rPr>
      </w:pPr>
      <w:r w:rsidRPr="00960738">
        <w:rPr>
          <w:rFonts w:ascii="Consolas" w:hAnsi="Consolas" w:cs="Consolas"/>
          <w:b/>
          <w:bCs/>
          <w:color w:val="7F0055"/>
          <w:sz w:val="20"/>
          <w:lang w:val="en-US" w:eastAsia="el-GR"/>
        </w:rPr>
        <w:t>wire</w:t>
      </w:r>
      <w:r w:rsidRPr="00960738">
        <w:rPr>
          <w:rFonts w:ascii="Consolas" w:hAnsi="Consolas" w:cs="Consolas"/>
          <w:color w:val="000000"/>
          <w:sz w:val="20"/>
          <w:lang w:val="en-US" w:eastAsia="el-GR"/>
        </w:rPr>
        <w:t xml:space="preserve"> [31:0]case42 = (test42) ? mips.MEMWBValue : 0;</w:t>
      </w:r>
    </w:p>
    <w:p w14:paraId="0BECD9B2" w14:textId="77777777" w:rsidR="00960738" w:rsidRPr="00960738" w:rsidRDefault="00960738" w:rsidP="00960738">
      <w:pPr>
        <w:autoSpaceDE w:val="0"/>
        <w:autoSpaceDN w:val="0"/>
        <w:adjustRightInd w:val="0"/>
        <w:spacing w:after="0" w:line="240" w:lineRule="auto"/>
        <w:jc w:val="left"/>
        <w:rPr>
          <w:rFonts w:ascii="Consolas" w:hAnsi="Consolas" w:cs="Consolas"/>
          <w:sz w:val="20"/>
          <w:lang w:val="en-US" w:eastAsia="el-GR"/>
        </w:rPr>
      </w:pPr>
      <w:r w:rsidRPr="00960738">
        <w:rPr>
          <w:rFonts w:ascii="Consolas" w:hAnsi="Consolas" w:cs="Consolas"/>
          <w:b/>
          <w:bCs/>
          <w:color w:val="7F0055"/>
          <w:sz w:val="20"/>
          <w:lang w:val="en-US" w:eastAsia="el-GR"/>
        </w:rPr>
        <w:t>wire</w:t>
      </w:r>
      <w:r w:rsidRPr="00960738">
        <w:rPr>
          <w:rFonts w:ascii="Consolas" w:hAnsi="Consolas" w:cs="Consolas"/>
          <w:color w:val="000000"/>
          <w:sz w:val="20"/>
          <w:lang w:val="en-US" w:eastAsia="el-GR"/>
        </w:rPr>
        <w:t xml:space="preserve"> [31:0]case43 = (test43) ? mips.EXMEMALUOut : 0;</w:t>
      </w:r>
    </w:p>
    <w:p w14:paraId="25410492" w14:textId="77777777" w:rsidR="00960738" w:rsidRDefault="00960738" w:rsidP="00960738">
      <w:pPr>
        <w:autoSpaceDE w:val="0"/>
        <w:autoSpaceDN w:val="0"/>
        <w:adjustRightInd w:val="0"/>
        <w:spacing w:after="0" w:line="240" w:lineRule="auto"/>
        <w:jc w:val="left"/>
        <w:rPr>
          <w:rFonts w:ascii="Consolas" w:hAnsi="Consolas" w:cs="Consolas"/>
          <w:color w:val="008080"/>
          <w:sz w:val="20"/>
          <w:lang w:val="en-US" w:eastAsia="el-GR"/>
        </w:rPr>
      </w:pPr>
    </w:p>
    <w:p w14:paraId="5408156A" w14:textId="77777777" w:rsidR="00960738" w:rsidRPr="00960738" w:rsidRDefault="00960738" w:rsidP="00960738">
      <w:pPr>
        <w:autoSpaceDE w:val="0"/>
        <w:autoSpaceDN w:val="0"/>
        <w:adjustRightInd w:val="0"/>
        <w:spacing w:after="0" w:line="240" w:lineRule="auto"/>
        <w:jc w:val="left"/>
        <w:rPr>
          <w:rFonts w:ascii="Consolas" w:hAnsi="Consolas" w:cs="Consolas"/>
          <w:sz w:val="20"/>
          <w:lang w:val="en-US" w:eastAsia="el-GR"/>
        </w:rPr>
      </w:pPr>
      <w:r w:rsidRPr="00960738">
        <w:rPr>
          <w:rFonts w:ascii="Consolas" w:hAnsi="Consolas" w:cs="Consolas"/>
          <w:b/>
          <w:bCs/>
          <w:color w:val="7F0055"/>
          <w:sz w:val="20"/>
          <w:lang w:val="en-US" w:eastAsia="el-GR"/>
        </w:rPr>
        <w:t>wire</w:t>
      </w:r>
      <w:r w:rsidRPr="00960738">
        <w:rPr>
          <w:rFonts w:ascii="Consolas" w:hAnsi="Consolas" w:cs="Consolas"/>
          <w:color w:val="000000"/>
          <w:sz w:val="20"/>
          <w:lang w:val="en-US" w:eastAsia="el-GR"/>
        </w:rPr>
        <w:t xml:space="preserve"> [31:0]defcase = (test1==0 &amp;&amp; test2==0 &amp;&amp; test3==0 &amp;&amp; test41==0 &amp;&amp; test42==0 &amp;&amp; test43==0) ? 0 : 0;</w:t>
      </w:r>
    </w:p>
    <w:p w14:paraId="552A6E6E" w14:textId="77777777" w:rsidR="00960738" w:rsidRPr="00960738" w:rsidRDefault="00960738" w:rsidP="00960738">
      <w:pPr>
        <w:autoSpaceDE w:val="0"/>
        <w:autoSpaceDN w:val="0"/>
        <w:adjustRightInd w:val="0"/>
        <w:spacing w:after="0" w:line="240" w:lineRule="auto"/>
        <w:jc w:val="left"/>
        <w:rPr>
          <w:rFonts w:ascii="Consolas" w:hAnsi="Consolas" w:cs="Consolas"/>
          <w:sz w:val="20"/>
          <w:lang w:val="en-US" w:eastAsia="el-GR"/>
        </w:rPr>
      </w:pPr>
      <w:r w:rsidRPr="00960738">
        <w:rPr>
          <w:rFonts w:ascii="Consolas" w:hAnsi="Consolas" w:cs="Consolas"/>
          <w:b/>
          <w:bCs/>
          <w:color w:val="7F0055"/>
          <w:sz w:val="20"/>
          <w:lang w:val="en-US" w:eastAsia="el-GR"/>
        </w:rPr>
        <w:lastRenderedPageBreak/>
        <w:t>assign</w:t>
      </w:r>
      <w:r w:rsidRPr="00960738">
        <w:rPr>
          <w:rFonts w:ascii="Consolas" w:hAnsi="Consolas" w:cs="Consolas"/>
          <w:color w:val="000000"/>
          <w:sz w:val="20"/>
          <w:lang w:val="en-US" w:eastAsia="el-GR"/>
        </w:rPr>
        <w:t xml:space="preserve"> out = case1 | case2 | case3 | case41| case42| case43 | defcase; </w:t>
      </w:r>
    </w:p>
    <w:p w14:paraId="57DB5384" w14:textId="77777777" w:rsidR="00960738" w:rsidRPr="00960738" w:rsidRDefault="00960738" w:rsidP="00960738">
      <w:pPr>
        <w:autoSpaceDE w:val="0"/>
        <w:autoSpaceDN w:val="0"/>
        <w:adjustRightInd w:val="0"/>
        <w:spacing w:after="0" w:line="240" w:lineRule="auto"/>
        <w:jc w:val="left"/>
        <w:rPr>
          <w:rFonts w:ascii="Consolas" w:hAnsi="Consolas" w:cs="Consolas"/>
          <w:sz w:val="20"/>
          <w:lang w:val="en-US" w:eastAsia="el-GR"/>
        </w:rPr>
      </w:pPr>
    </w:p>
    <w:p w14:paraId="141FDBD4" w14:textId="77777777" w:rsidR="00960738" w:rsidRDefault="00960738" w:rsidP="00960738">
      <w:pPr>
        <w:autoSpaceDE w:val="0"/>
        <w:autoSpaceDN w:val="0"/>
        <w:adjustRightInd w:val="0"/>
        <w:spacing w:after="0" w:line="240" w:lineRule="auto"/>
        <w:jc w:val="left"/>
        <w:rPr>
          <w:rFonts w:ascii="Consolas" w:hAnsi="Consolas" w:cs="Consolas"/>
          <w:sz w:val="20"/>
          <w:lang w:eastAsia="el-GR"/>
        </w:rPr>
      </w:pPr>
      <w:r>
        <w:rPr>
          <w:rFonts w:ascii="Consolas" w:hAnsi="Consolas" w:cs="Consolas"/>
          <w:b/>
          <w:bCs/>
          <w:color w:val="7F0055"/>
          <w:sz w:val="20"/>
          <w:lang w:eastAsia="el-GR"/>
        </w:rPr>
        <w:t>endmodule</w:t>
      </w:r>
    </w:p>
    <w:p w14:paraId="061CEAFA" w14:textId="77777777" w:rsidR="00942DC7" w:rsidRPr="00942DC7" w:rsidRDefault="00942DC7" w:rsidP="00FC41B2">
      <w:pPr>
        <w:rPr>
          <w:lang w:val="en-US"/>
        </w:rPr>
      </w:pPr>
    </w:p>
    <w:p w14:paraId="1E6F2E79" w14:textId="77777777" w:rsidR="00F600A9" w:rsidRDefault="00F600A9" w:rsidP="00F600A9">
      <w:pPr>
        <w:pStyle w:val="Heading3"/>
        <w:rPr>
          <w:lang w:val="en-US"/>
        </w:rPr>
      </w:pPr>
      <w:bookmarkStart w:id="116" w:name="_Toc423617354"/>
      <w:r>
        <w:rPr>
          <w:lang w:val="en-US"/>
        </w:rPr>
        <w:t>module Alu</w:t>
      </w:r>
      <w:bookmarkEnd w:id="116"/>
    </w:p>
    <w:p w14:paraId="2A568D88" w14:textId="30053443" w:rsidR="00652676" w:rsidRPr="007128F1" w:rsidRDefault="006A543D" w:rsidP="00F600A9">
      <w:r>
        <w:t>Το</w:t>
      </w:r>
      <w:r w:rsidRPr="006A543D">
        <w:t xml:space="preserve"> </w:t>
      </w:r>
      <w:r>
        <w:t>συγκεκριμένο</w:t>
      </w:r>
      <w:r w:rsidRPr="006A543D">
        <w:t xml:space="preserve"> </w:t>
      </w:r>
      <w:r>
        <w:rPr>
          <w:lang w:val="en-US"/>
        </w:rPr>
        <w:t>module</w:t>
      </w:r>
      <w:r w:rsidRPr="006A543D">
        <w:t xml:space="preserve"> </w:t>
      </w:r>
      <w:r>
        <w:t>υλοποιεί</w:t>
      </w:r>
      <w:r w:rsidRPr="006A543D">
        <w:t xml:space="preserve"> </w:t>
      </w:r>
      <w:r>
        <w:t>την</w:t>
      </w:r>
      <w:r w:rsidRPr="006A543D">
        <w:t xml:space="preserve"> </w:t>
      </w:r>
      <w:r>
        <w:t>αριθμητική</w:t>
      </w:r>
      <w:r w:rsidRPr="006A543D">
        <w:t xml:space="preserve"> </w:t>
      </w:r>
      <w:r>
        <w:t>και</w:t>
      </w:r>
      <w:r w:rsidRPr="006A543D">
        <w:t xml:space="preserve"> </w:t>
      </w:r>
      <w:r>
        <w:t>λογική</w:t>
      </w:r>
      <w:r w:rsidRPr="006A543D">
        <w:t xml:space="preserve"> </w:t>
      </w:r>
      <w:r>
        <w:t>μονάδα (</w:t>
      </w:r>
      <w:r>
        <w:rPr>
          <w:lang w:val="en-US"/>
        </w:rPr>
        <w:t>ALU</w:t>
      </w:r>
      <w:r w:rsidRPr="006A543D">
        <w:t xml:space="preserve">) </w:t>
      </w:r>
      <w:r>
        <w:t>του</w:t>
      </w:r>
      <w:r w:rsidRPr="006A543D">
        <w:t xml:space="preserve"> </w:t>
      </w:r>
      <w:r>
        <w:t>επεξεργαστή</w:t>
      </w:r>
      <w:r w:rsidRPr="006A543D">
        <w:t>.</w:t>
      </w:r>
      <w:r w:rsidR="00652676" w:rsidRPr="006A543D">
        <w:t xml:space="preserve"> </w:t>
      </w:r>
      <w:r>
        <w:t xml:space="preserve">Παίρνει ως είσοδο ένα τελεστή με 2 </w:t>
      </w:r>
      <w:r>
        <w:rPr>
          <w:lang w:val="en-US"/>
        </w:rPr>
        <w:t>bit</w:t>
      </w:r>
      <w:r w:rsidRPr="006A543D">
        <w:t xml:space="preserve"> </w:t>
      </w:r>
      <w:r>
        <w:t xml:space="preserve">που περιγράφει την εντολή που θα εκτελέσει και δύο τελεστέους. Ανάλογα τον τελεστή εκτελεί την αντίστοιχη πράξη και γράφει στο </w:t>
      </w:r>
      <w:r>
        <w:rPr>
          <w:lang w:val="en-US"/>
        </w:rPr>
        <w:t>out</w:t>
      </w:r>
      <w:r w:rsidRPr="006A543D">
        <w:t xml:space="preserve"> </w:t>
      </w:r>
      <w:r>
        <w:t xml:space="preserve">το αποτέλεσμα της πράξης. </w:t>
      </w:r>
      <w:r w:rsidR="007128F1">
        <w:t xml:space="preserve">Ο κωδικός 1 αντιστοιχεί στην πρόσθεση, ο κωδικός 2 στην αφαίρεση, ο κωδικός 3 στο λογικό </w:t>
      </w:r>
      <w:r w:rsidR="007128F1">
        <w:rPr>
          <w:lang w:val="en-US"/>
        </w:rPr>
        <w:t>AND</w:t>
      </w:r>
      <w:r w:rsidR="007128F1">
        <w:t xml:space="preserve">, ο κωδικός 4 στο λογικό </w:t>
      </w:r>
      <w:r w:rsidR="007128F1">
        <w:rPr>
          <w:lang w:val="en-US"/>
        </w:rPr>
        <w:t>OR</w:t>
      </w:r>
      <w:r w:rsidR="007128F1">
        <w:t xml:space="preserve"> και τέλος ο κωδικός 5 στην εντολή </w:t>
      </w:r>
      <w:r w:rsidR="007128F1">
        <w:rPr>
          <w:lang w:val="en-US"/>
        </w:rPr>
        <w:t>set</w:t>
      </w:r>
      <w:r w:rsidR="007128F1" w:rsidRPr="007128F1">
        <w:t xml:space="preserve"> </w:t>
      </w:r>
      <w:r w:rsidR="007128F1">
        <w:rPr>
          <w:lang w:val="en-US"/>
        </w:rPr>
        <w:t>less</w:t>
      </w:r>
      <w:r w:rsidR="007128F1" w:rsidRPr="007128F1">
        <w:t xml:space="preserve"> </w:t>
      </w:r>
      <w:r w:rsidR="007128F1">
        <w:rPr>
          <w:lang w:val="en-US"/>
        </w:rPr>
        <w:t>than</w:t>
      </w:r>
      <w:r w:rsidR="007128F1" w:rsidRPr="007128F1">
        <w:t xml:space="preserve">. </w:t>
      </w:r>
      <w:r w:rsidR="007128F1">
        <w:t>Αν λάβει ως είσοδο το 0 τότε δεν εκτελεί καμία λειτουργία και κρατάει το προηγούμενο αποτέλεσμα.</w:t>
      </w:r>
    </w:p>
    <w:p w14:paraId="55806F60" w14:textId="466B8EFE" w:rsidR="00652676" w:rsidRPr="00652676" w:rsidRDefault="00652676" w:rsidP="00652676">
      <w:pPr>
        <w:autoSpaceDE w:val="0"/>
        <w:autoSpaceDN w:val="0"/>
        <w:adjustRightInd w:val="0"/>
        <w:spacing w:after="0" w:line="240" w:lineRule="auto"/>
        <w:jc w:val="left"/>
        <w:rPr>
          <w:rFonts w:ascii="Consolas" w:hAnsi="Consolas" w:cs="Consolas"/>
          <w:sz w:val="20"/>
          <w:lang w:val="en-US" w:eastAsia="el-GR"/>
        </w:rPr>
      </w:pPr>
      <w:r w:rsidRPr="00652676">
        <w:rPr>
          <w:rFonts w:ascii="Consolas" w:hAnsi="Consolas" w:cs="Consolas"/>
          <w:b/>
          <w:bCs/>
          <w:color w:val="7F0055"/>
          <w:sz w:val="20"/>
          <w:lang w:val="en-US" w:eastAsia="el-GR"/>
        </w:rPr>
        <w:t>module</w:t>
      </w:r>
      <w:r w:rsidRPr="00652676">
        <w:rPr>
          <w:rFonts w:ascii="Consolas" w:hAnsi="Consolas" w:cs="Consolas"/>
          <w:color w:val="000000"/>
          <w:sz w:val="20"/>
          <w:lang w:val="en-US" w:eastAsia="el-GR"/>
        </w:rPr>
        <w:t xml:space="preserve"> ALU(</w:t>
      </w:r>
      <w:r w:rsidRPr="00652676">
        <w:rPr>
          <w:rFonts w:ascii="Consolas" w:hAnsi="Consolas" w:cs="Consolas"/>
          <w:b/>
          <w:bCs/>
          <w:color w:val="7F0055"/>
          <w:sz w:val="20"/>
          <w:lang w:val="en-US" w:eastAsia="el-GR"/>
        </w:rPr>
        <w:t>input</w:t>
      </w:r>
      <w:r w:rsidRPr="00652676">
        <w:rPr>
          <w:rFonts w:ascii="Consolas" w:hAnsi="Consolas" w:cs="Consolas"/>
          <w:color w:val="000000"/>
          <w:sz w:val="20"/>
          <w:lang w:val="en-US" w:eastAsia="el-GR"/>
        </w:rPr>
        <w:t xml:space="preserve"> </w:t>
      </w:r>
      <w:r w:rsidRPr="00652676">
        <w:rPr>
          <w:rFonts w:ascii="Consolas" w:hAnsi="Consolas" w:cs="Consolas"/>
          <w:b/>
          <w:bCs/>
          <w:color w:val="7F0055"/>
          <w:sz w:val="20"/>
          <w:lang w:val="en-US" w:eastAsia="el-GR"/>
        </w:rPr>
        <w:t>wire</w:t>
      </w:r>
      <w:r w:rsidRPr="00652676">
        <w:rPr>
          <w:rFonts w:ascii="Consolas" w:hAnsi="Consolas" w:cs="Consolas"/>
          <w:color w:val="000000"/>
          <w:sz w:val="20"/>
          <w:lang w:val="en-US" w:eastAsia="el-GR"/>
        </w:rPr>
        <w:t xml:space="preserve"> [2:0]op, </w:t>
      </w:r>
      <w:r w:rsidRPr="00652676">
        <w:rPr>
          <w:rFonts w:ascii="Consolas" w:hAnsi="Consolas" w:cs="Consolas"/>
          <w:b/>
          <w:bCs/>
          <w:color w:val="7F0055"/>
          <w:sz w:val="20"/>
          <w:lang w:val="en-US" w:eastAsia="el-GR"/>
        </w:rPr>
        <w:t>input</w:t>
      </w:r>
      <w:r w:rsidRPr="00652676">
        <w:rPr>
          <w:rFonts w:ascii="Consolas" w:hAnsi="Consolas" w:cs="Consolas"/>
          <w:color w:val="000000"/>
          <w:sz w:val="20"/>
          <w:lang w:val="en-US" w:eastAsia="el-GR"/>
        </w:rPr>
        <w:t xml:space="preserve"> </w:t>
      </w:r>
      <w:r w:rsidRPr="00652676">
        <w:rPr>
          <w:rFonts w:ascii="Consolas" w:hAnsi="Consolas" w:cs="Consolas"/>
          <w:b/>
          <w:bCs/>
          <w:color w:val="7F0055"/>
          <w:sz w:val="20"/>
          <w:lang w:val="en-US" w:eastAsia="el-GR"/>
        </w:rPr>
        <w:t>wire</w:t>
      </w:r>
      <w:r w:rsidRPr="00652676">
        <w:rPr>
          <w:rFonts w:ascii="Consolas" w:hAnsi="Consolas" w:cs="Consolas"/>
          <w:color w:val="000000"/>
          <w:sz w:val="20"/>
          <w:lang w:val="en-US" w:eastAsia="el-GR"/>
        </w:rPr>
        <w:t xml:space="preserve"> [31:0]in1, </w:t>
      </w:r>
      <w:r w:rsidRPr="00652676">
        <w:rPr>
          <w:rFonts w:ascii="Consolas" w:hAnsi="Consolas" w:cs="Consolas"/>
          <w:b/>
          <w:bCs/>
          <w:color w:val="7F0055"/>
          <w:sz w:val="20"/>
          <w:lang w:val="en-US" w:eastAsia="el-GR"/>
        </w:rPr>
        <w:t>input</w:t>
      </w:r>
      <w:r w:rsidRPr="00652676">
        <w:rPr>
          <w:rFonts w:ascii="Consolas" w:hAnsi="Consolas" w:cs="Consolas"/>
          <w:color w:val="000000"/>
          <w:sz w:val="20"/>
          <w:lang w:val="en-US" w:eastAsia="el-GR"/>
        </w:rPr>
        <w:t xml:space="preserve"> </w:t>
      </w:r>
      <w:r w:rsidRPr="00652676">
        <w:rPr>
          <w:rFonts w:ascii="Consolas" w:hAnsi="Consolas" w:cs="Consolas"/>
          <w:b/>
          <w:bCs/>
          <w:color w:val="7F0055"/>
          <w:sz w:val="20"/>
          <w:lang w:val="en-US" w:eastAsia="el-GR"/>
        </w:rPr>
        <w:t>wire</w:t>
      </w:r>
      <w:r w:rsidRPr="00652676">
        <w:rPr>
          <w:rFonts w:ascii="Consolas" w:hAnsi="Consolas" w:cs="Consolas"/>
          <w:color w:val="000000"/>
          <w:sz w:val="20"/>
          <w:lang w:val="en-US" w:eastAsia="el-GR"/>
        </w:rPr>
        <w:t xml:space="preserve"> [31:0] in2, </w:t>
      </w:r>
      <w:r w:rsidRPr="00652676">
        <w:rPr>
          <w:rFonts w:ascii="Consolas" w:hAnsi="Consolas" w:cs="Consolas"/>
          <w:b/>
          <w:bCs/>
          <w:color w:val="7F0055"/>
          <w:sz w:val="20"/>
          <w:lang w:val="en-US" w:eastAsia="el-GR"/>
        </w:rPr>
        <w:t>output</w:t>
      </w:r>
      <w:r w:rsidRPr="00652676">
        <w:rPr>
          <w:rFonts w:ascii="Consolas" w:hAnsi="Consolas" w:cs="Consolas"/>
          <w:color w:val="000000"/>
          <w:sz w:val="20"/>
          <w:lang w:val="en-US" w:eastAsia="el-GR"/>
        </w:rPr>
        <w:t xml:space="preserve"> [31:0]out);</w:t>
      </w:r>
    </w:p>
    <w:p w14:paraId="3B3D8EF7" w14:textId="77777777" w:rsidR="00652676" w:rsidRPr="00652676" w:rsidRDefault="00652676" w:rsidP="00652676">
      <w:pPr>
        <w:autoSpaceDE w:val="0"/>
        <w:autoSpaceDN w:val="0"/>
        <w:adjustRightInd w:val="0"/>
        <w:spacing w:after="0" w:line="240" w:lineRule="auto"/>
        <w:jc w:val="left"/>
        <w:rPr>
          <w:rFonts w:ascii="Consolas" w:hAnsi="Consolas" w:cs="Consolas"/>
          <w:sz w:val="20"/>
          <w:lang w:val="en-US" w:eastAsia="el-GR"/>
        </w:rPr>
      </w:pPr>
    </w:p>
    <w:p w14:paraId="43A27272" w14:textId="77777777" w:rsidR="00652676" w:rsidRPr="00652676" w:rsidRDefault="00652676" w:rsidP="00652676">
      <w:pPr>
        <w:autoSpaceDE w:val="0"/>
        <w:autoSpaceDN w:val="0"/>
        <w:adjustRightInd w:val="0"/>
        <w:spacing w:after="0" w:line="240" w:lineRule="auto"/>
        <w:jc w:val="left"/>
        <w:rPr>
          <w:rFonts w:ascii="Consolas" w:hAnsi="Consolas" w:cs="Consolas"/>
          <w:sz w:val="20"/>
          <w:lang w:val="en-US" w:eastAsia="el-GR"/>
        </w:rPr>
      </w:pPr>
      <w:r w:rsidRPr="00652676">
        <w:rPr>
          <w:rFonts w:ascii="Consolas" w:hAnsi="Consolas" w:cs="Consolas"/>
          <w:b/>
          <w:bCs/>
          <w:color w:val="7F0055"/>
          <w:sz w:val="20"/>
          <w:lang w:val="en-US" w:eastAsia="el-GR"/>
        </w:rPr>
        <w:t>wire</w:t>
      </w:r>
      <w:r w:rsidRPr="00652676">
        <w:rPr>
          <w:rFonts w:ascii="Consolas" w:hAnsi="Consolas" w:cs="Consolas"/>
          <w:color w:val="000000"/>
          <w:sz w:val="20"/>
          <w:lang w:val="en-US" w:eastAsia="el-GR"/>
        </w:rPr>
        <w:t xml:space="preserve"> [31:0]case0 = (op==0) ? mips.EXMEMALUOut: 0;</w:t>
      </w:r>
    </w:p>
    <w:p w14:paraId="4A0D5BA7" w14:textId="77777777" w:rsidR="00652676" w:rsidRPr="00652676" w:rsidRDefault="00652676" w:rsidP="00652676">
      <w:pPr>
        <w:autoSpaceDE w:val="0"/>
        <w:autoSpaceDN w:val="0"/>
        <w:adjustRightInd w:val="0"/>
        <w:spacing w:after="0" w:line="240" w:lineRule="auto"/>
        <w:jc w:val="left"/>
        <w:rPr>
          <w:rFonts w:ascii="Consolas" w:hAnsi="Consolas" w:cs="Consolas"/>
          <w:sz w:val="20"/>
          <w:lang w:val="en-US" w:eastAsia="el-GR"/>
        </w:rPr>
      </w:pPr>
      <w:r w:rsidRPr="00652676">
        <w:rPr>
          <w:rFonts w:ascii="Consolas" w:hAnsi="Consolas" w:cs="Consolas"/>
          <w:b/>
          <w:bCs/>
          <w:color w:val="7F0055"/>
          <w:sz w:val="20"/>
          <w:lang w:val="en-US" w:eastAsia="el-GR"/>
        </w:rPr>
        <w:t>wire</w:t>
      </w:r>
      <w:r w:rsidRPr="00652676">
        <w:rPr>
          <w:rFonts w:ascii="Consolas" w:hAnsi="Consolas" w:cs="Consolas"/>
          <w:color w:val="000000"/>
          <w:sz w:val="20"/>
          <w:lang w:val="en-US" w:eastAsia="el-GR"/>
        </w:rPr>
        <w:t xml:space="preserve"> [31:0]case1 = (op==1) ? (in1 + in2) : 0;</w:t>
      </w:r>
    </w:p>
    <w:p w14:paraId="7D81E025" w14:textId="77777777" w:rsidR="00652676" w:rsidRPr="00652676" w:rsidRDefault="00652676" w:rsidP="00652676">
      <w:pPr>
        <w:autoSpaceDE w:val="0"/>
        <w:autoSpaceDN w:val="0"/>
        <w:adjustRightInd w:val="0"/>
        <w:spacing w:after="0" w:line="240" w:lineRule="auto"/>
        <w:jc w:val="left"/>
        <w:rPr>
          <w:rFonts w:ascii="Consolas" w:hAnsi="Consolas" w:cs="Consolas"/>
          <w:sz w:val="20"/>
          <w:lang w:val="en-US" w:eastAsia="el-GR"/>
        </w:rPr>
      </w:pPr>
      <w:r w:rsidRPr="00652676">
        <w:rPr>
          <w:rFonts w:ascii="Consolas" w:hAnsi="Consolas" w:cs="Consolas"/>
          <w:b/>
          <w:bCs/>
          <w:color w:val="7F0055"/>
          <w:sz w:val="20"/>
          <w:lang w:val="en-US" w:eastAsia="el-GR"/>
        </w:rPr>
        <w:t>wire</w:t>
      </w:r>
      <w:r w:rsidRPr="00652676">
        <w:rPr>
          <w:rFonts w:ascii="Consolas" w:hAnsi="Consolas" w:cs="Consolas"/>
          <w:color w:val="000000"/>
          <w:sz w:val="20"/>
          <w:lang w:val="en-US" w:eastAsia="el-GR"/>
        </w:rPr>
        <w:t xml:space="preserve"> [31:0]case2 = (op==2) ? (in1 - in2) : 0;</w:t>
      </w:r>
    </w:p>
    <w:p w14:paraId="7A80DA68" w14:textId="77777777" w:rsidR="00652676" w:rsidRPr="00652676" w:rsidRDefault="00652676" w:rsidP="00652676">
      <w:pPr>
        <w:autoSpaceDE w:val="0"/>
        <w:autoSpaceDN w:val="0"/>
        <w:adjustRightInd w:val="0"/>
        <w:spacing w:after="0" w:line="240" w:lineRule="auto"/>
        <w:jc w:val="left"/>
        <w:rPr>
          <w:rFonts w:ascii="Consolas" w:hAnsi="Consolas" w:cs="Consolas"/>
          <w:sz w:val="20"/>
          <w:lang w:val="en-US" w:eastAsia="el-GR"/>
        </w:rPr>
      </w:pPr>
      <w:r w:rsidRPr="00652676">
        <w:rPr>
          <w:rFonts w:ascii="Consolas" w:hAnsi="Consolas" w:cs="Consolas"/>
          <w:b/>
          <w:bCs/>
          <w:color w:val="7F0055"/>
          <w:sz w:val="20"/>
          <w:lang w:val="en-US" w:eastAsia="el-GR"/>
        </w:rPr>
        <w:t>wire</w:t>
      </w:r>
      <w:r w:rsidRPr="00652676">
        <w:rPr>
          <w:rFonts w:ascii="Consolas" w:hAnsi="Consolas" w:cs="Consolas"/>
          <w:color w:val="000000"/>
          <w:sz w:val="20"/>
          <w:lang w:val="en-US" w:eastAsia="el-GR"/>
        </w:rPr>
        <w:t xml:space="preserve"> [31:0]case3 = (op==3) ? (in1 &amp; in2) : 0;</w:t>
      </w:r>
    </w:p>
    <w:p w14:paraId="3C47C86F" w14:textId="77777777" w:rsidR="00652676" w:rsidRPr="00652676" w:rsidRDefault="00652676" w:rsidP="00652676">
      <w:pPr>
        <w:autoSpaceDE w:val="0"/>
        <w:autoSpaceDN w:val="0"/>
        <w:adjustRightInd w:val="0"/>
        <w:spacing w:after="0" w:line="240" w:lineRule="auto"/>
        <w:jc w:val="left"/>
        <w:rPr>
          <w:rFonts w:ascii="Consolas" w:hAnsi="Consolas" w:cs="Consolas"/>
          <w:sz w:val="20"/>
          <w:lang w:val="en-US" w:eastAsia="el-GR"/>
        </w:rPr>
      </w:pPr>
      <w:r w:rsidRPr="00652676">
        <w:rPr>
          <w:rFonts w:ascii="Consolas" w:hAnsi="Consolas" w:cs="Consolas"/>
          <w:b/>
          <w:bCs/>
          <w:color w:val="7F0055"/>
          <w:sz w:val="20"/>
          <w:lang w:val="en-US" w:eastAsia="el-GR"/>
        </w:rPr>
        <w:t>wire</w:t>
      </w:r>
      <w:r w:rsidRPr="00652676">
        <w:rPr>
          <w:rFonts w:ascii="Consolas" w:hAnsi="Consolas" w:cs="Consolas"/>
          <w:color w:val="000000"/>
          <w:sz w:val="20"/>
          <w:lang w:val="en-US" w:eastAsia="el-GR"/>
        </w:rPr>
        <w:t xml:space="preserve"> [31:0]case4 = (op==4) ? (in1 | in2) : 0;</w:t>
      </w:r>
    </w:p>
    <w:p w14:paraId="28E11F85" w14:textId="77777777" w:rsidR="00652676" w:rsidRPr="00652676" w:rsidRDefault="00652676" w:rsidP="00652676">
      <w:pPr>
        <w:autoSpaceDE w:val="0"/>
        <w:autoSpaceDN w:val="0"/>
        <w:adjustRightInd w:val="0"/>
        <w:spacing w:after="0" w:line="240" w:lineRule="auto"/>
        <w:jc w:val="left"/>
        <w:rPr>
          <w:rFonts w:ascii="Consolas" w:hAnsi="Consolas" w:cs="Consolas"/>
          <w:sz w:val="20"/>
          <w:lang w:val="en-US" w:eastAsia="el-GR"/>
        </w:rPr>
      </w:pPr>
      <w:r w:rsidRPr="00652676">
        <w:rPr>
          <w:rFonts w:ascii="Consolas" w:hAnsi="Consolas" w:cs="Consolas"/>
          <w:b/>
          <w:bCs/>
          <w:color w:val="7F0055"/>
          <w:sz w:val="20"/>
          <w:lang w:val="en-US" w:eastAsia="el-GR"/>
        </w:rPr>
        <w:t>wire</w:t>
      </w:r>
      <w:r w:rsidRPr="00652676">
        <w:rPr>
          <w:rFonts w:ascii="Consolas" w:hAnsi="Consolas" w:cs="Consolas"/>
          <w:color w:val="000000"/>
          <w:sz w:val="20"/>
          <w:lang w:val="en-US" w:eastAsia="el-GR"/>
        </w:rPr>
        <w:t xml:space="preserve"> [31:0]case5 = (op==5) ? (in1-in2)&gt;&gt;32 : 0;</w:t>
      </w:r>
    </w:p>
    <w:p w14:paraId="5F82F8F2" w14:textId="77777777" w:rsidR="00652676" w:rsidRPr="00652676" w:rsidRDefault="00652676" w:rsidP="00652676">
      <w:pPr>
        <w:autoSpaceDE w:val="0"/>
        <w:autoSpaceDN w:val="0"/>
        <w:adjustRightInd w:val="0"/>
        <w:spacing w:after="0" w:line="240" w:lineRule="auto"/>
        <w:jc w:val="left"/>
        <w:rPr>
          <w:rFonts w:ascii="Consolas" w:hAnsi="Consolas" w:cs="Consolas"/>
          <w:sz w:val="20"/>
          <w:lang w:val="en-US" w:eastAsia="el-GR"/>
        </w:rPr>
      </w:pPr>
    </w:p>
    <w:p w14:paraId="3E954EA1" w14:textId="77777777" w:rsidR="00652676" w:rsidRPr="00652676" w:rsidRDefault="00652676" w:rsidP="00652676">
      <w:pPr>
        <w:autoSpaceDE w:val="0"/>
        <w:autoSpaceDN w:val="0"/>
        <w:adjustRightInd w:val="0"/>
        <w:spacing w:after="0" w:line="240" w:lineRule="auto"/>
        <w:jc w:val="left"/>
        <w:rPr>
          <w:rFonts w:ascii="Consolas" w:hAnsi="Consolas" w:cs="Consolas"/>
          <w:sz w:val="20"/>
          <w:lang w:val="en-US" w:eastAsia="el-GR"/>
        </w:rPr>
      </w:pPr>
      <w:r w:rsidRPr="00652676">
        <w:rPr>
          <w:rFonts w:ascii="Consolas" w:hAnsi="Consolas" w:cs="Consolas"/>
          <w:b/>
          <w:bCs/>
          <w:color w:val="7F0055"/>
          <w:sz w:val="20"/>
          <w:lang w:val="en-US" w:eastAsia="el-GR"/>
        </w:rPr>
        <w:t>assign</w:t>
      </w:r>
      <w:r w:rsidRPr="00652676">
        <w:rPr>
          <w:rFonts w:ascii="Consolas" w:hAnsi="Consolas" w:cs="Consolas"/>
          <w:color w:val="000000"/>
          <w:sz w:val="20"/>
          <w:lang w:val="en-US" w:eastAsia="el-GR"/>
        </w:rPr>
        <w:t xml:space="preserve"> out = case0 | case1 | case2 | case3 | case4 | case5;</w:t>
      </w:r>
    </w:p>
    <w:p w14:paraId="00F653DA" w14:textId="77777777" w:rsidR="00652676" w:rsidRPr="004B7679" w:rsidRDefault="00652676" w:rsidP="00652676">
      <w:pPr>
        <w:autoSpaceDE w:val="0"/>
        <w:autoSpaceDN w:val="0"/>
        <w:adjustRightInd w:val="0"/>
        <w:spacing w:after="0" w:line="240" w:lineRule="auto"/>
        <w:jc w:val="left"/>
        <w:rPr>
          <w:rFonts w:ascii="Consolas" w:hAnsi="Consolas" w:cs="Consolas"/>
          <w:sz w:val="20"/>
          <w:lang w:val="en-US" w:eastAsia="el-GR"/>
        </w:rPr>
      </w:pPr>
    </w:p>
    <w:p w14:paraId="04FB921D" w14:textId="77777777" w:rsidR="00652676" w:rsidRDefault="00652676" w:rsidP="00652676">
      <w:pPr>
        <w:rPr>
          <w:rFonts w:ascii="Consolas" w:hAnsi="Consolas" w:cs="Consolas"/>
          <w:b/>
          <w:bCs/>
          <w:color w:val="7F0055"/>
          <w:sz w:val="20"/>
          <w:lang w:eastAsia="el-GR"/>
        </w:rPr>
      </w:pPr>
      <w:r>
        <w:rPr>
          <w:rFonts w:ascii="Consolas" w:hAnsi="Consolas" w:cs="Consolas"/>
          <w:b/>
          <w:bCs/>
          <w:color w:val="7F0055"/>
          <w:sz w:val="20"/>
          <w:lang w:eastAsia="el-GR"/>
        </w:rPr>
        <w:t>endmodule</w:t>
      </w:r>
    </w:p>
    <w:p w14:paraId="422113B1" w14:textId="77777777" w:rsidR="004E3B03" w:rsidRDefault="004E3B03" w:rsidP="004E3B03">
      <w:pPr>
        <w:pStyle w:val="Heading3"/>
        <w:rPr>
          <w:lang w:val="en-US" w:eastAsia="el-GR"/>
        </w:rPr>
      </w:pPr>
      <w:bookmarkStart w:id="117" w:name="_Toc423617355"/>
      <w:r>
        <w:rPr>
          <w:lang w:val="en-US" w:eastAsia="el-GR"/>
        </w:rPr>
        <w:t>module Alucontroller</w:t>
      </w:r>
      <w:bookmarkEnd w:id="117"/>
    </w:p>
    <w:p w14:paraId="09FD3245" w14:textId="77777777" w:rsidR="004E3B03" w:rsidRDefault="000559B8" w:rsidP="004E3B03">
      <w:pPr>
        <w:rPr>
          <w:lang w:eastAsia="el-GR"/>
        </w:rPr>
      </w:pPr>
      <w:r>
        <w:rPr>
          <w:lang w:eastAsia="el-GR"/>
        </w:rPr>
        <w:t xml:space="preserve">Το συγκεκριμένο </w:t>
      </w:r>
      <w:r>
        <w:rPr>
          <w:lang w:val="en-US" w:eastAsia="el-GR"/>
        </w:rPr>
        <w:t>module</w:t>
      </w:r>
      <w:r w:rsidRPr="000559B8">
        <w:rPr>
          <w:lang w:eastAsia="el-GR"/>
        </w:rPr>
        <w:t xml:space="preserve"> </w:t>
      </w:r>
      <w:r>
        <w:rPr>
          <w:lang w:eastAsia="el-GR"/>
        </w:rPr>
        <w:t xml:space="preserve">ανάλογα την εντολή που έχει φέρει υπολογίζει την πράξη που θα εκτελέσει η </w:t>
      </w:r>
      <w:r>
        <w:rPr>
          <w:lang w:val="en-US" w:eastAsia="el-GR"/>
        </w:rPr>
        <w:t>ALU</w:t>
      </w:r>
      <w:r w:rsidRPr="000559B8">
        <w:rPr>
          <w:lang w:eastAsia="el-GR"/>
        </w:rPr>
        <w:t xml:space="preserve">. </w:t>
      </w:r>
      <w:r>
        <w:rPr>
          <w:lang w:eastAsia="el-GR"/>
        </w:rPr>
        <w:t xml:space="preserve">Παίρνει ως είσοδο τα 6 πρώτα </w:t>
      </w:r>
      <w:r>
        <w:rPr>
          <w:lang w:val="en-US" w:eastAsia="el-GR"/>
        </w:rPr>
        <w:t>bit</w:t>
      </w:r>
      <w:r w:rsidRPr="000559B8">
        <w:rPr>
          <w:lang w:eastAsia="el-GR"/>
        </w:rPr>
        <w:t xml:space="preserve"> </w:t>
      </w:r>
      <w:r>
        <w:rPr>
          <w:lang w:eastAsia="el-GR"/>
        </w:rPr>
        <w:t xml:space="preserve">της εντολής, και τα 6 τελευταία. Τα 6 αυτά </w:t>
      </w:r>
      <w:r>
        <w:rPr>
          <w:lang w:val="en-US" w:eastAsia="el-GR"/>
        </w:rPr>
        <w:t>bit</w:t>
      </w:r>
      <w:r w:rsidRPr="000559B8">
        <w:rPr>
          <w:lang w:eastAsia="el-GR"/>
        </w:rPr>
        <w:t xml:space="preserve"> </w:t>
      </w:r>
      <w:r>
        <w:rPr>
          <w:lang w:eastAsia="el-GR"/>
        </w:rPr>
        <w:t xml:space="preserve">είναι χρήσιμα μόνο στην περίπτωση που έχουμε να εκτελέσουμε μία </w:t>
      </w:r>
      <w:r>
        <w:rPr>
          <w:lang w:val="en-US" w:eastAsia="el-GR"/>
        </w:rPr>
        <w:t>R</w:t>
      </w:r>
      <w:r w:rsidRPr="000559B8">
        <w:rPr>
          <w:lang w:eastAsia="el-GR"/>
        </w:rPr>
        <w:t>-</w:t>
      </w:r>
      <w:r>
        <w:rPr>
          <w:lang w:val="en-US" w:eastAsia="el-GR"/>
        </w:rPr>
        <w:t>type</w:t>
      </w:r>
      <w:r w:rsidRPr="000559B8">
        <w:rPr>
          <w:lang w:eastAsia="el-GR"/>
        </w:rPr>
        <w:t xml:space="preserve"> </w:t>
      </w:r>
      <w:r>
        <w:rPr>
          <w:lang w:eastAsia="el-GR"/>
        </w:rPr>
        <w:t>εντολή.</w:t>
      </w:r>
      <w:r w:rsidR="003728F1">
        <w:rPr>
          <w:lang w:eastAsia="el-GR"/>
        </w:rPr>
        <w:t xml:space="preserve"> Η έξοδος του </w:t>
      </w:r>
      <w:r w:rsidR="003728F1">
        <w:rPr>
          <w:lang w:val="en-US" w:eastAsia="el-GR"/>
        </w:rPr>
        <w:t>module</w:t>
      </w:r>
      <w:r w:rsidR="003728F1" w:rsidRPr="003728F1">
        <w:rPr>
          <w:lang w:eastAsia="el-GR"/>
        </w:rPr>
        <w:t xml:space="preserve"> </w:t>
      </w:r>
      <w:r w:rsidR="003728F1">
        <w:rPr>
          <w:lang w:eastAsia="el-GR"/>
        </w:rPr>
        <w:t xml:space="preserve">είναι ένας αριθμός από 2 </w:t>
      </w:r>
      <w:r w:rsidR="003728F1">
        <w:rPr>
          <w:lang w:val="en-US" w:eastAsia="el-GR"/>
        </w:rPr>
        <w:t>bit</w:t>
      </w:r>
      <w:r w:rsidR="003728F1" w:rsidRPr="003728F1">
        <w:rPr>
          <w:lang w:eastAsia="el-GR"/>
        </w:rPr>
        <w:t>. Αυτός</w:t>
      </w:r>
      <w:r w:rsidR="003728F1">
        <w:rPr>
          <w:lang w:eastAsia="el-GR"/>
        </w:rPr>
        <w:t xml:space="preserve"> ο αριθμός δείχνει στην </w:t>
      </w:r>
      <w:r w:rsidR="003728F1">
        <w:rPr>
          <w:lang w:val="en-US" w:eastAsia="el-GR"/>
        </w:rPr>
        <w:t>ALU</w:t>
      </w:r>
      <w:r w:rsidR="003728F1" w:rsidRPr="003728F1">
        <w:rPr>
          <w:lang w:eastAsia="el-GR"/>
        </w:rPr>
        <w:t xml:space="preserve"> </w:t>
      </w:r>
      <w:r w:rsidR="003728F1">
        <w:rPr>
          <w:lang w:eastAsia="el-GR"/>
        </w:rPr>
        <w:t>την εντολή που θα εκτελέσει.</w:t>
      </w:r>
    </w:p>
    <w:p w14:paraId="517E47CC" w14:textId="77777777" w:rsidR="005E5D00" w:rsidRPr="005E5D00" w:rsidRDefault="005E5D00" w:rsidP="004E3B03">
      <w:pPr>
        <w:rPr>
          <w:lang w:eastAsia="el-GR"/>
        </w:rPr>
      </w:pPr>
      <w:r>
        <w:rPr>
          <w:lang w:eastAsia="el-GR"/>
        </w:rPr>
        <w:t>Στην περίπτωση των εντολ</w:t>
      </w:r>
      <w:r w:rsidR="000C23D8">
        <w:rPr>
          <w:lang w:eastAsia="el-GR"/>
        </w:rPr>
        <w:t>ών</w:t>
      </w:r>
      <w:r>
        <w:rPr>
          <w:lang w:eastAsia="el-GR"/>
        </w:rPr>
        <w:t xml:space="preserve"> </w:t>
      </w:r>
      <w:r>
        <w:rPr>
          <w:lang w:val="en-US" w:eastAsia="el-GR"/>
        </w:rPr>
        <w:t>Load</w:t>
      </w:r>
      <w:r w:rsidRPr="005E5D00">
        <w:rPr>
          <w:lang w:eastAsia="el-GR"/>
        </w:rPr>
        <w:t xml:space="preserve">, </w:t>
      </w:r>
      <w:r>
        <w:rPr>
          <w:lang w:val="en-US" w:eastAsia="el-GR"/>
        </w:rPr>
        <w:t>Store</w:t>
      </w:r>
      <w:r w:rsidRPr="005E5D00">
        <w:rPr>
          <w:lang w:eastAsia="el-GR"/>
        </w:rPr>
        <w:t xml:space="preserve"> </w:t>
      </w:r>
      <w:r>
        <w:rPr>
          <w:lang w:eastAsia="el-GR"/>
        </w:rPr>
        <w:t xml:space="preserve">και, </w:t>
      </w:r>
      <w:r>
        <w:rPr>
          <w:lang w:val="en-US" w:eastAsia="el-GR"/>
        </w:rPr>
        <w:t>ADD</w:t>
      </w:r>
      <w:r w:rsidRPr="005E5D00">
        <w:rPr>
          <w:lang w:eastAsia="el-GR"/>
        </w:rPr>
        <w:t xml:space="preserve"> </w:t>
      </w:r>
      <w:r>
        <w:rPr>
          <w:lang w:val="en-US" w:eastAsia="el-GR"/>
        </w:rPr>
        <w:t>immediate</w:t>
      </w:r>
      <w:r w:rsidRPr="005E5D00">
        <w:rPr>
          <w:lang w:eastAsia="el-GR"/>
        </w:rPr>
        <w:t xml:space="preserve"> </w:t>
      </w:r>
      <w:r>
        <w:rPr>
          <w:lang w:eastAsia="el-GR"/>
        </w:rPr>
        <w:t xml:space="preserve">η πράξη που θα εκτελέσει η </w:t>
      </w:r>
      <w:r>
        <w:rPr>
          <w:lang w:val="en-US" w:eastAsia="el-GR"/>
        </w:rPr>
        <w:t>ALU</w:t>
      </w:r>
      <w:r w:rsidRPr="005E5D00">
        <w:rPr>
          <w:lang w:eastAsia="el-GR"/>
        </w:rPr>
        <w:t xml:space="preserve"> </w:t>
      </w:r>
      <w:r>
        <w:rPr>
          <w:lang w:eastAsia="el-GR"/>
        </w:rPr>
        <w:t xml:space="preserve">είναι η πρόσθεση. Στις εντολές τύπου </w:t>
      </w:r>
      <w:r>
        <w:rPr>
          <w:lang w:val="en-US" w:eastAsia="el-GR"/>
        </w:rPr>
        <w:t>R</w:t>
      </w:r>
      <w:r w:rsidRPr="005E5D00">
        <w:rPr>
          <w:lang w:eastAsia="el-GR"/>
        </w:rPr>
        <w:t xml:space="preserve"> </w:t>
      </w:r>
      <w:r>
        <w:rPr>
          <w:lang w:eastAsia="el-GR"/>
        </w:rPr>
        <w:t xml:space="preserve">εκτελεί την αντίστοιχη εντολή και τέλος στις εντολές </w:t>
      </w:r>
      <w:r>
        <w:rPr>
          <w:lang w:val="en-US" w:eastAsia="el-GR"/>
        </w:rPr>
        <w:t>Jump</w:t>
      </w:r>
      <w:r w:rsidRPr="005E5D00">
        <w:rPr>
          <w:lang w:eastAsia="el-GR"/>
        </w:rPr>
        <w:t xml:space="preserve"> </w:t>
      </w:r>
      <w:r>
        <w:rPr>
          <w:lang w:eastAsia="el-GR"/>
        </w:rPr>
        <w:t>εκτελεί πρόσθεση.</w:t>
      </w:r>
    </w:p>
    <w:p w14:paraId="749548EE" w14:textId="77777777" w:rsidR="004E3B03" w:rsidRPr="004E3B03" w:rsidRDefault="004E3B03" w:rsidP="004E3B03">
      <w:pPr>
        <w:autoSpaceDE w:val="0"/>
        <w:autoSpaceDN w:val="0"/>
        <w:adjustRightInd w:val="0"/>
        <w:spacing w:after="0" w:line="240" w:lineRule="auto"/>
        <w:jc w:val="left"/>
        <w:rPr>
          <w:rFonts w:ascii="Consolas" w:hAnsi="Consolas" w:cs="Consolas"/>
          <w:sz w:val="20"/>
          <w:lang w:val="en-US" w:eastAsia="el-GR"/>
        </w:rPr>
      </w:pPr>
      <w:r w:rsidRPr="004E3B03">
        <w:rPr>
          <w:rFonts w:ascii="Consolas" w:hAnsi="Consolas" w:cs="Consolas"/>
          <w:b/>
          <w:bCs/>
          <w:color w:val="7F0055"/>
          <w:sz w:val="20"/>
          <w:lang w:val="en-US" w:eastAsia="el-GR"/>
        </w:rPr>
        <w:t>module</w:t>
      </w:r>
      <w:r w:rsidRPr="004E3B03">
        <w:rPr>
          <w:rFonts w:ascii="Consolas" w:hAnsi="Consolas" w:cs="Consolas"/>
          <w:color w:val="000000"/>
          <w:sz w:val="20"/>
          <w:lang w:val="en-US" w:eastAsia="el-GR"/>
        </w:rPr>
        <w:t xml:space="preserve"> Alucontroller(</w:t>
      </w:r>
      <w:r w:rsidRPr="004E3B03">
        <w:rPr>
          <w:rFonts w:ascii="Consolas" w:hAnsi="Consolas" w:cs="Consolas"/>
          <w:b/>
          <w:bCs/>
          <w:color w:val="7F0055"/>
          <w:sz w:val="20"/>
          <w:lang w:val="en-US" w:eastAsia="el-GR"/>
        </w:rPr>
        <w:t>input</w:t>
      </w:r>
      <w:r w:rsidRPr="004E3B03">
        <w:rPr>
          <w:rFonts w:ascii="Consolas" w:hAnsi="Consolas" w:cs="Consolas"/>
          <w:color w:val="000000"/>
          <w:sz w:val="20"/>
          <w:lang w:val="en-US" w:eastAsia="el-GR"/>
        </w:rPr>
        <w:t xml:space="preserve"> [5:0]op, </w:t>
      </w:r>
      <w:r w:rsidRPr="004E3B03">
        <w:rPr>
          <w:rFonts w:ascii="Consolas" w:hAnsi="Consolas" w:cs="Consolas"/>
          <w:b/>
          <w:bCs/>
          <w:color w:val="7F0055"/>
          <w:sz w:val="20"/>
          <w:lang w:val="en-US" w:eastAsia="el-GR"/>
        </w:rPr>
        <w:t>input</w:t>
      </w:r>
      <w:r w:rsidRPr="004E3B03">
        <w:rPr>
          <w:rFonts w:ascii="Consolas" w:hAnsi="Consolas" w:cs="Consolas"/>
          <w:color w:val="000000"/>
          <w:sz w:val="20"/>
          <w:lang w:val="en-US" w:eastAsia="el-GR"/>
        </w:rPr>
        <w:t xml:space="preserve"> [5:0]aop, </w:t>
      </w:r>
      <w:r w:rsidRPr="004E3B03">
        <w:rPr>
          <w:rFonts w:ascii="Consolas" w:hAnsi="Consolas" w:cs="Consolas"/>
          <w:b/>
          <w:bCs/>
          <w:color w:val="7F0055"/>
          <w:sz w:val="20"/>
          <w:lang w:val="en-US" w:eastAsia="el-GR"/>
        </w:rPr>
        <w:t>output</w:t>
      </w:r>
      <w:r w:rsidRPr="004E3B03">
        <w:rPr>
          <w:rFonts w:ascii="Consolas" w:hAnsi="Consolas" w:cs="Consolas"/>
          <w:color w:val="000000"/>
          <w:sz w:val="20"/>
          <w:lang w:val="en-US" w:eastAsia="el-GR"/>
        </w:rPr>
        <w:t xml:space="preserve"> [2:0]out);</w:t>
      </w:r>
    </w:p>
    <w:p w14:paraId="1E1BBAEA" w14:textId="77777777" w:rsidR="004E3B03" w:rsidRPr="004E3B03" w:rsidRDefault="004E3B03" w:rsidP="004E3B03">
      <w:pPr>
        <w:autoSpaceDE w:val="0"/>
        <w:autoSpaceDN w:val="0"/>
        <w:adjustRightInd w:val="0"/>
        <w:spacing w:after="0" w:line="240" w:lineRule="auto"/>
        <w:jc w:val="left"/>
        <w:rPr>
          <w:rFonts w:ascii="Consolas" w:hAnsi="Consolas" w:cs="Consolas"/>
          <w:sz w:val="20"/>
          <w:lang w:val="en-US" w:eastAsia="el-GR"/>
        </w:rPr>
      </w:pPr>
    </w:p>
    <w:p w14:paraId="28DE5E94" w14:textId="77777777" w:rsidR="004E3B03" w:rsidRPr="004E3B03" w:rsidRDefault="004E3B03" w:rsidP="004E3B03">
      <w:pPr>
        <w:autoSpaceDE w:val="0"/>
        <w:autoSpaceDN w:val="0"/>
        <w:adjustRightInd w:val="0"/>
        <w:spacing w:after="0" w:line="240" w:lineRule="auto"/>
        <w:jc w:val="left"/>
        <w:rPr>
          <w:rFonts w:ascii="Consolas" w:hAnsi="Consolas" w:cs="Consolas"/>
          <w:sz w:val="20"/>
          <w:lang w:val="en-US" w:eastAsia="el-GR"/>
        </w:rPr>
      </w:pPr>
      <w:r w:rsidRPr="004E3B03">
        <w:rPr>
          <w:rFonts w:ascii="Consolas" w:hAnsi="Consolas" w:cs="Consolas"/>
          <w:b/>
          <w:bCs/>
          <w:color w:val="7F0055"/>
          <w:sz w:val="20"/>
          <w:lang w:val="en-US" w:eastAsia="el-GR"/>
        </w:rPr>
        <w:t>wire</w:t>
      </w:r>
      <w:r w:rsidRPr="004E3B03">
        <w:rPr>
          <w:rFonts w:ascii="Consolas" w:hAnsi="Consolas" w:cs="Consolas"/>
          <w:color w:val="000000"/>
          <w:sz w:val="20"/>
          <w:lang w:val="en-US" w:eastAsia="el-GR"/>
        </w:rPr>
        <w:t xml:space="preserve"> [2:0] case1 = ((op==mips.LW) | (op==mips.SW) | (op == mips.ADD_IMM)) ? 1 : 0;</w:t>
      </w:r>
    </w:p>
    <w:p w14:paraId="75DF16C0" w14:textId="77777777" w:rsidR="004E3B03" w:rsidRPr="004E3B03" w:rsidRDefault="004E3B03" w:rsidP="004E3B03">
      <w:pPr>
        <w:autoSpaceDE w:val="0"/>
        <w:autoSpaceDN w:val="0"/>
        <w:adjustRightInd w:val="0"/>
        <w:spacing w:after="0" w:line="240" w:lineRule="auto"/>
        <w:jc w:val="left"/>
        <w:rPr>
          <w:rFonts w:ascii="Consolas" w:hAnsi="Consolas" w:cs="Consolas"/>
          <w:sz w:val="20"/>
          <w:lang w:val="en-US" w:eastAsia="el-GR"/>
        </w:rPr>
      </w:pPr>
      <w:r w:rsidRPr="004E3B03">
        <w:rPr>
          <w:rFonts w:ascii="Consolas" w:hAnsi="Consolas" w:cs="Consolas"/>
          <w:b/>
          <w:bCs/>
          <w:color w:val="7F0055"/>
          <w:sz w:val="20"/>
          <w:lang w:val="en-US" w:eastAsia="el-GR"/>
        </w:rPr>
        <w:t>wire</w:t>
      </w:r>
      <w:r w:rsidRPr="004E3B03">
        <w:rPr>
          <w:rFonts w:ascii="Consolas" w:hAnsi="Consolas" w:cs="Consolas"/>
          <w:color w:val="000000"/>
          <w:sz w:val="20"/>
          <w:lang w:val="en-US" w:eastAsia="el-GR"/>
        </w:rPr>
        <w:t xml:space="preserve"> [2:0] case2 = (op==mips.ALUop &amp;&amp; aop == 32) ? 1: 0;</w:t>
      </w:r>
    </w:p>
    <w:p w14:paraId="0A78AC6E" w14:textId="77777777" w:rsidR="004E3B03" w:rsidRPr="004E3B03" w:rsidRDefault="004E3B03" w:rsidP="004E3B03">
      <w:pPr>
        <w:autoSpaceDE w:val="0"/>
        <w:autoSpaceDN w:val="0"/>
        <w:adjustRightInd w:val="0"/>
        <w:spacing w:after="0" w:line="240" w:lineRule="auto"/>
        <w:jc w:val="left"/>
        <w:rPr>
          <w:rFonts w:ascii="Consolas" w:hAnsi="Consolas" w:cs="Consolas"/>
          <w:sz w:val="20"/>
          <w:lang w:val="en-US" w:eastAsia="el-GR"/>
        </w:rPr>
      </w:pPr>
      <w:r w:rsidRPr="004E3B03">
        <w:rPr>
          <w:rFonts w:ascii="Consolas" w:hAnsi="Consolas" w:cs="Consolas"/>
          <w:b/>
          <w:bCs/>
          <w:color w:val="7F0055"/>
          <w:sz w:val="20"/>
          <w:lang w:val="en-US" w:eastAsia="el-GR"/>
        </w:rPr>
        <w:t>wire</w:t>
      </w:r>
      <w:r w:rsidRPr="004E3B03">
        <w:rPr>
          <w:rFonts w:ascii="Consolas" w:hAnsi="Consolas" w:cs="Consolas"/>
          <w:color w:val="000000"/>
          <w:sz w:val="20"/>
          <w:lang w:val="en-US" w:eastAsia="el-GR"/>
        </w:rPr>
        <w:t xml:space="preserve"> [2:0] case3 = (op==mips.ALUop &amp;&amp; aop == 34) ? 2: 0;</w:t>
      </w:r>
    </w:p>
    <w:p w14:paraId="527BA1FF" w14:textId="77777777" w:rsidR="004E3B03" w:rsidRPr="004E3B03" w:rsidRDefault="004E3B03" w:rsidP="004E3B03">
      <w:pPr>
        <w:autoSpaceDE w:val="0"/>
        <w:autoSpaceDN w:val="0"/>
        <w:adjustRightInd w:val="0"/>
        <w:spacing w:after="0" w:line="240" w:lineRule="auto"/>
        <w:jc w:val="left"/>
        <w:rPr>
          <w:rFonts w:ascii="Consolas" w:hAnsi="Consolas" w:cs="Consolas"/>
          <w:sz w:val="20"/>
          <w:lang w:val="en-US" w:eastAsia="el-GR"/>
        </w:rPr>
      </w:pPr>
      <w:r w:rsidRPr="004E3B03">
        <w:rPr>
          <w:rFonts w:ascii="Consolas" w:hAnsi="Consolas" w:cs="Consolas"/>
          <w:b/>
          <w:bCs/>
          <w:color w:val="7F0055"/>
          <w:sz w:val="20"/>
          <w:lang w:val="en-US" w:eastAsia="el-GR"/>
        </w:rPr>
        <w:t>wire</w:t>
      </w:r>
      <w:r w:rsidRPr="004E3B03">
        <w:rPr>
          <w:rFonts w:ascii="Consolas" w:hAnsi="Consolas" w:cs="Consolas"/>
          <w:color w:val="000000"/>
          <w:sz w:val="20"/>
          <w:lang w:val="en-US" w:eastAsia="el-GR"/>
        </w:rPr>
        <w:t xml:space="preserve"> [2:0] case4 = (op==mips.ALUop &amp;&amp; aop == 36) ? 3: 0;</w:t>
      </w:r>
    </w:p>
    <w:p w14:paraId="6C0289A7" w14:textId="77777777" w:rsidR="004E3B03" w:rsidRPr="004E3B03" w:rsidRDefault="004E3B03" w:rsidP="004E3B03">
      <w:pPr>
        <w:autoSpaceDE w:val="0"/>
        <w:autoSpaceDN w:val="0"/>
        <w:adjustRightInd w:val="0"/>
        <w:spacing w:after="0" w:line="240" w:lineRule="auto"/>
        <w:jc w:val="left"/>
        <w:rPr>
          <w:rFonts w:ascii="Consolas" w:hAnsi="Consolas" w:cs="Consolas"/>
          <w:sz w:val="20"/>
          <w:lang w:val="en-US" w:eastAsia="el-GR"/>
        </w:rPr>
      </w:pPr>
      <w:r w:rsidRPr="004E3B03">
        <w:rPr>
          <w:rFonts w:ascii="Consolas" w:hAnsi="Consolas" w:cs="Consolas"/>
          <w:b/>
          <w:bCs/>
          <w:color w:val="7F0055"/>
          <w:sz w:val="20"/>
          <w:lang w:val="en-US" w:eastAsia="el-GR"/>
        </w:rPr>
        <w:t>wire</w:t>
      </w:r>
      <w:r w:rsidRPr="004E3B03">
        <w:rPr>
          <w:rFonts w:ascii="Consolas" w:hAnsi="Consolas" w:cs="Consolas"/>
          <w:color w:val="000000"/>
          <w:sz w:val="20"/>
          <w:lang w:val="en-US" w:eastAsia="el-GR"/>
        </w:rPr>
        <w:t xml:space="preserve"> [2:0] case5 = (op==mips.ALUop &amp;&amp; aop == 37) ? 4: 0;</w:t>
      </w:r>
    </w:p>
    <w:p w14:paraId="3867B997" w14:textId="77777777" w:rsidR="004E3B03" w:rsidRPr="004E3B03" w:rsidRDefault="004E3B03" w:rsidP="004E3B03">
      <w:pPr>
        <w:autoSpaceDE w:val="0"/>
        <w:autoSpaceDN w:val="0"/>
        <w:adjustRightInd w:val="0"/>
        <w:spacing w:after="0" w:line="240" w:lineRule="auto"/>
        <w:jc w:val="left"/>
        <w:rPr>
          <w:rFonts w:ascii="Consolas" w:hAnsi="Consolas" w:cs="Consolas"/>
          <w:sz w:val="20"/>
          <w:lang w:val="en-US" w:eastAsia="el-GR"/>
        </w:rPr>
      </w:pPr>
      <w:r w:rsidRPr="004E3B03">
        <w:rPr>
          <w:rFonts w:ascii="Consolas" w:hAnsi="Consolas" w:cs="Consolas"/>
          <w:b/>
          <w:bCs/>
          <w:color w:val="7F0055"/>
          <w:sz w:val="20"/>
          <w:lang w:val="en-US" w:eastAsia="el-GR"/>
        </w:rPr>
        <w:t>wire</w:t>
      </w:r>
      <w:r w:rsidRPr="004E3B03">
        <w:rPr>
          <w:rFonts w:ascii="Consolas" w:hAnsi="Consolas" w:cs="Consolas"/>
          <w:color w:val="000000"/>
          <w:sz w:val="20"/>
          <w:lang w:val="en-US" w:eastAsia="el-GR"/>
        </w:rPr>
        <w:t xml:space="preserve"> [2:0] case6 = (op==mips.ALUop &amp;&amp; aop == 42) ? 5: 0;</w:t>
      </w:r>
    </w:p>
    <w:p w14:paraId="7E479B4F" w14:textId="77777777" w:rsidR="004E3B03" w:rsidRPr="004E3B03" w:rsidRDefault="004E3B03" w:rsidP="004E3B03">
      <w:pPr>
        <w:autoSpaceDE w:val="0"/>
        <w:autoSpaceDN w:val="0"/>
        <w:adjustRightInd w:val="0"/>
        <w:spacing w:after="0" w:line="240" w:lineRule="auto"/>
        <w:jc w:val="left"/>
        <w:rPr>
          <w:rFonts w:ascii="Consolas" w:hAnsi="Consolas" w:cs="Consolas"/>
          <w:sz w:val="20"/>
          <w:lang w:val="en-US" w:eastAsia="el-GR"/>
        </w:rPr>
      </w:pPr>
      <w:r w:rsidRPr="004E3B03">
        <w:rPr>
          <w:rFonts w:ascii="Consolas" w:hAnsi="Consolas" w:cs="Consolas"/>
          <w:b/>
          <w:bCs/>
          <w:color w:val="7F0055"/>
          <w:sz w:val="20"/>
          <w:lang w:val="en-US" w:eastAsia="el-GR"/>
        </w:rPr>
        <w:lastRenderedPageBreak/>
        <w:t>wire</w:t>
      </w:r>
      <w:r w:rsidRPr="004E3B03">
        <w:rPr>
          <w:rFonts w:ascii="Consolas" w:hAnsi="Consolas" w:cs="Consolas"/>
          <w:color w:val="000000"/>
          <w:sz w:val="20"/>
          <w:lang w:val="en-US" w:eastAsia="el-GR"/>
        </w:rPr>
        <w:t xml:space="preserve"> [2:0] case7 = (op==mips.Jop) ? 1: 0;</w:t>
      </w:r>
    </w:p>
    <w:p w14:paraId="1C1E3484" w14:textId="77777777" w:rsidR="004E3B03" w:rsidRPr="004E3B03" w:rsidRDefault="004E3B03" w:rsidP="004E3B03">
      <w:pPr>
        <w:autoSpaceDE w:val="0"/>
        <w:autoSpaceDN w:val="0"/>
        <w:adjustRightInd w:val="0"/>
        <w:spacing w:after="0" w:line="240" w:lineRule="auto"/>
        <w:jc w:val="left"/>
        <w:rPr>
          <w:rFonts w:ascii="Consolas" w:hAnsi="Consolas" w:cs="Consolas"/>
          <w:sz w:val="20"/>
          <w:lang w:val="en-US" w:eastAsia="el-GR"/>
        </w:rPr>
      </w:pPr>
      <w:r w:rsidRPr="004E3B03">
        <w:rPr>
          <w:rFonts w:ascii="Consolas" w:hAnsi="Consolas" w:cs="Consolas"/>
          <w:b/>
          <w:bCs/>
          <w:color w:val="7F0055"/>
          <w:sz w:val="20"/>
          <w:lang w:val="en-US" w:eastAsia="el-GR"/>
        </w:rPr>
        <w:t>wire</w:t>
      </w:r>
      <w:r w:rsidRPr="004E3B03">
        <w:rPr>
          <w:rFonts w:ascii="Consolas" w:hAnsi="Consolas" w:cs="Consolas"/>
          <w:color w:val="000000"/>
          <w:sz w:val="20"/>
          <w:lang w:val="en-US" w:eastAsia="el-GR"/>
        </w:rPr>
        <w:t xml:space="preserve"> [2:0] case8 = (op==mips.JALop) ? 1 : 0; </w:t>
      </w:r>
    </w:p>
    <w:p w14:paraId="4DD16785" w14:textId="77777777" w:rsidR="004E3B03" w:rsidRPr="004E3B03" w:rsidRDefault="004E3B03" w:rsidP="004E3B03">
      <w:pPr>
        <w:autoSpaceDE w:val="0"/>
        <w:autoSpaceDN w:val="0"/>
        <w:adjustRightInd w:val="0"/>
        <w:spacing w:after="0" w:line="240" w:lineRule="auto"/>
        <w:jc w:val="left"/>
        <w:rPr>
          <w:rFonts w:ascii="Consolas" w:hAnsi="Consolas" w:cs="Consolas"/>
          <w:sz w:val="20"/>
          <w:lang w:val="en-US" w:eastAsia="el-GR"/>
        </w:rPr>
      </w:pPr>
    </w:p>
    <w:p w14:paraId="757D42AA" w14:textId="77777777" w:rsidR="004E3B03" w:rsidRPr="004E3B03" w:rsidRDefault="004E3B03" w:rsidP="004E3B03">
      <w:pPr>
        <w:autoSpaceDE w:val="0"/>
        <w:autoSpaceDN w:val="0"/>
        <w:adjustRightInd w:val="0"/>
        <w:spacing w:after="0" w:line="240" w:lineRule="auto"/>
        <w:jc w:val="left"/>
        <w:rPr>
          <w:rFonts w:ascii="Consolas" w:hAnsi="Consolas" w:cs="Consolas"/>
          <w:sz w:val="20"/>
          <w:lang w:val="en-US" w:eastAsia="el-GR"/>
        </w:rPr>
      </w:pPr>
      <w:r w:rsidRPr="004E3B03">
        <w:rPr>
          <w:rFonts w:ascii="Consolas" w:hAnsi="Consolas" w:cs="Consolas"/>
          <w:b/>
          <w:bCs/>
          <w:color w:val="7F0055"/>
          <w:sz w:val="20"/>
          <w:lang w:val="en-US" w:eastAsia="el-GR"/>
        </w:rPr>
        <w:t>assign</w:t>
      </w:r>
      <w:r w:rsidRPr="004E3B03">
        <w:rPr>
          <w:rFonts w:ascii="Consolas" w:hAnsi="Consolas" w:cs="Consolas"/>
          <w:color w:val="000000"/>
          <w:sz w:val="20"/>
          <w:lang w:val="en-US" w:eastAsia="el-GR"/>
        </w:rPr>
        <w:t xml:space="preserve"> out = case1 | case2 |case3 |case4 | case5 | case6 | case7 | case8;</w:t>
      </w:r>
    </w:p>
    <w:p w14:paraId="61735C6E" w14:textId="77777777" w:rsidR="004E3B03" w:rsidRPr="004E3B03" w:rsidRDefault="004E3B03" w:rsidP="004E3B03">
      <w:pPr>
        <w:autoSpaceDE w:val="0"/>
        <w:autoSpaceDN w:val="0"/>
        <w:adjustRightInd w:val="0"/>
        <w:spacing w:after="0" w:line="240" w:lineRule="auto"/>
        <w:jc w:val="left"/>
        <w:rPr>
          <w:rFonts w:ascii="Consolas" w:hAnsi="Consolas" w:cs="Consolas"/>
          <w:sz w:val="20"/>
          <w:lang w:val="en-US" w:eastAsia="el-GR"/>
        </w:rPr>
      </w:pPr>
    </w:p>
    <w:p w14:paraId="21ADDEB9" w14:textId="77777777" w:rsidR="004E3B03" w:rsidRDefault="004E3B03" w:rsidP="004E3B03">
      <w:pPr>
        <w:rPr>
          <w:rFonts w:ascii="Consolas" w:hAnsi="Consolas" w:cs="Consolas"/>
          <w:b/>
          <w:bCs/>
          <w:color w:val="7F0055"/>
          <w:sz w:val="20"/>
          <w:lang w:eastAsia="el-GR"/>
        </w:rPr>
      </w:pPr>
      <w:r>
        <w:rPr>
          <w:rFonts w:ascii="Consolas" w:hAnsi="Consolas" w:cs="Consolas"/>
          <w:b/>
          <w:bCs/>
          <w:color w:val="7F0055"/>
          <w:sz w:val="20"/>
          <w:lang w:eastAsia="el-GR"/>
        </w:rPr>
        <w:t>endmodule</w:t>
      </w:r>
    </w:p>
    <w:p w14:paraId="2646353A" w14:textId="77777777" w:rsidR="002C76C9" w:rsidRDefault="002C76C9" w:rsidP="002C76C9">
      <w:pPr>
        <w:pStyle w:val="Heading3"/>
        <w:rPr>
          <w:lang w:val="en-US" w:eastAsia="el-GR"/>
        </w:rPr>
      </w:pPr>
      <w:bookmarkStart w:id="118" w:name="_Toc423617356"/>
      <w:r>
        <w:rPr>
          <w:lang w:val="en-US" w:eastAsia="el-GR"/>
        </w:rPr>
        <w:t>module RegistersFile</w:t>
      </w:r>
      <w:bookmarkEnd w:id="118"/>
    </w:p>
    <w:p w14:paraId="6E74B9A0" w14:textId="77777777" w:rsidR="00826A81" w:rsidRPr="006363A1" w:rsidRDefault="00CD0072" w:rsidP="002C76C9">
      <w:pPr>
        <w:rPr>
          <w:lang w:eastAsia="el-GR"/>
        </w:rPr>
      </w:pPr>
      <w:r>
        <w:rPr>
          <w:lang w:eastAsia="el-GR"/>
        </w:rPr>
        <w:t xml:space="preserve">Το συγκεκριμένο </w:t>
      </w:r>
      <w:r>
        <w:rPr>
          <w:lang w:val="en-US" w:eastAsia="el-GR"/>
        </w:rPr>
        <w:t>module</w:t>
      </w:r>
      <w:r w:rsidRPr="00CD0072">
        <w:rPr>
          <w:lang w:eastAsia="el-GR"/>
        </w:rPr>
        <w:t xml:space="preserve"> </w:t>
      </w:r>
      <w:r>
        <w:rPr>
          <w:lang w:eastAsia="el-GR"/>
        </w:rPr>
        <w:t xml:space="preserve">υλοποιεί το αρχείο καταχωρητών. </w:t>
      </w:r>
      <w:r w:rsidR="00826A81">
        <w:rPr>
          <w:lang w:eastAsia="el-GR"/>
        </w:rPr>
        <w:t xml:space="preserve">Για την υλοποίηση του αρχείου των καταχωρητών έχει ένα πίνακα 32 θέσεων </w:t>
      </w:r>
      <w:r w:rsidR="006E1F0D">
        <w:rPr>
          <w:lang w:eastAsia="el-GR"/>
        </w:rPr>
        <w:t>τύπου</w:t>
      </w:r>
      <w:r w:rsidR="00826A81">
        <w:rPr>
          <w:lang w:eastAsia="el-GR"/>
        </w:rPr>
        <w:t xml:space="preserve"> </w:t>
      </w:r>
      <w:r w:rsidR="00826A81">
        <w:rPr>
          <w:lang w:val="en-US" w:eastAsia="el-GR"/>
        </w:rPr>
        <w:t>reg</w:t>
      </w:r>
      <w:r w:rsidR="00826A81" w:rsidRPr="00826A81">
        <w:rPr>
          <w:lang w:eastAsia="el-GR"/>
        </w:rPr>
        <w:t xml:space="preserve"> </w:t>
      </w:r>
      <w:r w:rsidR="00826A81">
        <w:rPr>
          <w:lang w:eastAsia="el-GR"/>
        </w:rPr>
        <w:t>με</w:t>
      </w:r>
      <w:r w:rsidR="00826A81" w:rsidRPr="00826A81">
        <w:rPr>
          <w:lang w:eastAsia="el-GR"/>
        </w:rPr>
        <w:t xml:space="preserve"> </w:t>
      </w:r>
      <w:r w:rsidR="00826A81">
        <w:rPr>
          <w:lang w:eastAsia="el-GR"/>
        </w:rPr>
        <w:t>μέγεθος 32 bit ο κάθε καταχωρητής.</w:t>
      </w:r>
      <w:r w:rsidR="006363A1">
        <w:rPr>
          <w:lang w:eastAsia="el-GR"/>
        </w:rPr>
        <w:t xml:space="preserve"> Κατά την δημιουργία του </w:t>
      </w:r>
      <w:r w:rsidR="006363A1">
        <w:rPr>
          <w:lang w:val="en-US" w:eastAsia="el-GR"/>
        </w:rPr>
        <w:t>module</w:t>
      </w:r>
      <w:r w:rsidR="006363A1" w:rsidRPr="00B4521C">
        <w:rPr>
          <w:lang w:eastAsia="el-GR"/>
        </w:rPr>
        <w:t xml:space="preserve"> </w:t>
      </w:r>
      <w:r w:rsidR="006363A1">
        <w:rPr>
          <w:lang w:eastAsia="el-GR"/>
        </w:rPr>
        <w:t>οι καταχωρητές αυτοί αρχικοποιούνται στο 0.</w:t>
      </w:r>
    </w:p>
    <w:p w14:paraId="0F021AE0" w14:textId="77777777" w:rsidR="00826A81" w:rsidRPr="00826A81" w:rsidRDefault="006E1F0D" w:rsidP="002C76C9">
      <w:pPr>
        <w:rPr>
          <w:lang w:eastAsia="el-GR"/>
        </w:rPr>
      </w:pPr>
      <w:r>
        <w:rPr>
          <w:lang w:eastAsia="el-GR"/>
        </w:rPr>
        <w:t xml:space="preserve">Το </w:t>
      </w:r>
      <w:r>
        <w:rPr>
          <w:lang w:val="en-US" w:eastAsia="el-GR"/>
        </w:rPr>
        <w:t>module</w:t>
      </w:r>
      <w:r w:rsidRPr="006E1F0D">
        <w:rPr>
          <w:lang w:eastAsia="el-GR"/>
        </w:rPr>
        <w:t xml:space="preserve"> </w:t>
      </w:r>
      <w:r>
        <w:rPr>
          <w:lang w:eastAsia="el-GR"/>
        </w:rPr>
        <w:t>π</w:t>
      </w:r>
      <w:r w:rsidR="00CD0072">
        <w:rPr>
          <w:lang w:eastAsia="el-GR"/>
        </w:rPr>
        <w:t xml:space="preserve">αίρνει ως είσοδο </w:t>
      </w:r>
      <w:r w:rsidR="00826A81">
        <w:rPr>
          <w:lang w:eastAsia="el-GR"/>
        </w:rPr>
        <w:t xml:space="preserve">3 αριθμούς καταχωρητών, από 5 </w:t>
      </w:r>
      <w:r w:rsidR="00826A81">
        <w:rPr>
          <w:lang w:val="en-US" w:eastAsia="el-GR"/>
        </w:rPr>
        <w:t>bit</w:t>
      </w:r>
      <w:r w:rsidR="00826A81" w:rsidRPr="00826A81">
        <w:rPr>
          <w:lang w:eastAsia="el-GR"/>
        </w:rPr>
        <w:t xml:space="preserve"> </w:t>
      </w:r>
      <w:r w:rsidR="00826A81">
        <w:rPr>
          <w:lang w:eastAsia="el-GR"/>
        </w:rPr>
        <w:t>ο καθένας. Οι δύο πρώτοι είναι για ανάγνωση και ο τελευταίος για εγγραφή. Βγάζει ως εξόδους τις τιμές των δύο καταχωρητών που θέλει να διαβάσει. Επίσης παίρνει ως είσοδο και την τιμή που θέλει να γράψει στον 3</w:t>
      </w:r>
      <w:r w:rsidR="00826A81" w:rsidRPr="00826A81">
        <w:rPr>
          <w:vertAlign w:val="superscript"/>
          <w:lang w:eastAsia="el-GR"/>
        </w:rPr>
        <w:t>ο</w:t>
      </w:r>
      <w:r w:rsidR="00826A81">
        <w:rPr>
          <w:lang w:eastAsia="el-GR"/>
        </w:rPr>
        <w:t xml:space="preserve"> καταχωρητή. Τέλος, παίρνει ως είσοδο και το ρολόι του συστήματος γιατί μόνο όταν δίνει παλμό το ρολόι θα πρέπει να γίνεται η εγγραφή.</w:t>
      </w:r>
    </w:p>
    <w:p w14:paraId="5ECDBEA4" w14:textId="77777777" w:rsidR="002C76C9" w:rsidRPr="002C76C9" w:rsidRDefault="002C76C9" w:rsidP="002C76C9">
      <w:pPr>
        <w:autoSpaceDE w:val="0"/>
        <w:autoSpaceDN w:val="0"/>
        <w:adjustRightInd w:val="0"/>
        <w:spacing w:after="0" w:line="240" w:lineRule="auto"/>
        <w:jc w:val="left"/>
        <w:rPr>
          <w:rFonts w:ascii="Consolas" w:hAnsi="Consolas" w:cs="Consolas"/>
          <w:sz w:val="20"/>
          <w:lang w:val="en-US" w:eastAsia="el-GR"/>
        </w:rPr>
      </w:pPr>
      <w:r w:rsidRPr="002C76C9">
        <w:rPr>
          <w:rFonts w:ascii="Consolas" w:hAnsi="Consolas" w:cs="Consolas"/>
          <w:b/>
          <w:bCs/>
          <w:color w:val="7F0055"/>
          <w:sz w:val="20"/>
          <w:lang w:val="en-US" w:eastAsia="el-GR"/>
        </w:rPr>
        <w:t>module</w:t>
      </w:r>
      <w:r w:rsidRPr="002C76C9">
        <w:rPr>
          <w:rFonts w:ascii="Consolas" w:hAnsi="Consolas" w:cs="Consolas"/>
          <w:color w:val="000000"/>
          <w:sz w:val="20"/>
          <w:lang w:val="en-US" w:eastAsia="el-GR"/>
        </w:rPr>
        <w:t xml:space="preserve"> RegistersFile(</w:t>
      </w:r>
      <w:r w:rsidRPr="002C76C9">
        <w:rPr>
          <w:rFonts w:ascii="Consolas" w:hAnsi="Consolas" w:cs="Consolas"/>
          <w:b/>
          <w:bCs/>
          <w:color w:val="7F0055"/>
          <w:sz w:val="20"/>
          <w:lang w:val="en-US" w:eastAsia="el-GR"/>
        </w:rPr>
        <w:t>input</w:t>
      </w:r>
      <w:r w:rsidRPr="002C76C9">
        <w:rPr>
          <w:rFonts w:ascii="Consolas" w:hAnsi="Consolas" w:cs="Consolas"/>
          <w:color w:val="000000"/>
          <w:sz w:val="20"/>
          <w:lang w:val="en-US" w:eastAsia="el-GR"/>
        </w:rPr>
        <w:t xml:space="preserve"> clock, </w:t>
      </w:r>
      <w:r w:rsidRPr="002C76C9">
        <w:rPr>
          <w:rFonts w:ascii="Consolas" w:hAnsi="Consolas" w:cs="Consolas"/>
          <w:b/>
          <w:bCs/>
          <w:color w:val="7F0055"/>
          <w:sz w:val="20"/>
          <w:lang w:val="en-US" w:eastAsia="el-GR"/>
        </w:rPr>
        <w:t>input</w:t>
      </w:r>
      <w:r w:rsidRPr="002C76C9">
        <w:rPr>
          <w:rFonts w:ascii="Consolas" w:hAnsi="Consolas" w:cs="Consolas"/>
          <w:color w:val="000000"/>
          <w:sz w:val="20"/>
          <w:lang w:val="en-US" w:eastAsia="el-GR"/>
        </w:rPr>
        <w:t xml:space="preserve"> [31:0]writevalue, </w:t>
      </w:r>
      <w:r w:rsidRPr="002C76C9">
        <w:rPr>
          <w:rFonts w:ascii="Consolas" w:hAnsi="Consolas" w:cs="Consolas"/>
          <w:b/>
          <w:bCs/>
          <w:color w:val="7F0055"/>
          <w:sz w:val="20"/>
          <w:lang w:val="en-US" w:eastAsia="el-GR"/>
        </w:rPr>
        <w:t>output</w:t>
      </w:r>
      <w:r w:rsidRPr="002C76C9">
        <w:rPr>
          <w:rFonts w:ascii="Consolas" w:hAnsi="Consolas" w:cs="Consolas"/>
          <w:color w:val="000000"/>
          <w:sz w:val="20"/>
          <w:lang w:val="en-US" w:eastAsia="el-GR"/>
        </w:rPr>
        <w:t xml:space="preserve"> [31:0]readvalue1, </w:t>
      </w:r>
      <w:r w:rsidRPr="002C76C9">
        <w:rPr>
          <w:rFonts w:ascii="Consolas" w:hAnsi="Consolas" w:cs="Consolas"/>
          <w:b/>
          <w:bCs/>
          <w:color w:val="7F0055"/>
          <w:sz w:val="20"/>
          <w:lang w:val="en-US" w:eastAsia="el-GR"/>
        </w:rPr>
        <w:t>output</w:t>
      </w:r>
      <w:r w:rsidRPr="002C76C9">
        <w:rPr>
          <w:rFonts w:ascii="Consolas" w:hAnsi="Consolas" w:cs="Consolas"/>
          <w:color w:val="000000"/>
          <w:sz w:val="20"/>
          <w:lang w:val="en-US" w:eastAsia="el-GR"/>
        </w:rPr>
        <w:t xml:space="preserve">[31:0]readvalue2, </w:t>
      </w:r>
      <w:r w:rsidRPr="002C76C9">
        <w:rPr>
          <w:rFonts w:ascii="Consolas" w:hAnsi="Consolas" w:cs="Consolas"/>
          <w:b/>
          <w:bCs/>
          <w:color w:val="7F0055"/>
          <w:sz w:val="20"/>
          <w:lang w:val="en-US" w:eastAsia="el-GR"/>
        </w:rPr>
        <w:t>input</w:t>
      </w:r>
      <w:r w:rsidRPr="002C76C9">
        <w:rPr>
          <w:rFonts w:ascii="Consolas" w:hAnsi="Consolas" w:cs="Consolas"/>
          <w:color w:val="000000"/>
          <w:sz w:val="20"/>
          <w:lang w:val="en-US" w:eastAsia="el-GR"/>
        </w:rPr>
        <w:t xml:space="preserve"> [4:0]pos, </w:t>
      </w:r>
      <w:r w:rsidRPr="002C76C9">
        <w:rPr>
          <w:rFonts w:ascii="Consolas" w:hAnsi="Consolas" w:cs="Consolas"/>
          <w:b/>
          <w:bCs/>
          <w:color w:val="7F0055"/>
          <w:sz w:val="20"/>
          <w:lang w:val="en-US" w:eastAsia="el-GR"/>
        </w:rPr>
        <w:t>input</w:t>
      </w:r>
      <w:r w:rsidRPr="002C76C9">
        <w:rPr>
          <w:rFonts w:ascii="Consolas" w:hAnsi="Consolas" w:cs="Consolas"/>
          <w:color w:val="000000"/>
          <w:sz w:val="20"/>
          <w:lang w:val="en-US" w:eastAsia="el-GR"/>
        </w:rPr>
        <w:t xml:space="preserve">[4:0]pos1, </w:t>
      </w:r>
      <w:r w:rsidRPr="002C76C9">
        <w:rPr>
          <w:rFonts w:ascii="Consolas" w:hAnsi="Consolas" w:cs="Consolas"/>
          <w:b/>
          <w:bCs/>
          <w:color w:val="7F0055"/>
          <w:sz w:val="20"/>
          <w:lang w:val="en-US" w:eastAsia="el-GR"/>
        </w:rPr>
        <w:t>input</w:t>
      </w:r>
      <w:r w:rsidRPr="002C76C9">
        <w:rPr>
          <w:rFonts w:ascii="Consolas" w:hAnsi="Consolas" w:cs="Consolas"/>
          <w:color w:val="000000"/>
          <w:sz w:val="20"/>
          <w:lang w:val="en-US" w:eastAsia="el-GR"/>
        </w:rPr>
        <w:t>[4:0]pos2);</w:t>
      </w:r>
    </w:p>
    <w:p w14:paraId="16178D6C" w14:textId="77777777" w:rsidR="002C76C9" w:rsidRPr="002C76C9" w:rsidRDefault="002C76C9" w:rsidP="002C76C9">
      <w:pPr>
        <w:autoSpaceDE w:val="0"/>
        <w:autoSpaceDN w:val="0"/>
        <w:adjustRightInd w:val="0"/>
        <w:spacing w:after="0" w:line="240" w:lineRule="auto"/>
        <w:jc w:val="left"/>
        <w:rPr>
          <w:rFonts w:ascii="Consolas" w:hAnsi="Consolas" w:cs="Consolas"/>
          <w:sz w:val="20"/>
          <w:lang w:val="en-US" w:eastAsia="el-GR"/>
        </w:rPr>
      </w:pPr>
    </w:p>
    <w:p w14:paraId="209914AB" w14:textId="77777777" w:rsidR="002C76C9" w:rsidRPr="002C76C9" w:rsidRDefault="002C76C9" w:rsidP="002C76C9">
      <w:pPr>
        <w:autoSpaceDE w:val="0"/>
        <w:autoSpaceDN w:val="0"/>
        <w:adjustRightInd w:val="0"/>
        <w:spacing w:after="0" w:line="240" w:lineRule="auto"/>
        <w:jc w:val="left"/>
        <w:rPr>
          <w:rFonts w:ascii="Consolas" w:hAnsi="Consolas" w:cs="Consolas"/>
          <w:sz w:val="20"/>
          <w:lang w:val="en-US" w:eastAsia="el-GR"/>
        </w:rPr>
      </w:pPr>
      <w:r w:rsidRPr="002C76C9">
        <w:rPr>
          <w:rFonts w:ascii="Consolas" w:hAnsi="Consolas" w:cs="Consolas"/>
          <w:b/>
          <w:bCs/>
          <w:color w:val="7F0055"/>
          <w:sz w:val="20"/>
          <w:lang w:val="en-US" w:eastAsia="el-GR"/>
        </w:rPr>
        <w:t>reg</w:t>
      </w:r>
      <w:r w:rsidRPr="002C76C9">
        <w:rPr>
          <w:rFonts w:ascii="Consolas" w:hAnsi="Consolas" w:cs="Consolas"/>
          <w:color w:val="000000"/>
          <w:sz w:val="20"/>
          <w:lang w:val="en-US" w:eastAsia="el-GR"/>
        </w:rPr>
        <w:t xml:space="preserve"> [31:0]Regs[0:31];</w:t>
      </w:r>
    </w:p>
    <w:p w14:paraId="2BBAB2F2" w14:textId="77777777" w:rsidR="002C76C9" w:rsidRPr="002C76C9" w:rsidRDefault="002C76C9" w:rsidP="002C76C9">
      <w:pPr>
        <w:autoSpaceDE w:val="0"/>
        <w:autoSpaceDN w:val="0"/>
        <w:adjustRightInd w:val="0"/>
        <w:spacing w:after="0" w:line="240" w:lineRule="auto"/>
        <w:jc w:val="left"/>
        <w:rPr>
          <w:rFonts w:ascii="Consolas" w:hAnsi="Consolas" w:cs="Consolas"/>
          <w:sz w:val="20"/>
          <w:lang w:val="en-US" w:eastAsia="el-GR"/>
        </w:rPr>
      </w:pPr>
      <w:r w:rsidRPr="002C76C9">
        <w:rPr>
          <w:rFonts w:ascii="Consolas" w:hAnsi="Consolas" w:cs="Consolas"/>
          <w:b/>
          <w:bCs/>
          <w:color w:val="7F0055"/>
          <w:sz w:val="20"/>
          <w:lang w:val="en-US" w:eastAsia="el-GR"/>
        </w:rPr>
        <w:t>reg</w:t>
      </w:r>
      <w:r w:rsidRPr="002C76C9">
        <w:rPr>
          <w:rFonts w:ascii="Consolas" w:hAnsi="Consolas" w:cs="Consolas"/>
          <w:color w:val="000000"/>
          <w:sz w:val="20"/>
          <w:lang w:val="en-US" w:eastAsia="el-GR"/>
        </w:rPr>
        <w:t xml:space="preserve"> [5:0] i;</w:t>
      </w:r>
    </w:p>
    <w:p w14:paraId="346FCB0D" w14:textId="77777777" w:rsidR="002C76C9" w:rsidRPr="002C76C9" w:rsidRDefault="002C76C9" w:rsidP="002C76C9">
      <w:pPr>
        <w:autoSpaceDE w:val="0"/>
        <w:autoSpaceDN w:val="0"/>
        <w:adjustRightInd w:val="0"/>
        <w:spacing w:after="0" w:line="240" w:lineRule="auto"/>
        <w:jc w:val="left"/>
        <w:rPr>
          <w:rFonts w:ascii="Consolas" w:hAnsi="Consolas" w:cs="Consolas"/>
          <w:sz w:val="20"/>
          <w:lang w:val="en-US" w:eastAsia="el-GR"/>
        </w:rPr>
      </w:pPr>
    </w:p>
    <w:p w14:paraId="3FCD8318" w14:textId="77777777" w:rsidR="002C76C9" w:rsidRPr="002C76C9" w:rsidRDefault="002C76C9" w:rsidP="002C76C9">
      <w:pPr>
        <w:autoSpaceDE w:val="0"/>
        <w:autoSpaceDN w:val="0"/>
        <w:adjustRightInd w:val="0"/>
        <w:spacing w:after="0" w:line="240" w:lineRule="auto"/>
        <w:jc w:val="left"/>
        <w:rPr>
          <w:rFonts w:ascii="Consolas" w:hAnsi="Consolas" w:cs="Consolas"/>
          <w:sz w:val="20"/>
          <w:lang w:val="en-US" w:eastAsia="el-GR"/>
        </w:rPr>
      </w:pPr>
      <w:r w:rsidRPr="002C76C9">
        <w:rPr>
          <w:rFonts w:ascii="Consolas" w:hAnsi="Consolas" w:cs="Consolas"/>
          <w:b/>
          <w:bCs/>
          <w:color w:val="7F0055"/>
          <w:sz w:val="20"/>
          <w:lang w:val="en-US" w:eastAsia="el-GR"/>
        </w:rPr>
        <w:t>assign</w:t>
      </w:r>
      <w:r w:rsidRPr="002C76C9">
        <w:rPr>
          <w:rFonts w:ascii="Consolas" w:hAnsi="Consolas" w:cs="Consolas"/>
          <w:color w:val="000000"/>
          <w:sz w:val="20"/>
          <w:lang w:val="en-US" w:eastAsia="el-GR"/>
        </w:rPr>
        <w:t xml:space="preserve"> readvalue1 = (pos1 == 5'b0)? 32'h0: </w:t>
      </w:r>
    </w:p>
    <w:p w14:paraId="4A2B1399" w14:textId="77777777" w:rsidR="002C76C9" w:rsidRPr="002C76C9" w:rsidRDefault="002C76C9" w:rsidP="002C76C9">
      <w:pPr>
        <w:autoSpaceDE w:val="0"/>
        <w:autoSpaceDN w:val="0"/>
        <w:adjustRightInd w:val="0"/>
        <w:spacing w:after="0" w:line="240" w:lineRule="auto"/>
        <w:jc w:val="left"/>
        <w:rPr>
          <w:rFonts w:ascii="Consolas" w:hAnsi="Consolas" w:cs="Consolas"/>
          <w:sz w:val="20"/>
          <w:lang w:val="en-US" w:eastAsia="el-GR"/>
        </w:rPr>
      </w:pPr>
      <w:r w:rsidRPr="002C76C9">
        <w:rPr>
          <w:rFonts w:ascii="Consolas" w:hAnsi="Consolas" w:cs="Consolas"/>
          <w:color w:val="000000"/>
          <w:sz w:val="20"/>
          <w:lang w:val="en-US" w:eastAsia="el-GR"/>
        </w:rPr>
        <w:t xml:space="preserve">                    (pos1 == pos) ? writevalue : Regs[pos1];</w:t>
      </w:r>
    </w:p>
    <w:p w14:paraId="719BB34A" w14:textId="77777777" w:rsidR="002C76C9" w:rsidRPr="002C76C9" w:rsidRDefault="002C76C9" w:rsidP="002C76C9">
      <w:pPr>
        <w:autoSpaceDE w:val="0"/>
        <w:autoSpaceDN w:val="0"/>
        <w:adjustRightInd w:val="0"/>
        <w:spacing w:after="0" w:line="240" w:lineRule="auto"/>
        <w:jc w:val="left"/>
        <w:rPr>
          <w:rFonts w:ascii="Consolas" w:hAnsi="Consolas" w:cs="Consolas"/>
          <w:sz w:val="20"/>
          <w:lang w:val="en-US" w:eastAsia="el-GR"/>
        </w:rPr>
      </w:pPr>
      <w:r w:rsidRPr="002C76C9">
        <w:rPr>
          <w:rFonts w:ascii="Consolas" w:hAnsi="Consolas" w:cs="Consolas"/>
          <w:b/>
          <w:bCs/>
          <w:color w:val="7F0055"/>
          <w:sz w:val="20"/>
          <w:lang w:val="en-US" w:eastAsia="el-GR"/>
        </w:rPr>
        <w:t>assign</w:t>
      </w:r>
      <w:r w:rsidRPr="002C76C9">
        <w:rPr>
          <w:rFonts w:ascii="Consolas" w:hAnsi="Consolas" w:cs="Consolas"/>
          <w:color w:val="000000"/>
          <w:sz w:val="20"/>
          <w:lang w:val="en-US" w:eastAsia="el-GR"/>
        </w:rPr>
        <w:t xml:space="preserve"> readvalue2 = (pos2 == 5'b0)? 32'h0: </w:t>
      </w:r>
    </w:p>
    <w:p w14:paraId="7D3A0E7F" w14:textId="77777777" w:rsidR="002C76C9" w:rsidRPr="002C76C9" w:rsidRDefault="002C76C9" w:rsidP="002C76C9">
      <w:pPr>
        <w:autoSpaceDE w:val="0"/>
        <w:autoSpaceDN w:val="0"/>
        <w:adjustRightInd w:val="0"/>
        <w:spacing w:after="0" w:line="240" w:lineRule="auto"/>
        <w:jc w:val="left"/>
        <w:rPr>
          <w:rFonts w:ascii="Consolas" w:hAnsi="Consolas" w:cs="Consolas"/>
          <w:sz w:val="20"/>
          <w:lang w:val="en-US" w:eastAsia="el-GR"/>
        </w:rPr>
      </w:pPr>
      <w:r w:rsidRPr="002C76C9">
        <w:rPr>
          <w:rFonts w:ascii="Consolas" w:hAnsi="Consolas" w:cs="Consolas"/>
          <w:color w:val="000000"/>
          <w:sz w:val="20"/>
          <w:lang w:val="en-US" w:eastAsia="el-GR"/>
        </w:rPr>
        <w:t xml:space="preserve">                    (pos2 == pos) ? writevalue : Regs[pos2];</w:t>
      </w:r>
    </w:p>
    <w:p w14:paraId="374B1EA4" w14:textId="77777777" w:rsidR="002C76C9" w:rsidRPr="002C76C9" w:rsidRDefault="002C76C9" w:rsidP="002C76C9">
      <w:pPr>
        <w:autoSpaceDE w:val="0"/>
        <w:autoSpaceDN w:val="0"/>
        <w:adjustRightInd w:val="0"/>
        <w:spacing w:after="0" w:line="240" w:lineRule="auto"/>
        <w:jc w:val="left"/>
        <w:rPr>
          <w:rFonts w:ascii="Consolas" w:hAnsi="Consolas" w:cs="Consolas"/>
          <w:sz w:val="20"/>
          <w:lang w:val="en-US" w:eastAsia="el-GR"/>
        </w:rPr>
      </w:pPr>
    </w:p>
    <w:p w14:paraId="57E340D5" w14:textId="77777777" w:rsidR="002C76C9" w:rsidRPr="0040144F" w:rsidRDefault="002C76C9" w:rsidP="002C76C9">
      <w:pPr>
        <w:autoSpaceDE w:val="0"/>
        <w:autoSpaceDN w:val="0"/>
        <w:adjustRightInd w:val="0"/>
        <w:spacing w:after="0" w:line="240" w:lineRule="auto"/>
        <w:jc w:val="left"/>
        <w:rPr>
          <w:rFonts w:ascii="Consolas" w:hAnsi="Consolas" w:cs="Consolas"/>
          <w:sz w:val="20"/>
          <w:lang w:val="en-US" w:eastAsia="el-GR"/>
        </w:rPr>
      </w:pPr>
      <w:r w:rsidRPr="0040144F">
        <w:rPr>
          <w:rFonts w:ascii="Consolas" w:hAnsi="Consolas" w:cs="Consolas"/>
          <w:b/>
          <w:bCs/>
          <w:color w:val="7F0055"/>
          <w:sz w:val="20"/>
          <w:lang w:val="en-US" w:eastAsia="el-GR"/>
        </w:rPr>
        <w:t>initial</w:t>
      </w:r>
      <w:r w:rsidRPr="0040144F">
        <w:rPr>
          <w:rFonts w:ascii="Consolas" w:hAnsi="Consolas" w:cs="Consolas"/>
          <w:color w:val="000000"/>
          <w:sz w:val="20"/>
          <w:lang w:val="en-US" w:eastAsia="el-GR"/>
        </w:rPr>
        <w:t xml:space="preserve"> </w:t>
      </w:r>
      <w:r w:rsidRPr="0040144F">
        <w:rPr>
          <w:rFonts w:ascii="Consolas" w:hAnsi="Consolas" w:cs="Consolas"/>
          <w:b/>
          <w:bCs/>
          <w:color w:val="7F0055"/>
          <w:sz w:val="20"/>
          <w:lang w:val="en-US" w:eastAsia="el-GR"/>
        </w:rPr>
        <w:t>begin</w:t>
      </w:r>
    </w:p>
    <w:p w14:paraId="443B219E" w14:textId="77777777" w:rsidR="002C76C9" w:rsidRPr="002C76C9" w:rsidRDefault="002C76C9" w:rsidP="002C76C9">
      <w:pPr>
        <w:autoSpaceDE w:val="0"/>
        <w:autoSpaceDN w:val="0"/>
        <w:adjustRightInd w:val="0"/>
        <w:spacing w:after="0" w:line="240" w:lineRule="auto"/>
        <w:jc w:val="left"/>
        <w:rPr>
          <w:rFonts w:ascii="Consolas" w:hAnsi="Consolas" w:cs="Consolas"/>
          <w:sz w:val="20"/>
          <w:lang w:val="en-US" w:eastAsia="el-GR"/>
        </w:rPr>
      </w:pPr>
      <w:r w:rsidRPr="002C76C9">
        <w:rPr>
          <w:rFonts w:ascii="Consolas" w:hAnsi="Consolas" w:cs="Consolas"/>
          <w:color w:val="000000"/>
          <w:sz w:val="20"/>
          <w:lang w:val="en-US" w:eastAsia="el-GR"/>
        </w:rPr>
        <w:tab/>
      </w:r>
      <w:r w:rsidRPr="002C76C9">
        <w:rPr>
          <w:rFonts w:ascii="Consolas" w:hAnsi="Consolas" w:cs="Consolas"/>
          <w:b/>
          <w:bCs/>
          <w:color w:val="7F0055"/>
          <w:sz w:val="20"/>
          <w:lang w:val="en-US" w:eastAsia="el-GR"/>
        </w:rPr>
        <w:t>for</w:t>
      </w:r>
      <w:r w:rsidR="008F777D">
        <w:rPr>
          <w:rFonts w:ascii="Consolas" w:hAnsi="Consolas" w:cs="Consolas"/>
          <w:color w:val="000000"/>
          <w:sz w:val="20"/>
          <w:lang w:val="en-US" w:eastAsia="el-GR"/>
        </w:rPr>
        <w:t xml:space="preserve"> (i = 0</w:t>
      </w:r>
      <w:r w:rsidRPr="002C76C9">
        <w:rPr>
          <w:rFonts w:ascii="Consolas" w:hAnsi="Consolas" w:cs="Consolas"/>
          <w:color w:val="000000"/>
          <w:sz w:val="20"/>
          <w:lang w:val="en-US" w:eastAsia="el-GR"/>
        </w:rPr>
        <w:t xml:space="preserve">; i&lt;32; i=i+1) </w:t>
      </w:r>
      <w:r w:rsidRPr="002C76C9">
        <w:rPr>
          <w:rFonts w:ascii="Consolas" w:hAnsi="Consolas" w:cs="Consolas"/>
          <w:b/>
          <w:bCs/>
          <w:color w:val="7F0055"/>
          <w:sz w:val="20"/>
          <w:lang w:val="en-US" w:eastAsia="el-GR"/>
        </w:rPr>
        <w:t>begin</w:t>
      </w:r>
    </w:p>
    <w:p w14:paraId="2B857601" w14:textId="77777777" w:rsidR="002C76C9" w:rsidRPr="002C76C9" w:rsidRDefault="002C76C9" w:rsidP="002C76C9">
      <w:pPr>
        <w:autoSpaceDE w:val="0"/>
        <w:autoSpaceDN w:val="0"/>
        <w:adjustRightInd w:val="0"/>
        <w:spacing w:after="0" w:line="240" w:lineRule="auto"/>
        <w:jc w:val="left"/>
        <w:rPr>
          <w:rFonts w:ascii="Consolas" w:hAnsi="Consolas" w:cs="Consolas"/>
          <w:sz w:val="20"/>
          <w:lang w:val="en-US" w:eastAsia="el-GR"/>
        </w:rPr>
      </w:pPr>
      <w:r w:rsidRPr="002C76C9">
        <w:rPr>
          <w:rFonts w:ascii="Consolas" w:hAnsi="Consolas" w:cs="Consolas"/>
          <w:color w:val="000000"/>
          <w:sz w:val="20"/>
          <w:lang w:val="en-US" w:eastAsia="el-GR"/>
        </w:rPr>
        <w:tab/>
      </w:r>
      <w:r w:rsidRPr="002C76C9">
        <w:rPr>
          <w:rFonts w:ascii="Consolas" w:hAnsi="Consolas" w:cs="Consolas"/>
          <w:color w:val="000000"/>
          <w:sz w:val="20"/>
          <w:lang w:val="en-US" w:eastAsia="el-GR"/>
        </w:rPr>
        <w:tab/>
        <w:t>Regs[i] = 0;</w:t>
      </w:r>
    </w:p>
    <w:p w14:paraId="3A0CC268" w14:textId="77777777" w:rsidR="002C76C9" w:rsidRPr="002C76C9" w:rsidRDefault="002C76C9" w:rsidP="008F777D">
      <w:pPr>
        <w:autoSpaceDE w:val="0"/>
        <w:autoSpaceDN w:val="0"/>
        <w:adjustRightInd w:val="0"/>
        <w:spacing w:after="0" w:line="240" w:lineRule="auto"/>
        <w:jc w:val="left"/>
        <w:rPr>
          <w:rFonts w:ascii="Consolas" w:hAnsi="Consolas" w:cs="Consolas"/>
          <w:sz w:val="20"/>
          <w:lang w:val="en-US" w:eastAsia="el-GR"/>
        </w:rPr>
      </w:pPr>
      <w:r w:rsidRPr="002C76C9">
        <w:rPr>
          <w:rFonts w:ascii="Consolas" w:hAnsi="Consolas" w:cs="Consolas"/>
          <w:color w:val="000000"/>
          <w:sz w:val="20"/>
          <w:lang w:val="en-US" w:eastAsia="el-GR"/>
        </w:rPr>
        <w:tab/>
      </w:r>
      <w:r w:rsidRPr="002C76C9">
        <w:rPr>
          <w:rFonts w:ascii="Consolas" w:hAnsi="Consolas" w:cs="Consolas"/>
          <w:b/>
          <w:bCs/>
          <w:color w:val="7F0055"/>
          <w:sz w:val="20"/>
          <w:lang w:val="en-US" w:eastAsia="el-GR"/>
        </w:rPr>
        <w:t>end</w:t>
      </w:r>
    </w:p>
    <w:p w14:paraId="168AD28C" w14:textId="77777777" w:rsidR="002C76C9" w:rsidRPr="002C76C9" w:rsidRDefault="002C76C9" w:rsidP="002C76C9">
      <w:pPr>
        <w:autoSpaceDE w:val="0"/>
        <w:autoSpaceDN w:val="0"/>
        <w:adjustRightInd w:val="0"/>
        <w:spacing w:after="0" w:line="240" w:lineRule="auto"/>
        <w:jc w:val="left"/>
        <w:rPr>
          <w:rFonts w:ascii="Consolas" w:hAnsi="Consolas" w:cs="Consolas"/>
          <w:sz w:val="20"/>
          <w:lang w:val="en-US" w:eastAsia="el-GR"/>
        </w:rPr>
      </w:pPr>
      <w:r w:rsidRPr="002C76C9">
        <w:rPr>
          <w:rFonts w:ascii="Consolas" w:hAnsi="Consolas" w:cs="Consolas"/>
          <w:b/>
          <w:bCs/>
          <w:color w:val="7F0055"/>
          <w:sz w:val="20"/>
          <w:lang w:val="en-US" w:eastAsia="el-GR"/>
        </w:rPr>
        <w:t>end</w:t>
      </w:r>
    </w:p>
    <w:p w14:paraId="66BBF244" w14:textId="77777777" w:rsidR="002C76C9" w:rsidRPr="002C76C9" w:rsidRDefault="002C76C9" w:rsidP="002C76C9">
      <w:pPr>
        <w:autoSpaceDE w:val="0"/>
        <w:autoSpaceDN w:val="0"/>
        <w:adjustRightInd w:val="0"/>
        <w:spacing w:after="0" w:line="240" w:lineRule="auto"/>
        <w:jc w:val="left"/>
        <w:rPr>
          <w:rFonts w:ascii="Consolas" w:hAnsi="Consolas" w:cs="Consolas"/>
          <w:sz w:val="20"/>
          <w:lang w:val="en-US" w:eastAsia="el-GR"/>
        </w:rPr>
      </w:pPr>
    </w:p>
    <w:p w14:paraId="5349F763" w14:textId="77777777" w:rsidR="002C76C9" w:rsidRPr="002C76C9" w:rsidRDefault="002C76C9" w:rsidP="002C76C9">
      <w:pPr>
        <w:autoSpaceDE w:val="0"/>
        <w:autoSpaceDN w:val="0"/>
        <w:adjustRightInd w:val="0"/>
        <w:spacing w:after="0" w:line="240" w:lineRule="auto"/>
        <w:jc w:val="left"/>
        <w:rPr>
          <w:rFonts w:ascii="Consolas" w:hAnsi="Consolas" w:cs="Consolas"/>
          <w:sz w:val="20"/>
          <w:lang w:val="en-US" w:eastAsia="el-GR"/>
        </w:rPr>
      </w:pPr>
    </w:p>
    <w:p w14:paraId="57A48541" w14:textId="77777777" w:rsidR="002C76C9" w:rsidRPr="002C76C9" w:rsidRDefault="002C76C9" w:rsidP="002C76C9">
      <w:pPr>
        <w:autoSpaceDE w:val="0"/>
        <w:autoSpaceDN w:val="0"/>
        <w:adjustRightInd w:val="0"/>
        <w:spacing w:after="0" w:line="240" w:lineRule="auto"/>
        <w:jc w:val="left"/>
        <w:rPr>
          <w:rFonts w:ascii="Consolas" w:hAnsi="Consolas" w:cs="Consolas"/>
          <w:sz w:val="20"/>
          <w:lang w:val="en-US" w:eastAsia="el-GR"/>
        </w:rPr>
      </w:pPr>
      <w:r w:rsidRPr="002C76C9">
        <w:rPr>
          <w:rFonts w:ascii="Consolas" w:hAnsi="Consolas" w:cs="Consolas"/>
          <w:b/>
          <w:bCs/>
          <w:color w:val="7F0055"/>
          <w:sz w:val="20"/>
          <w:lang w:val="en-US" w:eastAsia="el-GR"/>
        </w:rPr>
        <w:t>always</w:t>
      </w:r>
      <w:r w:rsidRPr="002C76C9">
        <w:rPr>
          <w:rFonts w:ascii="Consolas" w:hAnsi="Consolas" w:cs="Consolas"/>
          <w:color w:val="000000"/>
          <w:sz w:val="20"/>
          <w:lang w:val="en-US" w:eastAsia="el-GR"/>
        </w:rPr>
        <w:t xml:space="preserve"> @ (</w:t>
      </w:r>
      <w:r w:rsidRPr="002C76C9">
        <w:rPr>
          <w:rFonts w:ascii="Consolas" w:hAnsi="Consolas" w:cs="Consolas"/>
          <w:b/>
          <w:bCs/>
          <w:color w:val="7F0055"/>
          <w:sz w:val="20"/>
          <w:lang w:val="en-US" w:eastAsia="el-GR"/>
        </w:rPr>
        <w:t>posedge</w:t>
      </w:r>
      <w:r w:rsidRPr="002C76C9">
        <w:rPr>
          <w:rFonts w:ascii="Consolas" w:hAnsi="Consolas" w:cs="Consolas"/>
          <w:color w:val="000000"/>
          <w:sz w:val="20"/>
          <w:lang w:val="en-US" w:eastAsia="el-GR"/>
        </w:rPr>
        <w:t xml:space="preserve"> clock) </w:t>
      </w:r>
      <w:r w:rsidRPr="002C76C9">
        <w:rPr>
          <w:rFonts w:ascii="Consolas" w:hAnsi="Consolas" w:cs="Consolas"/>
          <w:b/>
          <w:bCs/>
          <w:color w:val="7F0055"/>
          <w:sz w:val="20"/>
          <w:lang w:val="en-US" w:eastAsia="el-GR"/>
        </w:rPr>
        <w:t>begin</w:t>
      </w:r>
    </w:p>
    <w:p w14:paraId="5D98E4DB" w14:textId="77777777" w:rsidR="002C76C9" w:rsidRDefault="002C76C9" w:rsidP="002C76C9">
      <w:pPr>
        <w:autoSpaceDE w:val="0"/>
        <w:autoSpaceDN w:val="0"/>
        <w:adjustRightInd w:val="0"/>
        <w:spacing w:after="0" w:line="240" w:lineRule="auto"/>
        <w:jc w:val="left"/>
        <w:rPr>
          <w:rFonts w:ascii="Consolas" w:hAnsi="Consolas" w:cs="Consolas"/>
          <w:sz w:val="20"/>
          <w:lang w:eastAsia="el-GR"/>
        </w:rPr>
      </w:pPr>
      <w:r w:rsidRPr="002C76C9">
        <w:rPr>
          <w:rFonts w:ascii="Consolas" w:hAnsi="Consolas" w:cs="Consolas"/>
          <w:color w:val="000000"/>
          <w:sz w:val="20"/>
          <w:lang w:val="en-US" w:eastAsia="el-GR"/>
        </w:rPr>
        <w:t xml:space="preserve">    </w:t>
      </w:r>
      <w:r>
        <w:rPr>
          <w:rFonts w:ascii="Consolas" w:hAnsi="Consolas" w:cs="Consolas"/>
          <w:color w:val="000000"/>
          <w:sz w:val="20"/>
          <w:lang w:eastAsia="el-GR"/>
        </w:rPr>
        <w:t xml:space="preserve">Regs[pos] &lt;= writevalue; </w:t>
      </w:r>
    </w:p>
    <w:p w14:paraId="4D908205" w14:textId="77777777" w:rsidR="002C76C9" w:rsidRDefault="002C76C9" w:rsidP="002C76C9">
      <w:pPr>
        <w:autoSpaceDE w:val="0"/>
        <w:autoSpaceDN w:val="0"/>
        <w:adjustRightInd w:val="0"/>
        <w:spacing w:after="0" w:line="240" w:lineRule="auto"/>
        <w:jc w:val="left"/>
        <w:rPr>
          <w:rFonts w:ascii="Consolas" w:hAnsi="Consolas" w:cs="Consolas"/>
          <w:sz w:val="20"/>
          <w:lang w:eastAsia="el-GR"/>
        </w:rPr>
      </w:pPr>
      <w:r>
        <w:rPr>
          <w:rFonts w:ascii="Consolas" w:hAnsi="Consolas" w:cs="Consolas"/>
          <w:b/>
          <w:bCs/>
          <w:color w:val="7F0055"/>
          <w:sz w:val="20"/>
          <w:lang w:eastAsia="el-GR"/>
        </w:rPr>
        <w:t>end</w:t>
      </w:r>
    </w:p>
    <w:p w14:paraId="3BD8D933" w14:textId="77777777" w:rsidR="002C76C9" w:rsidRDefault="002C76C9" w:rsidP="002C76C9">
      <w:pPr>
        <w:autoSpaceDE w:val="0"/>
        <w:autoSpaceDN w:val="0"/>
        <w:adjustRightInd w:val="0"/>
        <w:spacing w:after="0" w:line="240" w:lineRule="auto"/>
        <w:jc w:val="left"/>
        <w:rPr>
          <w:rFonts w:ascii="Consolas" w:hAnsi="Consolas" w:cs="Consolas"/>
          <w:sz w:val="20"/>
          <w:lang w:eastAsia="el-GR"/>
        </w:rPr>
      </w:pPr>
    </w:p>
    <w:p w14:paraId="09115C23" w14:textId="77777777" w:rsidR="002C76C9" w:rsidRDefault="002C76C9" w:rsidP="002C76C9">
      <w:pPr>
        <w:rPr>
          <w:rFonts w:ascii="Consolas" w:hAnsi="Consolas" w:cs="Consolas"/>
          <w:b/>
          <w:bCs/>
          <w:color w:val="7F0055"/>
          <w:sz w:val="20"/>
          <w:lang w:eastAsia="el-GR"/>
        </w:rPr>
      </w:pPr>
      <w:r>
        <w:rPr>
          <w:rFonts w:ascii="Consolas" w:hAnsi="Consolas" w:cs="Consolas"/>
          <w:b/>
          <w:bCs/>
          <w:color w:val="7F0055"/>
          <w:sz w:val="20"/>
          <w:lang w:eastAsia="el-GR"/>
        </w:rPr>
        <w:t>endmodule</w:t>
      </w:r>
    </w:p>
    <w:p w14:paraId="7A085FB0" w14:textId="77777777" w:rsidR="008161B1" w:rsidRDefault="00B4521C" w:rsidP="00B4521C">
      <w:pPr>
        <w:pStyle w:val="Heading3"/>
        <w:rPr>
          <w:lang w:val="en-US"/>
        </w:rPr>
      </w:pPr>
      <w:bookmarkStart w:id="119" w:name="_Toc423617357"/>
      <w:r>
        <w:rPr>
          <w:lang w:val="en-US"/>
        </w:rPr>
        <w:t>module DMem</w:t>
      </w:r>
      <w:bookmarkEnd w:id="119"/>
    </w:p>
    <w:p w14:paraId="2E4BCCE3" w14:textId="77777777" w:rsidR="00B4521C" w:rsidRDefault="00B4521C" w:rsidP="00B4521C">
      <w:r>
        <w:t xml:space="preserve">Σε αυτό το </w:t>
      </w:r>
      <w:r>
        <w:rPr>
          <w:lang w:val="en-US"/>
        </w:rPr>
        <w:t>module</w:t>
      </w:r>
      <w:r w:rsidRPr="00B4521C">
        <w:t xml:space="preserve"> </w:t>
      </w:r>
      <w:r>
        <w:t xml:space="preserve">γίνεται η υλοποίηση της μνήμης δεδομένων του επεξεργαστή. Για το σκοπό αυτό έχει ένα πίνακα τύπου </w:t>
      </w:r>
      <w:r>
        <w:rPr>
          <w:lang w:val="en-US"/>
        </w:rPr>
        <w:t>reg</w:t>
      </w:r>
      <w:r w:rsidRPr="00B4521C">
        <w:t xml:space="preserve"> 1024 θ</w:t>
      </w:r>
      <w:r>
        <w:t>έσεων με μέγεθος 32</w:t>
      </w:r>
      <w:r>
        <w:rPr>
          <w:lang w:val="en-US"/>
        </w:rPr>
        <w:t>bit</w:t>
      </w:r>
      <w:r w:rsidRPr="00B4521C">
        <w:t xml:space="preserve"> (</w:t>
      </w:r>
      <w:r>
        <w:t xml:space="preserve">4 </w:t>
      </w:r>
      <w:r>
        <w:rPr>
          <w:lang w:val="en-US"/>
        </w:rPr>
        <w:t>byte</w:t>
      </w:r>
      <w:r w:rsidRPr="00B4521C">
        <w:t xml:space="preserve">). </w:t>
      </w:r>
    </w:p>
    <w:p w14:paraId="2CFFF450" w14:textId="77777777" w:rsidR="00B4521C" w:rsidRPr="007D5333" w:rsidRDefault="00B4521C" w:rsidP="00B4521C">
      <w:r>
        <w:t xml:space="preserve">Το </w:t>
      </w:r>
      <w:r>
        <w:rPr>
          <w:lang w:val="en-US"/>
        </w:rPr>
        <w:t>module</w:t>
      </w:r>
      <w:r w:rsidRPr="00B4521C">
        <w:t xml:space="preserve"> </w:t>
      </w:r>
      <w:r>
        <w:t xml:space="preserve">παίρνει ως είσοδο τον τελεστή της πράξης που θέλει να εκτελέσει, ανάγνωση ή εγγραφή, και της θέση του καταχωρητή. Στην περίπτωση που θέλει να γράψει στην </w:t>
      </w:r>
      <w:r>
        <w:lastRenderedPageBreak/>
        <w:t>μνήμη δέχεται ως είσοδο και την τιμή που θέλει να γράψει (</w:t>
      </w:r>
      <w:r>
        <w:rPr>
          <w:lang w:val="en-US"/>
        </w:rPr>
        <w:t>writevalue</w:t>
      </w:r>
      <w:r w:rsidRPr="00B4521C">
        <w:t xml:space="preserve">), </w:t>
      </w:r>
      <w:r>
        <w:t xml:space="preserve">ενώ αν θέλει να διαβάσει επιστρέφει την τιμή στην μεταβλητή </w:t>
      </w:r>
      <w:r>
        <w:rPr>
          <w:lang w:val="en-US"/>
        </w:rPr>
        <w:t>readvalue</w:t>
      </w:r>
      <w:r w:rsidRPr="007D5333">
        <w:t>.</w:t>
      </w:r>
    </w:p>
    <w:p w14:paraId="724C5E5A" w14:textId="77777777" w:rsidR="00B4521C" w:rsidRPr="00B4521C" w:rsidRDefault="00B4521C" w:rsidP="00B4521C">
      <w:pPr>
        <w:autoSpaceDE w:val="0"/>
        <w:autoSpaceDN w:val="0"/>
        <w:adjustRightInd w:val="0"/>
        <w:spacing w:after="0" w:line="240" w:lineRule="auto"/>
        <w:jc w:val="left"/>
        <w:rPr>
          <w:rFonts w:ascii="Consolas" w:hAnsi="Consolas" w:cs="Consolas"/>
          <w:sz w:val="20"/>
          <w:lang w:val="en-US" w:eastAsia="el-GR"/>
        </w:rPr>
      </w:pPr>
      <w:r w:rsidRPr="00B4521C">
        <w:rPr>
          <w:rFonts w:ascii="Consolas" w:hAnsi="Consolas" w:cs="Consolas"/>
          <w:b/>
          <w:bCs/>
          <w:color w:val="7F0055"/>
          <w:sz w:val="20"/>
          <w:lang w:val="en-US" w:eastAsia="el-GR"/>
        </w:rPr>
        <w:t>module</w:t>
      </w:r>
      <w:r w:rsidRPr="00B4521C">
        <w:rPr>
          <w:rFonts w:ascii="Consolas" w:hAnsi="Consolas" w:cs="Consolas"/>
          <w:color w:val="000000"/>
          <w:sz w:val="20"/>
          <w:lang w:val="en-US" w:eastAsia="el-GR"/>
        </w:rPr>
        <w:t xml:space="preserve"> DMem(</w:t>
      </w:r>
      <w:r w:rsidRPr="00B4521C">
        <w:rPr>
          <w:rFonts w:ascii="Consolas" w:hAnsi="Consolas" w:cs="Consolas"/>
          <w:b/>
          <w:bCs/>
          <w:color w:val="7F0055"/>
          <w:sz w:val="20"/>
          <w:lang w:val="en-US" w:eastAsia="el-GR"/>
        </w:rPr>
        <w:t>input</w:t>
      </w:r>
      <w:r w:rsidRPr="00B4521C">
        <w:rPr>
          <w:rFonts w:ascii="Consolas" w:hAnsi="Consolas" w:cs="Consolas"/>
          <w:color w:val="000000"/>
          <w:sz w:val="20"/>
          <w:lang w:val="en-US" w:eastAsia="el-GR"/>
        </w:rPr>
        <w:t xml:space="preserve"> clock, </w:t>
      </w:r>
      <w:r w:rsidRPr="00B4521C">
        <w:rPr>
          <w:rFonts w:ascii="Consolas" w:hAnsi="Consolas" w:cs="Consolas"/>
          <w:b/>
          <w:bCs/>
          <w:color w:val="7F0055"/>
          <w:sz w:val="20"/>
          <w:lang w:val="en-US" w:eastAsia="el-GR"/>
        </w:rPr>
        <w:t>input</w:t>
      </w:r>
      <w:r w:rsidRPr="00B4521C">
        <w:rPr>
          <w:rFonts w:ascii="Consolas" w:hAnsi="Consolas" w:cs="Consolas"/>
          <w:color w:val="000000"/>
          <w:sz w:val="20"/>
          <w:lang w:val="en-US" w:eastAsia="el-GR"/>
        </w:rPr>
        <w:t xml:space="preserve"> </w:t>
      </w:r>
      <w:r w:rsidRPr="00B4521C">
        <w:rPr>
          <w:rFonts w:ascii="Consolas" w:hAnsi="Consolas" w:cs="Consolas"/>
          <w:b/>
          <w:bCs/>
          <w:color w:val="7F0055"/>
          <w:sz w:val="20"/>
          <w:lang w:val="en-US" w:eastAsia="el-GR"/>
        </w:rPr>
        <w:t>wire</w:t>
      </w:r>
      <w:r w:rsidRPr="00B4521C">
        <w:rPr>
          <w:rFonts w:ascii="Consolas" w:hAnsi="Consolas" w:cs="Consolas"/>
          <w:color w:val="000000"/>
          <w:sz w:val="20"/>
          <w:lang w:val="en-US" w:eastAsia="el-GR"/>
        </w:rPr>
        <w:t xml:space="preserve"> [5:0]op, </w:t>
      </w:r>
      <w:r w:rsidRPr="00B4521C">
        <w:rPr>
          <w:rFonts w:ascii="Consolas" w:hAnsi="Consolas" w:cs="Consolas"/>
          <w:b/>
          <w:bCs/>
          <w:color w:val="7F0055"/>
          <w:sz w:val="20"/>
          <w:lang w:val="en-US" w:eastAsia="el-GR"/>
        </w:rPr>
        <w:t>input</w:t>
      </w:r>
      <w:r w:rsidRPr="00B4521C">
        <w:rPr>
          <w:rFonts w:ascii="Consolas" w:hAnsi="Consolas" w:cs="Consolas"/>
          <w:color w:val="000000"/>
          <w:sz w:val="20"/>
          <w:lang w:val="en-US" w:eastAsia="el-GR"/>
        </w:rPr>
        <w:t xml:space="preserve"> [31:0]address, </w:t>
      </w:r>
      <w:r w:rsidRPr="00B4521C">
        <w:rPr>
          <w:rFonts w:ascii="Consolas" w:hAnsi="Consolas" w:cs="Consolas"/>
          <w:b/>
          <w:bCs/>
          <w:color w:val="7F0055"/>
          <w:sz w:val="20"/>
          <w:lang w:val="en-US" w:eastAsia="el-GR"/>
        </w:rPr>
        <w:t>input</w:t>
      </w:r>
      <w:r w:rsidRPr="00B4521C">
        <w:rPr>
          <w:rFonts w:ascii="Consolas" w:hAnsi="Consolas" w:cs="Consolas"/>
          <w:color w:val="000000"/>
          <w:sz w:val="20"/>
          <w:lang w:val="en-US" w:eastAsia="el-GR"/>
        </w:rPr>
        <w:t xml:space="preserve"> [31:0]writevalue, </w:t>
      </w:r>
      <w:r w:rsidRPr="00B4521C">
        <w:rPr>
          <w:rFonts w:ascii="Consolas" w:hAnsi="Consolas" w:cs="Consolas"/>
          <w:b/>
          <w:bCs/>
          <w:color w:val="7F0055"/>
          <w:sz w:val="20"/>
          <w:lang w:val="en-US" w:eastAsia="el-GR"/>
        </w:rPr>
        <w:t>output</w:t>
      </w:r>
      <w:r w:rsidRPr="00B4521C">
        <w:rPr>
          <w:rFonts w:ascii="Consolas" w:hAnsi="Consolas" w:cs="Consolas"/>
          <w:color w:val="000000"/>
          <w:sz w:val="20"/>
          <w:lang w:val="en-US" w:eastAsia="el-GR"/>
        </w:rPr>
        <w:t xml:space="preserve"> [31:0]readvalue);</w:t>
      </w:r>
    </w:p>
    <w:p w14:paraId="76CC92DC" w14:textId="77777777" w:rsidR="00B4521C" w:rsidRPr="00B4521C" w:rsidRDefault="00B4521C" w:rsidP="00B4521C">
      <w:pPr>
        <w:autoSpaceDE w:val="0"/>
        <w:autoSpaceDN w:val="0"/>
        <w:adjustRightInd w:val="0"/>
        <w:spacing w:after="0" w:line="240" w:lineRule="auto"/>
        <w:jc w:val="left"/>
        <w:rPr>
          <w:rFonts w:ascii="Consolas" w:hAnsi="Consolas" w:cs="Consolas"/>
          <w:sz w:val="20"/>
          <w:lang w:val="en-US" w:eastAsia="el-GR"/>
        </w:rPr>
      </w:pPr>
      <w:r w:rsidRPr="00B4521C">
        <w:rPr>
          <w:rFonts w:ascii="Consolas" w:hAnsi="Consolas" w:cs="Consolas"/>
          <w:b/>
          <w:bCs/>
          <w:color w:val="7F0055"/>
          <w:sz w:val="20"/>
          <w:lang w:val="en-US" w:eastAsia="el-GR"/>
        </w:rPr>
        <w:t>reg</w:t>
      </w:r>
      <w:r w:rsidRPr="00B4521C">
        <w:rPr>
          <w:rFonts w:ascii="Consolas" w:hAnsi="Consolas" w:cs="Consolas"/>
          <w:color w:val="000000"/>
          <w:sz w:val="20"/>
          <w:lang w:val="en-US" w:eastAsia="el-GR"/>
        </w:rPr>
        <w:t xml:space="preserve"> [31:0]DMemory[0:1023];</w:t>
      </w:r>
    </w:p>
    <w:p w14:paraId="212AFEFB" w14:textId="77777777" w:rsidR="00B4521C" w:rsidRPr="00B4521C" w:rsidRDefault="00B4521C" w:rsidP="00B4521C">
      <w:pPr>
        <w:autoSpaceDE w:val="0"/>
        <w:autoSpaceDN w:val="0"/>
        <w:adjustRightInd w:val="0"/>
        <w:spacing w:after="0" w:line="240" w:lineRule="auto"/>
        <w:jc w:val="left"/>
        <w:rPr>
          <w:rFonts w:ascii="Consolas" w:hAnsi="Consolas" w:cs="Consolas"/>
          <w:sz w:val="20"/>
          <w:lang w:val="en-US" w:eastAsia="el-GR"/>
        </w:rPr>
      </w:pPr>
    </w:p>
    <w:p w14:paraId="09849CCF" w14:textId="77777777" w:rsidR="00B4521C" w:rsidRPr="00B4521C" w:rsidRDefault="00B4521C" w:rsidP="00B4521C">
      <w:pPr>
        <w:autoSpaceDE w:val="0"/>
        <w:autoSpaceDN w:val="0"/>
        <w:adjustRightInd w:val="0"/>
        <w:spacing w:after="0" w:line="240" w:lineRule="auto"/>
        <w:jc w:val="left"/>
        <w:rPr>
          <w:rFonts w:ascii="Consolas" w:hAnsi="Consolas" w:cs="Consolas"/>
          <w:sz w:val="20"/>
          <w:lang w:val="en-US" w:eastAsia="el-GR"/>
        </w:rPr>
      </w:pPr>
      <w:r w:rsidRPr="00B4521C">
        <w:rPr>
          <w:rFonts w:ascii="Consolas" w:hAnsi="Consolas" w:cs="Consolas"/>
          <w:b/>
          <w:bCs/>
          <w:color w:val="7F0055"/>
          <w:sz w:val="20"/>
          <w:lang w:val="en-US" w:eastAsia="el-GR"/>
        </w:rPr>
        <w:t>assign</w:t>
      </w:r>
      <w:r w:rsidRPr="00B4521C">
        <w:rPr>
          <w:rFonts w:ascii="Consolas" w:hAnsi="Consolas" w:cs="Consolas"/>
          <w:color w:val="000000"/>
          <w:sz w:val="20"/>
          <w:lang w:val="en-US" w:eastAsia="el-GR"/>
        </w:rPr>
        <w:t xml:space="preserve"> readvalue = DMemory[address&gt;&gt;2];</w:t>
      </w:r>
    </w:p>
    <w:p w14:paraId="3F805876" w14:textId="77777777" w:rsidR="00B4521C" w:rsidRPr="00B4521C" w:rsidRDefault="00B4521C" w:rsidP="00B4521C">
      <w:pPr>
        <w:autoSpaceDE w:val="0"/>
        <w:autoSpaceDN w:val="0"/>
        <w:adjustRightInd w:val="0"/>
        <w:spacing w:after="0" w:line="240" w:lineRule="auto"/>
        <w:jc w:val="left"/>
        <w:rPr>
          <w:rFonts w:ascii="Consolas" w:hAnsi="Consolas" w:cs="Consolas"/>
          <w:sz w:val="20"/>
          <w:lang w:val="en-US" w:eastAsia="el-GR"/>
        </w:rPr>
      </w:pPr>
    </w:p>
    <w:p w14:paraId="39CE879A" w14:textId="77777777" w:rsidR="00B4521C" w:rsidRPr="00B4521C" w:rsidRDefault="00B4521C" w:rsidP="00B4521C">
      <w:pPr>
        <w:autoSpaceDE w:val="0"/>
        <w:autoSpaceDN w:val="0"/>
        <w:adjustRightInd w:val="0"/>
        <w:spacing w:after="0" w:line="240" w:lineRule="auto"/>
        <w:jc w:val="left"/>
        <w:rPr>
          <w:rFonts w:ascii="Consolas" w:hAnsi="Consolas" w:cs="Consolas"/>
          <w:sz w:val="20"/>
          <w:lang w:val="en-US" w:eastAsia="el-GR"/>
        </w:rPr>
      </w:pPr>
      <w:r w:rsidRPr="00B4521C">
        <w:rPr>
          <w:rFonts w:ascii="Consolas" w:hAnsi="Consolas" w:cs="Consolas"/>
          <w:b/>
          <w:bCs/>
          <w:color w:val="7F0055"/>
          <w:sz w:val="20"/>
          <w:lang w:val="en-US" w:eastAsia="el-GR"/>
        </w:rPr>
        <w:t>initial</w:t>
      </w:r>
      <w:r w:rsidRPr="00B4521C">
        <w:rPr>
          <w:rFonts w:ascii="Consolas" w:hAnsi="Consolas" w:cs="Consolas"/>
          <w:color w:val="000000"/>
          <w:sz w:val="20"/>
          <w:lang w:val="en-US" w:eastAsia="el-GR"/>
        </w:rPr>
        <w:t xml:space="preserve"> </w:t>
      </w:r>
      <w:r w:rsidRPr="00B4521C">
        <w:rPr>
          <w:rFonts w:ascii="Consolas" w:hAnsi="Consolas" w:cs="Consolas"/>
          <w:b/>
          <w:bCs/>
          <w:color w:val="7F0055"/>
          <w:sz w:val="20"/>
          <w:lang w:val="en-US" w:eastAsia="el-GR"/>
        </w:rPr>
        <w:t>begin</w:t>
      </w:r>
    </w:p>
    <w:p w14:paraId="4334E587" w14:textId="77777777" w:rsidR="00B4521C" w:rsidRPr="00B4521C" w:rsidRDefault="00B4521C" w:rsidP="00B4521C">
      <w:pPr>
        <w:autoSpaceDE w:val="0"/>
        <w:autoSpaceDN w:val="0"/>
        <w:adjustRightInd w:val="0"/>
        <w:spacing w:after="0" w:line="240" w:lineRule="auto"/>
        <w:jc w:val="left"/>
        <w:rPr>
          <w:rFonts w:ascii="Consolas" w:hAnsi="Consolas" w:cs="Consolas"/>
          <w:sz w:val="20"/>
          <w:lang w:val="en-US" w:eastAsia="el-GR"/>
        </w:rPr>
      </w:pPr>
      <w:r w:rsidRPr="00B4521C">
        <w:rPr>
          <w:rFonts w:ascii="Consolas" w:hAnsi="Consolas" w:cs="Consolas"/>
          <w:color w:val="000000"/>
          <w:sz w:val="20"/>
          <w:lang w:val="en-US" w:eastAsia="el-GR"/>
        </w:rPr>
        <w:t xml:space="preserve">    $readmemh(</w:t>
      </w:r>
      <w:r w:rsidRPr="00B4521C">
        <w:rPr>
          <w:rFonts w:ascii="Consolas" w:hAnsi="Consolas" w:cs="Consolas"/>
          <w:color w:val="000080"/>
          <w:sz w:val="20"/>
          <w:lang w:val="en-US" w:eastAsia="el-GR"/>
        </w:rPr>
        <w:t>"data_simple3.v"</w:t>
      </w:r>
      <w:r w:rsidRPr="00B4521C">
        <w:rPr>
          <w:rFonts w:ascii="Consolas" w:hAnsi="Consolas" w:cs="Consolas"/>
          <w:color w:val="000000"/>
          <w:sz w:val="20"/>
          <w:lang w:val="en-US" w:eastAsia="el-GR"/>
        </w:rPr>
        <w:t xml:space="preserve">, DMemory); </w:t>
      </w:r>
    </w:p>
    <w:p w14:paraId="5F5649ED" w14:textId="77777777" w:rsidR="00B4521C" w:rsidRPr="00B4521C" w:rsidRDefault="00B4521C" w:rsidP="00B4521C">
      <w:pPr>
        <w:autoSpaceDE w:val="0"/>
        <w:autoSpaceDN w:val="0"/>
        <w:adjustRightInd w:val="0"/>
        <w:spacing w:after="0" w:line="240" w:lineRule="auto"/>
        <w:jc w:val="left"/>
        <w:rPr>
          <w:rFonts w:ascii="Consolas" w:hAnsi="Consolas" w:cs="Consolas"/>
          <w:sz w:val="20"/>
          <w:lang w:val="en-US" w:eastAsia="el-GR"/>
        </w:rPr>
      </w:pPr>
      <w:r w:rsidRPr="00B4521C">
        <w:rPr>
          <w:rFonts w:ascii="Consolas" w:hAnsi="Consolas" w:cs="Consolas"/>
          <w:b/>
          <w:bCs/>
          <w:color w:val="7F0055"/>
          <w:sz w:val="20"/>
          <w:lang w:val="en-US" w:eastAsia="el-GR"/>
        </w:rPr>
        <w:t>end</w:t>
      </w:r>
    </w:p>
    <w:p w14:paraId="0C5EF9CB" w14:textId="77777777" w:rsidR="00B4521C" w:rsidRPr="00B4521C" w:rsidRDefault="00B4521C" w:rsidP="00B4521C">
      <w:pPr>
        <w:autoSpaceDE w:val="0"/>
        <w:autoSpaceDN w:val="0"/>
        <w:adjustRightInd w:val="0"/>
        <w:spacing w:after="0" w:line="240" w:lineRule="auto"/>
        <w:jc w:val="left"/>
        <w:rPr>
          <w:rFonts w:ascii="Consolas" w:hAnsi="Consolas" w:cs="Consolas"/>
          <w:sz w:val="20"/>
          <w:lang w:val="en-US" w:eastAsia="el-GR"/>
        </w:rPr>
      </w:pPr>
    </w:p>
    <w:p w14:paraId="32A19B6B" w14:textId="77777777" w:rsidR="00B4521C" w:rsidRPr="00B4521C" w:rsidRDefault="00B4521C" w:rsidP="00B4521C">
      <w:pPr>
        <w:autoSpaceDE w:val="0"/>
        <w:autoSpaceDN w:val="0"/>
        <w:adjustRightInd w:val="0"/>
        <w:spacing w:after="0" w:line="240" w:lineRule="auto"/>
        <w:jc w:val="left"/>
        <w:rPr>
          <w:rFonts w:ascii="Consolas" w:hAnsi="Consolas" w:cs="Consolas"/>
          <w:sz w:val="20"/>
          <w:lang w:val="en-US" w:eastAsia="el-GR"/>
        </w:rPr>
      </w:pPr>
      <w:r w:rsidRPr="00B4521C">
        <w:rPr>
          <w:rFonts w:ascii="Consolas" w:hAnsi="Consolas" w:cs="Consolas"/>
          <w:b/>
          <w:bCs/>
          <w:color w:val="7F0055"/>
          <w:sz w:val="20"/>
          <w:lang w:val="en-US" w:eastAsia="el-GR"/>
        </w:rPr>
        <w:t>always</w:t>
      </w:r>
      <w:r w:rsidRPr="00B4521C">
        <w:rPr>
          <w:rFonts w:ascii="Consolas" w:hAnsi="Consolas" w:cs="Consolas"/>
          <w:color w:val="000000"/>
          <w:sz w:val="20"/>
          <w:lang w:val="en-US" w:eastAsia="el-GR"/>
        </w:rPr>
        <w:t xml:space="preserve"> @ (</w:t>
      </w:r>
      <w:r w:rsidRPr="00B4521C">
        <w:rPr>
          <w:rFonts w:ascii="Consolas" w:hAnsi="Consolas" w:cs="Consolas"/>
          <w:b/>
          <w:bCs/>
          <w:color w:val="7F0055"/>
          <w:sz w:val="20"/>
          <w:lang w:val="en-US" w:eastAsia="el-GR"/>
        </w:rPr>
        <w:t>posedge</w:t>
      </w:r>
      <w:r w:rsidRPr="00B4521C">
        <w:rPr>
          <w:rFonts w:ascii="Consolas" w:hAnsi="Consolas" w:cs="Consolas"/>
          <w:color w:val="000000"/>
          <w:sz w:val="20"/>
          <w:lang w:val="en-US" w:eastAsia="el-GR"/>
        </w:rPr>
        <w:t xml:space="preserve"> clock) </w:t>
      </w:r>
      <w:r w:rsidRPr="00B4521C">
        <w:rPr>
          <w:rFonts w:ascii="Consolas" w:hAnsi="Consolas" w:cs="Consolas"/>
          <w:b/>
          <w:bCs/>
          <w:color w:val="7F0055"/>
          <w:sz w:val="20"/>
          <w:lang w:val="en-US" w:eastAsia="el-GR"/>
        </w:rPr>
        <w:t>begin</w:t>
      </w:r>
      <w:r w:rsidRPr="00B4521C">
        <w:rPr>
          <w:rFonts w:ascii="Consolas" w:hAnsi="Consolas" w:cs="Consolas"/>
          <w:color w:val="000000"/>
          <w:sz w:val="20"/>
          <w:lang w:val="en-US" w:eastAsia="el-GR"/>
        </w:rPr>
        <w:t xml:space="preserve"> </w:t>
      </w:r>
    </w:p>
    <w:p w14:paraId="7CD413F6" w14:textId="77777777" w:rsidR="00B4521C" w:rsidRPr="00B4521C" w:rsidRDefault="00B4521C" w:rsidP="00B4521C">
      <w:pPr>
        <w:autoSpaceDE w:val="0"/>
        <w:autoSpaceDN w:val="0"/>
        <w:adjustRightInd w:val="0"/>
        <w:spacing w:after="0" w:line="240" w:lineRule="auto"/>
        <w:jc w:val="left"/>
        <w:rPr>
          <w:rFonts w:ascii="Consolas" w:hAnsi="Consolas" w:cs="Consolas"/>
          <w:sz w:val="20"/>
          <w:lang w:val="en-US" w:eastAsia="el-GR"/>
        </w:rPr>
      </w:pPr>
      <w:r w:rsidRPr="00B4521C">
        <w:rPr>
          <w:rFonts w:ascii="Consolas" w:hAnsi="Consolas" w:cs="Consolas"/>
          <w:color w:val="000000"/>
          <w:sz w:val="20"/>
          <w:lang w:val="en-US" w:eastAsia="el-GR"/>
        </w:rPr>
        <w:t xml:space="preserve">    </w:t>
      </w:r>
      <w:r w:rsidRPr="00B4521C">
        <w:rPr>
          <w:rFonts w:ascii="Consolas" w:hAnsi="Consolas" w:cs="Consolas"/>
          <w:b/>
          <w:bCs/>
          <w:color w:val="7F0055"/>
          <w:sz w:val="20"/>
          <w:lang w:val="en-US" w:eastAsia="el-GR"/>
        </w:rPr>
        <w:t>if</w:t>
      </w:r>
      <w:r w:rsidRPr="00B4521C">
        <w:rPr>
          <w:rFonts w:ascii="Consolas" w:hAnsi="Consolas" w:cs="Consolas"/>
          <w:color w:val="000000"/>
          <w:sz w:val="20"/>
          <w:lang w:val="en-US" w:eastAsia="el-GR"/>
        </w:rPr>
        <w:t xml:space="preserve">( op==mips.LW) </w:t>
      </w:r>
      <w:r w:rsidRPr="00B4521C">
        <w:rPr>
          <w:rFonts w:ascii="Consolas" w:hAnsi="Consolas" w:cs="Consolas"/>
          <w:b/>
          <w:bCs/>
          <w:color w:val="7F0055"/>
          <w:sz w:val="20"/>
          <w:lang w:val="en-US" w:eastAsia="el-GR"/>
        </w:rPr>
        <w:t>begin</w:t>
      </w:r>
    </w:p>
    <w:p w14:paraId="6F0EB821" w14:textId="77777777" w:rsidR="00B4521C" w:rsidRPr="00B4521C" w:rsidRDefault="00B4521C" w:rsidP="00B4521C">
      <w:pPr>
        <w:autoSpaceDE w:val="0"/>
        <w:autoSpaceDN w:val="0"/>
        <w:adjustRightInd w:val="0"/>
        <w:spacing w:after="0" w:line="240" w:lineRule="auto"/>
        <w:jc w:val="left"/>
        <w:rPr>
          <w:rFonts w:ascii="Consolas" w:hAnsi="Consolas" w:cs="Consolas"/>
          <w:sz w:val="20"/>
          <w:lang w:val="en-US" w:eastAsia="el-GR"/>
        </w:rPr>
      </w:pPr>
      <w:r w:rsidRPr="00B4521C">
        <w:rPr>
          <w:rFonts w:ascii="Consolas" w:hAnsi="Consolas" w:cs="Consolas"/>
          <w:color w:val="000000"/>
          <w:sz w:val="20"/>
          <w:lang w:val="en-US" w:eastAsia="el-GR"/>
        </w:rPr>
        <w:t xml:space="preserve">        $display (</w:t>
      </w:r>
      <w:r w:rsidRPr="00B4521C">
        <w:rPr>
          <w:rFonts w:ascii="Consolas" w:hAnsi="Consolas" w:cs="Consolas"/>
          <w:color w:val="000080"/>
          <w:sz w:val="20"/>
          <w:lang w:val="en-US" w:eastAsia="el-GR"/>
        </w:rPr>
        <w:t>"pos: "</w:t>
      </w:r>
      <w:r w:rsidRPr="00B4521C">
        <w:rPr>
          <w:rFonts w:ascii="Consolas" w:hAnsi="Consolas" w:cs="Consolas"/>
          <w:color w:val="000000"/>
          <w:sz w:val="20"/>
          <w:lang w:val="en-US" w:eastAsia="el-GR"/>
        </w:rPr>
        <w:t xml:space="preserve">,address&gt;&gt;2, </w:t>
      </w:r>
      <w:r w:rsidRPr="00B4521C">
        <w:rPr>
          <w:rFonts w:ascii="Consolas" w:hAnsi="Consolas" w:cs="Consolas"/>
          <w:color w:val="000080"/>
          <w:sz w:val="20"/>
          <w:lang w:val="en-US" w:eastAsia="el-GR"/>
        </w:rPr>
        <w:t>"  load : "</w:t>
      </w:r>
      <w:r w:rsidRPr="00B4521C">
        <w:rPr>
          <w:rFonts w:ascii="Consolas" w:hAnsi="Consolas" w:cs="Consolas"/>
          <w:color w:val="000000"/>
          <w:sz w:val="20"/>
          <w:lang w:val="en-US" w:eastAsia="el-GR"/>
        </w:rPr>
        <w:t>,DMemory[address&gt;&gt;2]);</w:t>
      </w:r>
    </w:p>
    <w:p w14:paraId="22BABC42" w14:textId="77777777" w:rsidR="00B4521C" w:rsidRPr="00B4521C" w:rsidRDefault="00B4521C" w:rsidP="00B4521C">
      <w:pPr>
        <w:autoSpaceDE w:val="0"/>
        <w:autoSpaceDN w:val="0"/>
        <w:adjustRightInd w:val="0"/>
        <w:spacing w:after="0" w:line="240" w:lineRule="auto"/>
        <w:jc w:val="left"/>
        <w:rPr>
          <w:rFonts w:ascii="Consolas" w:hAnsi="Consolas" w:cs="Consolas"/>
          <w:sz w:val="20"/>
          <w:lang w:val="en-US" w:eastAsia="el-GR"/>
        </w:rPr>
      </w:pPr>
      <w:r w:rsidRPr="00B4521C">
        <w:rPr>
          <w:rFonts w:ascii="Consolas" w:hAnsi="Consolas" w:cs="Consolas"/>
          <w:color w:val="000000"/>
          <w:sz w:val="20"/>
          <w:lang w:val="en-US" w:eastAsia="el-GR"/>
        </w:rPr>
        <w:t xml:space="preserve">    </w:t>
      </w:r>
      <w:r w:rsidRPr="00B4521C">
        <w:rPr>
          <w:rFonts w:ascii="Consolas" w:hAnsi="Consolas" w:cs="Consolas"/>
          <w:b/>
          <w:bCs/>
          <w:color w:val="7F0055"/>
          <w:sz w:val="20"/>
          <w:lang w:val="en-US" w:eastAsia="el-GR"/>
        </w:rPr>
        <w:t>end</w:t>
      </w:r>
      <w:r w:rsidRPr="00B4521C">
        <w:rPr>
          <w:rFonts w:ascii="Consolas" w:hAnsi="Consolas" w:cs="Consolas"/>
          <w:color w:val="000000"/>
          <w:sz w:val="20"/>
          <w:lang w:val="en-US" w:eastAsia="el-GR"/>
        </w:rPr>
        <w:t xml:space="preserve"> </w:t>
      </w:r>
      <w:r w:rsidRPr="00B4521C">
        <w:rPr>
          <w:rFonts w:ascii="Consolas" w:hAnsi="Consolas" w:cs="Consolas"/>
          <w:b/>
          <w:bCs/>
          <w:color w:val="7F0055"/>
          <w:sz w:val="20"/>
          <w:lang w:val="en-US" w:eastAsia="el-GR"/>
        </w:rPr>
        <w:t>else</w:t>
      </w:r>
      <w:r w:rsidRPr="00B4521C">
        <w:rPr>
          <w:rFonts w:ascii="Consolas" w:hAnsi="Consolas" w:cs="Consolas"/>
          <w:color w:val="000000"/>
          <w:sz w:val="20"/>
          <w:lang w:val="en-US" w:eastAsia="el-GR"/>
        </w:rPr>
        <w:t xml:space="preserve"> </w:t>
      </w:r>
      <w:r w:rsidRPr="00B4521C">
        <w:rPr>
          <w:rFonts w:ascii="Consolas" w:hAnsi="Consolas" w:cs="Consolas"/>
          <w:b/>
          <w:bCs/>
          <w:color w:val="7F0055"/>
          <w:sz w:val="20"/>
          <w:lang w:val="en-US" w:eastAsia="el-GR"/>
        </w:rPr>
        <w:t>if</w:t>
      </w:r>
      <w:r w:rsidRPr="00B4521C">
        <w:rPr>
          <w:rFonts w:ascii="Consolas" w:hAnsi="Consolas" w:cs="Consolas"/>
          <w:color w:val="000000"/>
          <w:sz w:val="20"/>
          <w:lang w:val="en-US" w:eastAsia="el-GR"/>
        </w:rPr>
        <w:t xml:space="preserve"> (op == mips.SW) </w:t>
      </w:r>
      <w:r w:rsidRPr="00B4521C">
        <w:rPr>
          <w:rFonts w:ascii="Consolas" w:hAnsi="Consolas" w:cs="Consolas"/>
          <w:b/>
          <w:bCs/>
          <w:color w:val="7F0055"/>
          <w:sz w:val="20"/>
          <w:lang w:val="en-US" w:eastAsia="el-GR"/>
        </w:rPr>
        <w:t>begin</w:t>
      </w:r>
    </w:p>
    <w:p w14:paraId="70D4E399" w14:textId="77777777" w:rsidR="00B4521C" w:rsidRPr="00B4521C" w:rsidRDefault="00B4521C" w:rsidP="00B4521C">
      <w:pPr>
        <w:autoSpaceDE w:val="0"/>
        <w:autoSpaceDN w:val="0"/>
        <w:adjustRightInd w:val="0"/>
        <w:spacing w:after="0" w:line="240" w:lineRule="auto"/>
        <w:jc w:val="left"/>
        <w:rPr>
          <w:rFonts w:ascii="Consolas" w:hAnsi="Consolas" w:cs="Consolas"/>
          <w:sz w:val="20"/>
          <w:lang w:val="en-US" w:eastAsia="el-GR"/>
        </w:rPr>
      </w:pPr>
      <w:r w:rsidRPr="00B4521C">
        <w:rPr>
          <w:rFonts w:ascii="Consolas" w:hAnsi="Consolas" w:cs="Consolas"/>
          <w:color w:val="000000"/>
          <w:sz w:val="20"/>
          <w:lang w:val="en-US" w:eastAsia="el-GR"/>
        </w:rPr>
        <w:t xml:space="preserve">        $display (</w:t>
      </w:r>
      <w:r w:rsidRPr="00B4521C">
        <w:rPr>
          <w:rFonts w:ascii="Consolas" w:hAnsi="Consolas" w:cs="Consolas"/>
          <w:color w:val="000080"/>
          <w:sz w:val="20"/>
          <w:lang w:val="en-US" w:eastAsia="el-GR"/>
        </w:rPr>
        <w:t>"pos: "</w:t>
      </w:r>
      <w:r w:rsidRPr="00B4521C">
        <w:rPr>
          <w:rFonts w:ascii="Consolas" w:hAnsi="Consolas" w:cs="Consolas"/>
          <w:color w:val="000000"/>
          <w:sz w:val="20"/>
          <w:lang w:val="en-US" w:eastAsia="el-GR"/>
        </w:rPr>
        <w:t xml:space="preserve">,address&gt;&gt;2, </w:t>
      </w:r>
      <w:r w:rsidRPr="00B4521C">
        <w:rPr>
          <w:rFonts w:ascii="Consolas" w:hAnsi="Consolas" w:cs="Consolas"/>
          <w:color w:val="000080"/>
          <w:sz w:val="20"/>
          <w:lang w:val="en-US" w:eastAsia="el-GR"/>
        </w:rPr>
        <w:t>"  store: "</w:t>
      </w:r>
      <w:r w:rsidRPr="00B4521C">
        <w:rPr>
          <w:rFonts w:ascii="Consolas" w:hAnsi="Consolas" w:cs="Consolas"/>
          <w:color w:val="000000"/>
          <w:sz w:val="20"/>
          <w:lang w:val="en-US" w:eastAsia="el-GR"/>
        </w:rPr>
        <w:t>,writevalue);</w:t>
      </w:r>
    </w:p>
    <w:p w14:paraId="322C6A8E" w14:textId="68DC9889" w:rsidR="00B4521C" w:rsidRPr="004B7679" w:rsidRDefault="000107FC" w:rsidP="00B4521C">
      <w:pPr>
        <w:autoSpaceDE w:val="0"/>
        <w:autoSpaceDN w:val="0"/>
        <w:adjustRightInd w:val="0"/>
        <w:spacing w:after="0" w:line="240" w:lineRule="auto"/>
        <w:jc w:val="left"/>
        <w:rPr>
          <w:rFonts w:ascii="Consolas" w:hAnsi="Consolas" w:cs="Consolas"/>
          <w:sz w:val="20"/>
          <w:lang w:val="en-US" w:eastAsia="el-GR"/>
        </w:rPr>
      </w:pPr>
      <w:r>
        <w:rPr>
          <w:rFonts w:ascii="Consolas" w:hAnsi="Consolas" w:cs="Consolas"/>
          <w:color w:val="000000"/>
          <w:sz w:val="20"/>
          <w:lang w:val="en-US" w:eastAsia="el-GR"/>
        </w:rPr>
        <w:t xml:space="preserve">        </w:t>
      </w:r>
      <w:r w:rsidR="00B4521C" w:rsidRPr="004B7679">
        <w:rPr>
          <w:rFonts w:ascii="Consolas" w:hAnsi="Consolas" w:cs="Consolas"/>
          <w:color w:val="000000"/>
          <w:sz w:val="20"/>
          <w:lang w:val="en-US" w:eastAsia="el-GR"/>
        </w:rPr>
        <w:t>DMemory[address&gt;&gt;2] &lt;= writevalue;</w:t>
      </w:r>
    </w:p>
    <w:p w14:paraId="6D009ABB" w14:textId="082098CA" w:rsidR="00B4521C" w:rsidRPr="004B7679" w:rsidRDefault="00B4521C" w:rsidP="00B4521C">
      <w:pPr>
        <w:autoSpaceDE w:val="0"/>
        <w:autoSpaceDN w:val="0"/>
        <w:adjustRightInd w:val="0"/>
        <w:spacing w:after="0" w:line="240" w:lineRule="auto"/>
        <w:jc w:val="left"/>
        <w:rPr>
          <w:rFonts w:ascii="Consolas" w:hAnsi="Consolas" w:cs="Consolas"/>
          <w:sz w:val="20"/>
          <w:lang w:val="en-US" w:eastAsia="el-GR"/>
        </w:rPr>
      </w:pPr>
      <w:r w:rsidRPr="004B7679">
        <w:rPr>
          <w:rFonts w:ascii="Consolas" w:hAnsi="Consolas" w:cs="Consolas"/>
          <w:color w:val="000000"/>
          <w:sz w:val="20"/>
          <w:lang w:val="en-US" w:eastAsia="el-GR"/>
        </w:rPr>
        <w:t xml:space="preserve">  </w:t>
      </w:r>
      <w:r w:rsidR="000107FC">
        <w:rPr>
          <w:rFonts w:ascii="Consolas" w:hAnsi="Consolas" w:cs="Consolas"/>
          <w:color w:val="000000"/>
          <w:sz w:val="20"/>
          <w:lang w:val="en-US" w:eastAsia="el-GR"/>
        </w:rPr>
        <w:t xml:space="preserve">  </w:t>
      </w:r>
      <w:r w:rsidRPr="004B7679">
        <w:rPr>
          <w:rFonts w:ascii="Consolas" w:hAnsi="Consolas" w:cs="Consolas"/>
          <w:b/>
          <w:bCs/>
          <w:color w:val="7F0055"/>
          <w:sz w:val="20"/>
          <w:lang w:val="en-US" w:eastAsia="el-GR"/>
        </w:rPr>
        <w:t>end</w:t>
      </w:r>
    </w:p>
    <w:p w14:paraId="4B3CED45" w14:textId="77777777" w:rsidR="00B4521C" w:rsidRPr="004B7679" w:rsidRDefault="00B4521C" w:rsidP="00B4521C">
      <w:pPr>
        <w:autoSpaceDE w:val="0"/>
        <w:autoSpaceDN w:val="0"/>
        <w:adjustRightInd w:val="0"/>
        <w:spacing w:after="0" w:line="240" w:lineRule="auto"/>
        <w:jc w:val="left"/>
        <w:rPr>
          <w:rFonts w:ascii="Consolas" w:hAnsi="Consolas" w:cs="Consolas"/>
          <w:sz w:val="20"/>
          <w:lang w:val="en-US" w:eastAsia="el-GR"/>
        </w:rPr>
      </w:pPr>
      <w:r w:rsidRPr="004B7679">
        <w:rPr>
          <w:rFonts w:ascii="Consolas" w:hAnsi="Consolas" w:cs="Consolas"/>
          <w:b/>
          <w:bCs/>
          <w:color w:val="7F0055"/>
          <w:sz w:val="20"/>
          <w:lang w:val="en-US" w:eastAsia="el-GR"/>
        </w:rPr>
        <w:t>end</w:t>
      </w:r>
    </w:p>
    <w:p w14:paraId="7B675B49" w14:textId="77777777" w:rsidR="00B4521C" w:rsidRPr="004B7679" w:rsidRDefault="00B4521C" w:rsidP="00B4521C">
      <w:pPr>
        <w:autoSpaceDE w:val="0"/>
        <w:autoSpaceDN w:val="0"/>
        <w:adjustRightInd w:val="0"/>
        <w:spacing w:after="0" w:line="240" w:lineRule="auto"/>
        <w:jc w:val="left"/>
        <w:rPr>
          <w:rFonts w:ascii="Consolas" w:hAnsi="Consolas" w:cs="Consolas"/>
          <w:sz w:val="20"/>
          <w:lang w:val="en-US" w:eastAsia="el-GR"/>
        </w:rPr>
      </w:pPr>
    </w:p>
    <w:p w14:paraId="4725FCF3" w14:textId="77777777" w:rsidR="00B4521C" w:rsidRPr="004B7679" w:rsidRDefault="00B4521C" w:rsidP="00B4521C">
      <w:pPr>
        <w:rPr>
          <w:rFonts w:ascii="Consolas" w:hAnsi="Consolas" w:cs="Consolas"/>
          <w:b/>
          <w:bCs/>
          <w:color w:val="7F0055"/>
          <w:sz w:val="20"/>
          <w:lang w:val="en-US" w:eastAsia="el-GR"/>
        </w:rPr>
      </w:pPr>
      <w:r w:rsidRPr="004B7679">
        <w:rPr>
          <w:rFonts w:ascii="Consolas" w:hAnsi="Consolas" w:cs="Consolas"/>
          <w:b/>
          <w:bCs/>
          <w:color w:val="7F0055"/>
          <w:sz w:val="20"/>
          <w:lang w:val="en-US" w:eastAsia="el-GR"/>
        </w:rPr>
        <w:t>endmodule</w:t>
      </w:r>
    </w:p>
    <w:p w14:paraId="1765D2D1" w14:textId="77777777" w:rsidR="009F5460" w:rsidRDefault="009F5460" w:rsidP="009F5460">
      <w:pPr>
        <w:pStyle w:val="Heading3"/>
        <w:rPr>
          <w:lang w:val="en-US" w:eastAsia="el-GR"/>
        </w:rPr>
      </w:pPr>
      <w:bookmarkStart w:id="120" w:name="_Toc423617358"/>
      <w:r>
        <w:rPr>
          <w:lang w:val="en-US" w:eastAsia="el-GR"/>
        </w:rPr>
        <w:t>module mux2x1_5bit</w:t>
      </w:r>
      <w:bookmarkEnd w:id="120"/>
    </w:p>
    <w:p w14:paraId="38555BEA" w14:textId="1672BDD8" w:rsidR="009F5460" w:rsidRPr="005D410A" w:rsidRDefault="009F5460" w:rsidP="009F5460">
      <w:pPr>
        <w:rPr>
          <w:lang w:eastAsia="el-GR"/>
        </w:rPr>
      </w:pPr>
      <w:r>
        <w:rPr>
          <w:lang w:eastAsia="el-GR"/>
        </w:rPr>
        <w:t xml:space="preserve">Το συγκεκριμένο </w:t>
      </w:r>
      <w:r>
        <w:rPr>
          <w:lang w:val="en-US" w:eastAsia="el-GR"/>
        </w:rPr>
        <w:t>module</w:t>
      </w:r>
      <w:r w:rsidRPr="009F5460">
        <w:rPr>
          <w:lang w:eastAsia="el-GR"/>
        </w:rPr>
        <w:t xml:space="preserve"> </w:t>
      </w:r>
      <w:r>
        <w:rPr>
          <w:lang w:eastAsia="el-GR"/>
        </w:rPr>
        <w:t xml:space="preserve">διαλέγει ανάμεσα σε δύο εισόδους να βγάλει μία έξοδο. Η έξοδος είναι ο καταχωρητής στον οποίο θα γραφεί το αποτέλεσμα της πράξης. Χρησιμοποιείται κατά το στάδιο του </w:t>
      </w:r>
      <w:r>
        <w:rPr>
          <w:lang w:val="en-US" w:eastAsia="el-GR"/>
        </w:rPr>
        <w:t>write</w:t>
      </w:r>
      <w:r w:rsidRPr="009F5460">
        <w:rPr>
          <w:lang w:eastAsia="el-GR"/>
        </w:rPr>
        <w:t xml:space="preserve"> </w:t>
      </w:r>
      <w:r>
        <w:rPr>
          <w:lang w:val="en-US" w:eastAsia="el-GR"/>
        </w:rPr>
        <w:t>back</w:t>
      </w:r>
      <w:r w:rsidRPr="009F5460">
        <w:rPr>
          <w:lang w:eastAsia="el-GR"/>
        </w:rPr>
        <w:t>. Δ</w:t>
      </w:r>
      <w:r>
        <w:rPr>
          <w:lang w:eastAsia="el-GR"/>
        </w:rPr>
        <w:t xml:space="preserve">έχεται ως είσοδο της επιλογή (εντολή που εκτελέστηκε) και τις δύο πιθανές εισόδους. Η έξοδος είναι η πρώτη είσοδος αν η εντολή είναι R-type, ενώ αν η εντολή είναι </w:t>
      </w:r>
      <w:r>
        <w:rPr>
          <w:lang w:val="en-US" w:eastAsia="el-GR"/>
        </w:rPr>
        <w:t>load</w:t>
      </w:r>
      <w:r w:rsidRPr="009F5460">
        <w:rPr>
          <w:lang w:eastAsia="el-GR"/>
        </w:rPr>
        <w:t xml:space="preserve"> </w:t>
      </w:r>
      <w:r>
        <w:rPr>
          <w:lang w:eastAsia="el-GR"/>
        </w:rPr>
        <w:t xml:space="preserve">ή </w:t>
      </w:r>
      <w:r>
        <w:rPr>
          <w:lang w:val="en-US" w:eastAsia="el-GR"/>
        </w:rPr>
        <w:t>addi</w:t>
      </w:r>
      <w:r w:rsidRPr="009F5460">
        <w:rPr>
          <w:lang w:eastAsia="el-GR"/>
        </w:rPr>
        <w:t xml:space="preserve"> </w:t>
      </w:r>
      <w:r>
        <w:rPr>
          <w:lang w:eastAsia="el-GR"/>
        </w:rPr>
        <w:t xml:space="preserve">τότε η έξοδος είναι η δεύτερη είσοδος. Στη πρώτη περίπτωση πρόκειται για τον καταχωρητή </w:t>
      </w:r>
      <w:r>
        <w:rPr>
          <w:lang w:val="en-US" w:eastAsia="el-GR"/>
        </w:rPr>
        <w:t>rd</w:t>
      </w:r>
      <w:r w:rsidRPr="009F5460">
        <w:rPr>
          <w:lang w:eastAsia="el-GR"/>
        </w:rPr>
        <w:t xml:space="preserve"> </w:t>
      </w:r>
      <w:r>
        <w:rPr>
          <w:lang w:eastAsia="el-GR"/>
        </w:rPr>
        <w:t xml:space="preserve">ενώ στην δεύτερη περίπτωση για τον καταχωρητή </w:t>
      </w:r>
      <w:r w:rsidR="005D410A">
        <w:rPr>
          <w:lang w:val="en-US" w:eastAsia="el-GR"/>
        </w:rPr>
        <w:t>rt</w:t>
      </w:r>
      <w:r w:rsidRPr="005D410A">
        <w:rPr>
          <w:lang w:eastAsia="el-GR"/>
        </w:rPr>
        <w:t>.</w:t>
      </w:r>
      <w:r w:rsidR="005D410A" w:rsidRPr="005D410A">
        <w:rPr>
          <w:lang w:eastAsia="el-GR"/>
        </w:rPr>
        <w:t xml:space="preserve"> </w:t>
      </w:r>
      <w:r w:rsidR="005D410A">
        <w:rPr>
          <w:lang w:eastAsia="el-GR"/>
        </w:rPr>
        <w:t xml:space="preserve">Τέλος, αν η εντολή ήταν </w:t>
      </w:r>
      <w:r w:rsidR="005D410A">
        <w:rPr>
          <w:lang w:val="en-US" w:eastAsia="el-GR"/>
        </w:rPr>
        <w:t>jump</w:t>
      </w:r>
      <w:r w:rsidR="005D410A" w:rsidRPr="005D410A">
        <w:rPr>
          <w:lang w:eastAsia="el-GR"/>
        </w:rPr>
        <w:t xml:space="preserve"> </w:t>
      </w:r>
      <w:r w:rsidR="005D410A">
        <w:rPr>
          <w:lang w:val="en-US" w:eastAsia="el-GR"/>
        </w:rPr>
        <w:t>and</w:t>
      </w:r>
      <w:r w:rsidR="005D410A" w:rsidRPr="005D410A">
        <w:rPr>
          <w:lang w:eastAsia="el-GR"/>
        </w:rPr>
        <w:t xml:space="preserve"> </w:t>
      </w:r>
      <w:r w:rsidR="005D410A">
        <w:rPr>
          <w:lang w:val="en-US" w:eastAsia="el-GR"/>
        </w:rPr>
        <w:t>link</w:t>
      </w:r>
      <w:r w:rsidR="005D410A" w:rsidRPr="005D410A">
        <w:rPr>
          <w:lang w:eastAsia="el-GR"/>
        </w:rPr>
        <w:t xml:space="preserve"> </w:t>
      </w:r>
      <w:r w:rsidR="005D410A">
        <w:rPr>
          <w:lang w:eastAsia="el-GR"/>
        </w:rPr>
        <w:t>τότε το αποτέλεσμα γράφεται στον καταχωρητή 31.</w:t>
      </w:r>
      <w:r w:rsidR="00683257">
        <w:rPr>
          <w:lang w:eastAsia="el-GR"/>
        </w:rPr>
        <w:t xml:space="preserve"> Σε κάθε άλλη περίπτωση η έξοδος θα γραφεί στον καταχωρητή 0, οποίος πάντα είναι 0. </w:t>
      </w:r>
      <w:r w:rsidR="00E56374">
        <w:rPr>
          <w:lang w:eastAsia="el-GR"/>
        </w:rPr>
        <w:t xml:space="preserve">Ο συγκεκριμένος πολυπλέκτης πρέπει να βγάζει μία έξοδο χωρίς να λαμβάνει υπόψιν αν η εντολή όντως παράγει αποτέλεσμα. Στην περίπτωση που εντολή δεν παράγει αποτέλεσμα τότε η έξοδος είναι ο καταχωρητής μηδέν. Σε αυτό τον καταχωρητή ότι και αν γράψουμε θα αγνοηθεί γιατί πάντα </w:t>
      </w:r>
      <w:r w:rsidR="000673AF">
        <w:rPr>
          <w:lang w:eastAsia="el-GR"/>
        </w:rPr>
        <w:t>έχει την τιμή</w:t>
      </w:r>
      <w:r w:rsidR="00E56374">
        <w:rPr>
          <w:lang w:eastAsia="el-GR"/>
        </w:rPr>
        <w:t xml:space="preserve"> 0.</w:t>
      </w:r>
    </w:p>
    <w:p w14:paraId="3DB3FE7E" w14:textId="77777777" w:rsidR="009F5460" w:rsidRPr="009F5460" w:rsidRDefault="009F5460" w:rsidP="009F5460">
      <w:pPr>
        <w:autoSpaceDE w:val="0"/>
        <w:autoSpaceDN w:val="0"/>
        <w:adjustRightInd w:val="0"/>
        <w:spacing w:after="0" w:line="240" w:lineRule="auto"/>
        <w:jc w:val="left"/>
        <w:rPr>
          <w:rFonts w:ascii="Consolas" w:hAnsi="Consolas" w:cs="Consolas"/>
          <w:sz w:val="20"/>
          <w:lang w:val="en-US" w:eastAsia="el-GR"/>
        </w:rPr>
      </w:pPr>
      <w:r w:rsidRPr="009F5460">
        <w:rPr>
          <w:rFonts w:ascii="Consolas" w:hAnsi="Consolas" w:cs="Consolas"/>
          <w:b/>
          <w:bCs/>
          <w:color w:val="7F0055"/>
          <w:sz w:val="20"/>
          <w:lang w:val="en-US" w:eastAsia="el-GR"/>
        </w:rPr>
        <w:t>module</w:t>
      </w:r>
      <w:r w:rsidRPr="009F5460">
        <w:rPr>
          <w:rFonts w:ascii="Consolas" w:hAnsi="Consolas" w:cs="Consolas"/>
          <w:color w:val="000000"/>
          <w:sz w:val="20"/>
          <w:lang w:val="en-US" w:eastAsia="el-GR"/>
        </w:rPr>
        <w:t xml:space="preserve"> mux2x1_5bit(</w:t>
      </w:r>
      <w:r w:rsidRPr="009F5460">
        <w:rPr>
          <w:rFonts w:ascii="Consolas" w:hAnsi="Consolas" w:cs="Consolas"/>
          <w:b/>
          <w:bCs/>
          <w:color w:val="7F0055"/>
          <w:sz w:val="20"/>
          <w:lang w:val="en-US" w:eastAsia="el-GR"/>
        </w:rPr>
        <w:t>input</w:t>
      </w:r>
      <w:r w:rsidRPr="009F5460">
        <w:rPr>
          <w:rFonts w:ascii="Consolas" w:hAnsi="Consolas" w:cs="Consolas"/>
          <w:color w:val="000000"/>
          <w:sz w:val="20"/>
          <w:lang w:val="en-US" w:eastAsia="el-GR"/>
        </w:rPr>
        <w:t xml:space="preserve"> [4:0]in1,</w:t>
      </w:r>
      <w:r w:rsidRPr="009F5460">
        <w:rPr>
          <w:rFonts w:ascii="Consolas" w:hAnsi="Consolas" w:cs="Consolas"/>
          <w:b/>
          <w:bCs/>
          <w:color w:val="7F0055"/>
          <w:sz w:val="20"/>
          <w:lang w:val="en-US" w:eastAsia="el-GR"/>
        </w:rPr>
        <w:t>input</w:t>
      </w:r>
      <w:r w:rsidRPr="009F5460">
        <w:rPr>
          <w:rFonts w:ascii="Consolas" w:hAnsi="Consolas" w:cs="Consolas"/>
          <w:color w:val="000000"/>
          <w:sz w:val="20"/>
          <w:lang w:val="en-US" w:eastAsia="el-GR"/>
        </w:rPr>
        <w:t xml:space="preserve"> [4:0]in2, </w:t>
      </w:r>
      <w:r w:rsidRPr="009F5460">
        <w:rPr>
          <w:rFonts w:ascii="Consolas" w:hAnsi="Consolas" w:cs="Consolas"/>
          <w:b/>
          <w:bCs/>
          <w:color w:val="7F0055"/>
          <w:sz w:val="20"/>
          <w:lang w:val="en-US" w:eastAsia="el-GR"/>
        </w:rPr>
        <w:t>output</w:t>
      </w:r>
      <w:r w:rsidRPr="009F5460">
        <w:rPr>
          <w:rFonts w:ascii="Consolas" w:hAnsi="Consolas" w:cs="Consolas"/>
          <w:color w:val="000000"/>
          <w:sz w:val="20"/>
          <w:lang w:val="en-US" w:eastAsia="el-GR"/>
        </w:rPr>
        <w:t xml:space="preserve"> [4:0] out, </w:t>
      </w:r>
      <w:r w:rsidRPr="009F5460">
        <w:rPr>
          <w:rFonts w:ascii="Consolas" w:hAnsi="Consolas" w:cs="Consolas"/>
          <w:b/>
          <w:bCs/>
          <w:color w:val="7F0055"/>
          <w:sz w:val="20"/>
          <w:lang w:val="en-US" w:eastAsia="el-GR"/>
        </w:rPr>
        <w:t>input</w:t>
      </w:r>
      <w:r w:rsidRPr="009F5460">
        <w:rPr>
          <w:rFonts w:ascii="Consolas" w:hAnsi="Consolas" w:cs="Consolas"/>
          <w:color w:val="000000"/>
          <w:sz w:val="20"/>
          <w:lang w:val="en-US" w:eastAsia="el-GR"/>
        </w:rPr>
        <w:t xml:space="preserve"> [5:0]choice);</w:t>
      </w:r>
    </w:p>
    <w:p w14:paraId="3D37037C" w14:textId="77777777" w:rsidR="009F5460" w:rsidRPr="009F5460" w:rsidRDefault="009F5460" w:rsidP="009F5460">
      <w:pPr>
        <w:autoSpaceDE w:val="0"/>
        <w:autoSpaceDN w:val="0"/>
        <w:adjustRightInd w:val="0"/>
        <w:spacing w:after="0" w:line="240" w:lineRule="auto"/>
        <w:jc w:val="left"/>
        <w:rPr>
          <w:rFonts w:ascii="Consolas" w:hAnsi="Consolas" w:cs="Consolas"/>
          <w:sz w:val="20"/>
          <w:lang w:val="en-US" w:eastAsia="el-GR"/>
        </w:rPr>
      </w:pPr>
      <w:r w:rsidRPr="009F5460">
        <w:rPr>
          <w:rFonts w:ascii="Consolas" w:hAnsi="Consolas" w:cs="Consolas"/>
          <w:b/>
          <w:bCs/>
          <w:color w:val="7F0055"/>
          <w:sz w:val="20"/>
          <w:lang w:val="en-US" w:eastAsia="el-GR"/>
        </w:rPr>
        <w:t>wire</w:t>
      </w:r>
      <w:r w:rsidRPr="009F5460">
        <w:rPr>
          <w:rFonts w:ascii="Consolas" w:hAnsi="Consolas" w:cs="Consolas"/>
          <w:color w:val="000000"/>
          <w:sz w:val="20"/>
          <w:lang w:val="en-US" w:eastAsia="el-GR"/>
        </w:rPr>
        <w:t xml:space="preserve"> case1, case2, case3, case4;</w:t>
      </w:r>
    </w:p>
    <w:p w14:paraId="028D927A" w14:textId="77777777" w:rsidR="009F5460" w:rsidRPr="009F5460" w:rsidRDefault="009F5460" w:rsidP="009F5460">
      <w:pPr>
        <w:autoSpaceDE w:val="0"/>
        <w:autoSpaceDN w:val="0"/>
        <w:adjustRightInd w:val="0"/>
        <w:spacing w:after="0" w:line="240" w:lineRule="auto"/>
        <w:jc w:val="left"/>
        <w:rPr>
          <w:rFonts w:ascii="Consolas" w:hAnsi="Consolas" w:cs="Consolas"/>
          <w:sz w:val="20"/>
          <w:lang w:val="en-US" w:eastAsia="el-GR"/>
        </w:rPr>
      </w:pPr>
    </w:p>
    <w:p w14:paraId="0C39116A" w14:textId="77777777" w:rsidR="009F5460" w:rsidRPr="009F5460" w:rsidRDefault="009F5460" w:rsidP="009F5460">
      <w:pPr>
        <w:autoSpaceDE w:val="0"/>
        <w:autoSpaceDN w:val="0"/>
        <w:adjustRightInd w:val="0"/>
        <w:spacing w:after="0" w:line="240" w:lineRule="auto"/>
        <w:jc w:val="left"/>
        <w:rPr>
          <w:rFonts w:ascii="Consolas" w:hAnsi="Consolas" w:cs="Consolas"/>
          <w:sz w:val="20"/>
          <w:lang w:val="en-US" w:eastAsia="el-GR"/>
        </w:rPr>
      </w:pPr>
      <w:r w:rsidRPr="009F5460">
        <w:rPr>
          <w:rFonts w:ascii="Consolas" w:hAnsi="Consolas" w:cs="Consolas"/>
          <w:color w:val="008080"/>
          <w:sz w:val="20"/>
          <w:lang w:val="en-US" w:eastAsia="el-GR"/>
        </w:rPr>
        <w:t>//aluop kai rd</w:t>
      </w:r>
    </w:p>
    <w:p w14:paraId="045DC0BE" w14:textId="77777777" w:rsidR="009F5460" w:rsidRPr="009F5460" w:rsidRDefault="009F5460" w:rsidP="009F5460">
      <w:pPr>
        <w:autoSpaceDE w:val="0"/>
        <w:autoSpaceDN w:val="0"/>
        <w:adjustRightInd w:val="0"/>
        <w:spacing w:after="0" w:line="240" w:lineRule="auto"/>
        <w:jc w:val="left"/>
        <w:rPr>
          <w:rFonts w:ascii="Consolas" w:hAnsi="Consolas" w:cs="Consolas"/>
          <w:sz w:val="20"/>
          <w:lang w:val="en-US" w:eastAsia="el-GR"/>
        </w:rPr>
      </w:pPr>
      <w:r w:rsidRPr="009F5460">
        <w:rPr>
          <w:rFonts w:ascii="Consolas" w:hAnsi="Consolas" w:cs="Consolas"/>
          <w:b/>
          <w:bCs/>
          <w:color w:val="7F0055"/>
          <w:sz w:val="20"/>
          <w:lang w:val="en-US" w:eastAsia="el-GR"/>
        </w:rPr>
        <w:t>assign</w:t>
      </w:r>
      <w:r w:rsidRPr="009F5460">
        <w:rPr>
          <w:rFonts w:ascii="Consolas" w:hAnsi="Consolas" w:cs="Consolas"/>
          <w:color w:val="000000"/>
          <w:sz w:val="20"/>
          <w:lang w:val="en-US" w:eastAsia="el-GR"/>
        </w:rPr>
        <w:t xml:space="preserve"> case1 = choice==mips.ALUop &amp;&amp; in1!=0;</w:t>
      </w:r>
    </w:p>
    <w:p w14:paraId="1BB7EA18" w14:textId="77777777" w:rsidR="009F5460" w:rsidRPr="009F5460" w:rsidRDefault="009F5460" w:rsidP="009F5460">
      <w:pPr>
        <w:autoSpaceDE w:val="0"/>
        <w:autoSpaceDN w:val="0"/>
        <w:adjustRightInd w:val="0"/>
        <w:spacing w:after="0" w:line="240" w:lineRule="auto"/>
        <w:jc w:val="left"/>
        <w:rPr>
          <w:rFonts w:ascii="Consolas" w:hAnsi="Consolas" w:cs="Consolas"/>
          <w:sz w:val="20"/>
          <w:lang w:val="en-US" w:eastAsia="el-GR"/>
        </w:rPr>
      </w:pPr>
      <w:r w:rsidRPr="009F5460">
        <w:rPr>
          <w:rFonts w:ascii="Consolas" w:hAnsi="Consolas" w:cs="Consolas"/>
          <w:color w:val="008080"/>
          <w:sz w:val="20"/>
          <w:lang w:val="en-US" w:eastAsia="el-GR"/>
        </w:rPr>
        <w:t>//add_imm kai rd</w:t>
      </w:r>
    </w:p>
    <w:p w14:paraId="7FC1B3A4" w14:textId="41A93D78" w:rsidR="009F5460" w:rsidRPr="009F5460" w:rsidRDefault="009F5460" w:rsidP="009F5460">
      <w:pPr>
        <w:autoSpaceDE w:val="0"/>
        <w:autoSpaceDN w:val="0"/>
        <w:adjustRightInd w:val="0"/>
        <w:spacing w:after="0" w:line="240" w:lineRule="auto"/>
        <w:jc w:val="left"/>
        <w:rPr>
          <w:rFonts w:ascii="Consolas" w:hAnsi="Consolas" w:cs="Consolas"/>
          <w:sz w:val="20"/>
          <w:lang w:val="en-US" w:eastAsia="el-GR"/>
        </w:rPr>
      </w:pPr>
      <w:r w:rsidRPr="009F5460">
        <w:rPr>
          <w:rFonts w:ascii="Consolas" w:hAnsi="Consolas" w:cs="Consolas"/>
          <w:b/>
          <w:bCs/>
          <w:color w:val="7F0055"/>
          <w:sz w:val="20"/>
          <w:lang w:val="en-US" w:eastAsia="el-GR"/>
        </w:rPr>
        <w:t>assign</w:t>
      </w:r>
      <w:r w:rsidRPr="009F5460">
        <w:rPr>
          <w:rFonts w:ascii="Consolas" w:hAnsi="Consolas" w:cs="Consolas"/>
          <w:color w:val="000000"/>
          <w:sz w:val="20"/>
          <w:lang w:val="en-US" w:eastAsia="el-GR"/>
        </w:rPr>
        <w:t xml:space="preserve"> case2 = choice==mips.ADD_IMM &amp;&amp; in2!=0;</w:t>
      </w:r>
    </w:p>
    <w:p w14:paraId="4515A592" w14:textId="77777777" w:rsidR="009F5460" w:rsidRPr="009F5460" w:rsidRDefault="009F5460" w:rsidP="009F5460">
      <w:pPr>
        <w:autoSpaceDE w:val="0"/>
        <w:autoSpaceDN w:val="0"/>
        <w:adjustRightInd w:val="0"/>
        <w:spacing w:after="0" w:line="240" w:lineRule="auto"/>
        <w:jc w:val="left"/>
        <w:rPr>
          <w:rFonts w:ascii="Consolas" w:hAnsi="Consolas" w:cs="Consolas"/>
          <w:sz w:val="20"/>
          <w:lang w:val="en-US" w:eastAsia="el-GR"/>
        </w:rPr>
      </w:pPr>
      <w:r w:rsidRPr="009F5460">
        <w:rPr>
          <w:rFonts w:ascii="Consolas" w:hAnsi="Consolas" w:cs="Consolas"/>
          <w:color w:val="008080"/>
          <w:sz w:val="20"/>
          <w:lang w:val="en-US" w:eastAsia="el-GR"/>
        </w:rPr>
        <w:t>//load kai rd</w:t>
      </w:r>
    </w:p>
    <w:p w14:paraId="6A7DA9C7" w14:textId="77777777" w:rsidR="009F5460" w:rsidRPr="009F5460" w:rsidRDefault="009F5460" w:rsidP="009F5460">
      <w:pPr>
        <w:autoSpaceDE w:val="0"/>
        <w:autoSpaceDN w:val="0"/>
        <w:adjustRightInd w:val="0"/>
        <w:spacing w:after="0" w:line="240" w:lineRule="auto"/>
        <w:jc w:val="left"/>
        <w:rPr>
          <w:rFonts w:ascii="Consolas" w:hAnsi="Consolas" w:cs="Consolas"/>
          <w:sz w:val="20"/>
          <w:lang w:val="en-US" w:eastAsia="el-GR"/>
        </w:rPr>
      </w:pPr>
      <w:r w:rsidRPr="009F5460">
        <w:rPr>
          <w:rFonts w:ascii="Consolas" w:hAnsi="Consolas" w:cs="Consolas"/>
          <w:b/>
          <w:bCs/>
          <w:color w:val="7F0055"/>
          <w:sz w:val="20"/>
          <w:lang w:val="en-US" w:eastAsia="el-GR"/>
        </w:rPr>
        <w:t>assign</w:t>
      </w:r>
      <w:r w:rsidRPr="009F5460">
        <w:rPr>
          <w:rFonts w:ascii="Consolas" w:hAnsi="Consolas" w:cs="Consolas"/>
          <w:color w:val="000000"/>
          <w:sz w:val="20"/>
          <w:lang w:val="en-US" w:eastAsia="el-GR"/>
        </w:rPr>
        <w:t xml:space="preserve"> case3 = choice==mips.LW &amp;&amp; in2!=0;</w:t>
      </w:r>
    </w:p>
    <w:p w14:paraId="71E72C07" w14:textId="77777777" w:rsidR="009F5460" w:rsidRPr="009F5460" w:rsidRDefault="009F5460" w:rsidP="009F5460">
      <w:pPr>
        <w:autoSpaceDE w:val="0"/>
        <w:autoSpaceDN w:val="0"/>
        <w:adjustRightInd w:val="0"/>
        <w:spacing w:after="0" w:line="240" w:lineRule="auto"/>
        <w:jc w:val="left"/>
        <w:rPr>
          <w:rFonts w:ascii="Consolas" w:hAnsi="Consolas" w:cs="Consolas"/>
          <w:sz w:val="20"/>
          <w:lang w:val="en-US" w:eastAsia="el-GR"/>
        </w:rPr>
      </w:pPr>
      <w:r w:rsidRPr="009F5460">
        <w:rPr>
          <w:rFonts w:ascii="Consolas" w:hAnsi="Consolas" w:cs="Consolas"/>
          <w:color w:val="008080"/>
          <w:sz w:val="20"/>
          <w:lang w:val="en-US" w:eastAsia="el-GR"/>
        </w:rPr>
        <w:lastRenderedPageBreak/>
        <w:t>//JALop</w:t>
      </w:r>
    </w:p>
    <w:p w14:paraId="73039964" w14:textId="6D2864A0" w:rsidR="009F5460" w:rsidRPr="009F5460" w:rsidRDefault="009F5460" w:rsidP="009F5460">
      <w:pPr>
        <w:autoSpaceDE w:val="0"/>
        <w:autoSpaceDN w:val="0"/>
        <w:adjustRightInd w:val="0"/>
        <w:spacing w:after="0" w:line="240" w:lineRule="auto"/>
        <w:jc w:val="left"/>
        <w:rPr>
          <w:rFonts w:ascii="Consolas" w:hAnsi="Consolas" w:cs="Consolas"/>
          <w:sz w:val="20"/>
          <w:lang w:val="en-US" w:eastAsia="el-GR"/>
        </w:rPr>
      </w:pPr>
      <w:r w:rsidRPr="009F5460">
        <w:rPr>
          <w:rFonts w:ascii="Consolas" w:hAnsi="Consolas" w:cs="Consolas"/>
          <w:b/>
          <w:bCs/>
          <w:color w:val="7F0055"/>
          <w:sz w:val="20"/>
          <w:lang w:val="en-US" w:eastAsia="el-GR"/>
        </w:rPr>
        <w:t>assign</w:t>
      </w:r>
      <w:r w:rsidRPr="009F5460">
        <w:rPr>
          <w:rFonts w:ascii="Consolas" w:hAnsi="Consolas" w:cs="Consolas"/>
          <w:color w:val="000000"/>
          <w:sz w:val="20"/>
          <w:lang w:val="en-US" w:eastAsia="el-GR"/>
        </w:rPr>
        <w:t xml:space="preserve"> case4 = choice==mips.JALop;</w:t>
      </w:r>
    </w:p>
    <w:p w14:paraId="6C2079ED" w14:textId="77777777" w:rsidR="009F5460" w:rsidRPr="009F5460" w:rsidRDefault="009F5460" w:rsidP="009F5460">
      <w:pPr>
        <w:autoSpaceDE w:val="0"/>
        <w:autoSpaceDN w:val="0"/>
        <w:adjustRightInd w:val="0"/>
        <w:spacing w:after="0" w:line="240" w:lineRule="auto"/>
        <w:jc w:val="left"/>
        <w:rPr>
          <w:rFonts w:ascii="Consolas" w:hAnsi="Consolas" w:cs="Consolas"/>
          <w:sz w:val="20"/>
          <w:lang w:val="en-US" w:eastAsia="el-GR"/>
        </w:rPr>
      </w:pPr>
      <w:r w:rsidRPr="009F5460">
        <w:rPr>
          <w:rFonts w:ascii="Consolas" w:hAnsi="Consolas" w:cs="Consolas"/>
          <w:color w:val="008080"/>
          <w:sz w:val="20"/>
          <w:lang w:val="en-US" w:eastAsia="el-GR"/>
        </w:rPr>
        <w:t>//final assign</w:t>
      </w:r>
    </w:p>
    <w:p w14:paraId="34F268D1" w14:textId="77777777" w:rsidR="009F5460" w:rsidRPr="009F5460" w:rsidRDefault="009F5460" w:rsidP="009F5460">
      <w:pPr>
        <w:autoSpaceDE w:val="0"/>
        <w:autoSpaceDN w:val="0"/>
        <w:adjustRightInd w:val="0"/>
        <w:spacing w:after="0" w:line="240" w:lineRule="auto"/>
        <w:jc w:val="left"/>
        <w:rPr>
          <w:rFonts w:ascii="Consolas" w:hAnsi="Consolas" w:cs="Consolas"/>
          <w:sz w:val="20"/>
          <w:lang w:val="en-US" w:eastAsia="el-GR"/>
        </w:rPr>
      </w:pPr>
      <w:r w:rsidRPr="009F5460">
        <w:rPr>
          <w:rFonts w:ascii="Consolas" w:hAnsi="Consolas" w:cs="Consolas"/>
          <w:b/>
          <w:bCs/>
          <w:color w:val="7F0055"/>
          <w:sz w:val="20"/>
          <w:lang w:val="en-US" w:eastAsia="el-GR"/>
        </w:rPr>
        <w:t>assign</w:t>
      </w:r>
      <w:r w:rsidRPr="009F5460">
        <w:rPr>
          <w:rFonts w:ascii="Consolas" w:hAnsi="Consolas" w:cs="Consolas"/>
          <w:color w:val="000000"/>
          <w:sz w:val="20"/>
          <w:lang w:val="en-US" w:eastAsia="el-GR"/>
        </w:rPr>
        <w:t xml:space="preserve"> out = case1 ? in1 : </w:t>
      </w:r>
    </w:p>
    <w:p w14:paraId="52ABED2C" w14:textId="77777777" w:rsidR="009F5460" w:rsidRPr="009F5460" w:rsidRDefault="009F5460" w:rsidP="009F5460">
      <w:pPr>
        <w:autoSpaceDE w:val="0"/>
        <w:autoSpaceDN w:val="0"/>
        <w:adjustRightInd w:val="0"/>
        <w:spacing w:after="0" w:line="240" w:lineRule="auto"/>
        <w:jc w:val="left"/>
        <w:rPr>
          <w:rFonts w:ascii="Consolas" w:hAnsi="Consolas" w:cs="Consolas"/>
          <w:sz w:val="20"/>
          <w:lang w:val="en-US" w:eastAsia="el-GR"/>
        </w:rPr>
      </w:pPr>
      <w:r w:rsidRPr="009F5460">
        <w:rPr>
          <w:rFonts w:ascii="Consolas" w:hAnsi="Consolas" w:cs="Consolas"/>
          <w:color w:val="000000"/>
          <w:sz w:val="20"/>
          <w:lang w:val="en-US" w:eastAsia="el-GR"/>
        </w:rPr>
        <w:t xml:space="preserve">             case2 ? in2: </w:t>
      </w:r>
    </w:p>
    <w:p w14:paraId="28B68342" w14:textId="77777777" w:rsidR="009F5460" w:rsidRPr="009F5460" w:rsidRDefault="009F5460" w:rsidP="009F5460">
      <w:pPr>
        <w:autoSpaceDE w:val="0"/>
        <w:autoSpaceDN w:val="0"/>
        <w:adjustRightInd w:val="0"/>
        <w:spacing w:after="0" w:line="240" w:lineRule="auto"/>
        <w:jc w:val="left"/>
        <w:rPr>
          <w:rFonts w:ascii="Consolas" w:hAnsi="Consolas" w:cs="Consolas"/>
          <w:sz w:val="20"/>
          <w:lang w:val="en-US" w:eastAsia="el-GR"/>
        </w:rPr>
      </w:pPr>
      <w:r w:rsidRPr="009F5460">
        <w:rPr>
          <w:rFonts w:ascii="Consolas" w:hAnsi="Consolas" w:cs="Consolas"/>
          <w:color w:val="000000"/>
          <w:sz w:val="20"/>
          <w:lang w:val="en-US" w:eastAsia="el-GR"/>
        </w:rPr>
        <w:t xml:space="preserve">             case3 ? in2: </w:t>
      </w:r>
    </w:p>
    <w:p w14:paraId="7CD63F62" w14:textId="77777777" w:rsidR="009F5460" w:rsidRDefault="009F5460" w:rsidP="009F5460">
      <w:pPr>
        <w:autoSpaceDE w:val="0"/>
        <w:autoSpaceDN w:val="0"/>
        <w:adjustRightInd w:val="0"/>
        <w:spacing w:after="0" w:line="240" w:lineRule="auto"/>
        <w:jc w:val="left"/>
        <w:rPr>
          <w:rFonts w:ascii="Consolas" w:hAnsi="Consolas" w:cs="Consolas"/>
          <w:sz w:val="20"/>
          <w:lang w:eastAsia="el-GR"/>
        </w:rPr>
      </w:pPr>
      <w:r w:rsidRPr="009F5460">
        <w:rPr>
          <w:rFonts w:ascii="Consolas" w:hAnsi="Consolas" w:cs="Consolas"/>
          <w:color w:val="000000"/>
          <w:sz w:val="20"/>
          <w:lang w:val="en-US" w:eastAsia="el-GR"/>
        </w:rPr>
        <w:t xml:space="preserve">             case4 ? </w:t>
      </w:r>
      <w:r>
        <w:rPr>
          <w:rFonts w:ascii="Consolas" w:hAnsi="Consolas" w:cs="Consolas"/>
          <w:color w:val="000000"/>
          <w:sz w:val="20"/>
          <w:lang w:eastAsia="el-GR"/>
        </w:rPr>
        <w:t xml:space="preserve">31 : 0; </w:t>
      </w:r>
    </w:p>
    <w:p w14:paraId="424A8C96" w14:textId="77777777" w:rsidR="009F5460" w:rsidRDefault="009F5460" w:rsidP="009F5460">
      <w:pPr>
        <w:autoSpaceDE w:val="0"/>
        <w:autoSpaceDN w:val="0"/>
        <w:adjustRightInd w:val="0"/>
        <w:spacing w:after="0" w:line="240" w:lineRule="auto"/>
        <w:jc w:val="left"/>
        <w:rPr>
          <w:rFonts w:ascii="Consolas" w:hAnsi="Consolas" w:cs="Consolas"/>
          <w:sz w:val="20"/>
          <w:lang w:eastAsia="el-GR"/>
        </w:rPr>
      </w:pPr>
    </w:p>
    <w:p w14:paraId="4100253E" w14:textId="77777777" w:rsidR="009F5460" w:rsidRDefault="009F5460" w:rsidP="009F5460">
      <w:pPr>
        <w:autoSpaceDE w:val="0"/>
        <w:autoSpaceDN w:val="0"/>
        <w:adjustRightInd w:val="0"/>
        <w:spacing w:after="0" w:line="240" w:lineRule="auto"/>
        <w:jc w:val="left"/>
        <w:rPr>
          <w:rFonts w:ascii="Consolas" w:hAnsi="Consolas" w:cs="Consolas"/>
          <w:sz w:val="20"/>
          <w:lang w:eastAsia="el-GR"/>
        </w:rPr>
      </w:pPr>
      <w:r>
        <w:rPr>
          <w:rFonts w:ascii="Consolas" w:hAnsi="Consolas" w:cs="Consolas"/>
          <w:b/>
          <w:bCs/>
          <w:color w:val="7F0055"/>
          <w:sz w:val="20"/>
          <w:lang w:eastAsia="el-GR"/>
        </w:rPr>
        <w:t>endmodule</w:t>
      </w:r>
    </w:p>
    <w:p w14:paraId="3DA191B1" w14:textId="77777777" w:rsidR="00AD660E" w:rsidRDefault="00AD660E" w:rsidP="00B4521C">
      <w:pPr>
        <w:rPr>
          <w:lang w:val="en-US"/>
        </w:rPr>
      </w:pPr>
    </w:p>
    <w:p w14:paraId="7A5F08CA" w14:textId="77777777" w:rsidR="00E52A1E" w:rsidRDefault="00E52A1E" w:rsidP="00E52A1E">
      <w:pPr>
        <w:pStyle w:val="Heading3"/>
        <w:rPr>
          <w:lang w:val="en-US"/>
        </w:rPr>
      </w:pPr>
      <w:bookmarkStart w:id="121" w:name="_Toc423617359"/>
      <w:r>
        <w:rPr>
          <w:lang w:val="en-US"/>
        </w:rPr>
        <w:t>module MemForwardUnit</w:t>
      </w:r>
      <w:bookmarkEnd w:id="121"/>
    </w:p>
    <w:p w14:paraId="2AE13741" w14:textId="77777777" w:rsidR="006C6195" w:rsidRDefault="006C6195" w:rsidP="006C6195">
      <w:r>
        <w:t xml:space="preserve">Το συγκεκριμένο </w:t>
      </w:r>
      <w:r>
        <w:rPr>
          <w:lang w:val="en-US"/>
        </w:rPr>
        <w:t>module</w:t>
      </w:r>
      <w:r w:rsidRPr="006C6195">
        <w:t xml:space="preserve"> </w:t>
      </w:r>
      <w:r>
        <w:t xml:space="preserve">ελέγχει αν χρειάζονται προώθηση τα δεδομένα κατά την διαδικασία </w:t>
      </w:r>
      <w:r w:rsidR="00320114">
        <w:t xml:space="preserve">της αποθήκευσης. Αν η εντολή που εκτελέστηκε είναι </w:t>
      </w:r>
      <w:r w:rsidR="00320114">
        <w:rPr>
          <w:lang w:val="en-US"/>
        </w:rPr>
        <w:t>store</w:t>
      </w:r>
      <w:r w:rsidR="00320114" w:rsidRPr="00320114">
        <w:t xml:space="preserve"> </w:t>
      </w:r>
      <w:r w:rsidR="00320114">
        <w:t>τότε πρέπει να γράψει τα δεδομένα στη μνήμη. Υπάρχει περίπτωση τα δεδομένα του καταχωρητή να μην έχουν προλάβει να γραφούν στο αρχείο των καταχωρητών. Για το λόγο αυτό δεν μπορεί να πάρει τα δεδομένα από τους καταχωρητές και χρειάζεται προώθηση.</w:t>
      </w:r>
      <w:r w:rsidR="00EA42F5">
        <w:t xml:space="preserve"> </w:t>
      </w:r>
    </w:p>
    <w:p w14:paraId="1D11747C" w14:textId="542C2AF9" w:rsidR="00EA42F5" w:rsidRDefault="00EA42F5" w:rsidP="006C6195">
      <w:r>
        <w:t xml:space="preserve">Σε δύο περιπτώσεις χρειάζεται να γίνει προώθηση. Η πρώτη είναι αν τα δεδομένα βρίσκονται ανάμεσα στο στάδιο της μνήμης και στο στάδιο του </w:t>
      </w:r>
      <w:r>
        <w:rPr>
          <w:lang w:val="en-US"/>
        </w:rPr>
        <w:t>writeback</w:t>
      </w:r>
      <w:r>
        <w:t xml:space="preserve">. Η δεύτερη περίπτωση είναι αν τα δεδομένα γράφονται εκείνη τη στιγμή στο αρχείο καταχωρητών. </w:t>
      </w:r>
      <w:r w:rsidR="00784622">
        <w:t>Στη δεύτερη περίπτωση</w:t>
      </w:r>
      <w:r>
        <w:t xml:space="preserve"> ούτε προώθηση μπορεί να γίνει από το </w:t>
      </w:r>
      <w:r>
        <w:rPr>
          <w:lang w:val="en-US"/>
        </w:rPr>
        <w:t>writeback</w:t>
      </w:r>
      <w:r w:rsidRPr="00EA42F5">
        <w:t xml:space="preserve"> </w:t>
      </w:r>
      <w:r>
        <w:t>γιατί έχει φύγει από αυτό το στάδιο ούτε να διαβάσει τα ανανεωμένα δεδομένα από το αρχείο καταχωρητών</w:t>
      </w:r>
      <w:r w:rsidR="00BD65B4">
        <w:t xml:space="preserve"> γιατί αυτή τη στιγμή γίνεται η εγγραφή σε αυτό</w:t>
      </w:r>
      <w:r>
        <w:t xml:space="preserve">. Για το λόγο αυτό διατηρείται για ένα στάδιο επιπλέον ο καταχωρητής και τα δεδομένα. </w:t>
      </w:r>
      <w:r w:rsidR="00CC0B00">
        <w:t xml:space="preserve">Στη συνέχεια φαίνεται ένα παράδειγμα μιας τέτοιας περίπτωσης. </w:t>
      </w:r>
    </w:p>
    <w:p w14:paraId="71523641" w14:textId="77777777" w:rsidR="007337B4" w:rsidRPr="00D2123A" w:rsidRDefault="007337B4" w:rsidP="007337B4">
      <w:pPr>
        <w:ind w:firstLine="720"/>
        <w:rPr>
          <w:rFonts w:ascii="Courier New" w:hAnsi="Courier New" w:cs="Courier New"/>
          <w:b/>
          <w:color w:val="000000"/>
        </w:rPr>
      </w:pPr>
      <w:r w:rsidRPr="00311484">
        <w:rPr>
          <w:rFonts w:ascii="Courier New" w:hAnsi="Courier New" w:cs="Courier New"/>
          <w:b/>
          <w:color w:val="000000"/>
          <w:lang w:val="en-US"/>
        </w:rPr>
        <w:t>and</w:t>
      </w:r>
      <w:r w:rsidRPr="00D2123A">
        <w:rPr>
          <w:rFonts w:ascii="Courier New" w:hAnsi="Courier New" w:cs="Courier New"/>
          <w:b/>
          <w:color w:val="000000"/>
        </w:rPr>
        <w:t xml:space="preserve"> $</w:t>
      </w:r>
      <w:r w:rsidRPr="00311484">
        <w:rPr>
          <w:rFonts w:ascii="Courier New" w:hAnsi="Courier New" w:cs="Courier New"/>
          <w:b/>
          <w:color w:val="000000"/>
          <w:lang w:val="en-US"/>
        </w:rPr>
        <w:t>t</w:t>
      </w:r>
      <w:r w:rsidRPr="00D2123A">
        <w:rPr>
          <w:rFonts w:ascii="Courier New" w:hAnsi="Courier New" w:cs="Courier New"/>
          <w:b/>
          <w:color w:val="000000"/>
        </w:rPr>
        <w:t>4, $</w:t>
      </w:r>
      <w:r w:rsidRPr="00311484">
        <w:rPr>
          <w:rFonts w:ascii="Courier New" w:hAnsi="Courier New" w:cs="Courier New"/>
          <w:b/>
          <w:color w:val="000000"/>
          <w:lang w:val="en-US"/>
        </w:rPr>
        <w:t>t</w:t>
      </w:r>
      <w:r w:rsidRPr="00D2123A">
        <w:rPr>
          <w:rFonts w:ascii="Courier New" w:hAnsi="Courier New" w:cs="Courier New"/>
          <w:b/>
          <w:color w:val="000000"/>
        </w:rPr>
        <w:t>2, $</w:t>
      </w:r>
      <w:r w:rsidRPr="00311484">
        <w:rPr>
          <w:rFonts w:ascii="Courier New" w:hAnsi="Courier New" w:cs="Courier New"/>
          <w:b/>
          <w:color w:val="000000"/>
          <w:lang w:val="en-US"/>
        </w:rPr>
        <w:t>t</w:t>
      </w:r>
      <w:r w:rsidRPr="00D2123A">
        <w:rPr>
          <w:rFonts w:ascii="Courier New" w:hAnsi="Courier New" w:cs="Courier New"/>
          <w:b/>
          <w:color w:val="000000"/>
        </w:rPr>
        <w:t>3</w:t>
      </w:r>
    </w:p>
    <w:p w14:paraId="79F8628E" w14:textId="77777777" w:rsidR="007337B4" w:rsidRPr="00D2123A" w:rsidRDefault="007337B4" w:rsidP="007337B4">
      <w:pPr>
        <w:rPr>
          <w:rFonts w:ascii="Courier New" w:hAnsi="Courier New" w:cs="Courier New"/>
          <w:color w:val="000000"/>
        </w:rPr>
      </w:pPr>
      <w:r w:rsidRPr="00D2123A">
        <w:rPr>
          <w:rFonts w:ascii="Courier New" w:hAnsi="Courier New" w:cs="Courier New"/>
          <w:color w:val="000000"/>
        </w:rPr>
        <w:tab/>
      </w:r>
      <w:r>
        <w:rPr>
          <w:rFonts w:ascii="Courier New" w:hAnsi="Courier New" w:cs="Courier New"/>
          <w:color w:val="000000"/>
          <w:lang w:val="en-US"/>
        </w:rPr>
        <w:t>or</w:t>
      </w:r>
      <w:r w:rsidRPr="00D2123A">
        <w:rPr>
          <w:rFonts w:ascii="Courier New" w:hAnsi="Courier New" w:cs="Courier New"/>
          <w:color w:val="000000"/>
        </w:rPr>
        <w:t xml:space="preserve"> $</w:t>
      </w:r>
      <w:r>
        <w:rPr>
          <w:rFonts w:ascii="Courier New" w:hAnsi="Courier New" w:cs="Courier New"/>
          <w:color w:val="000000"/>
          <w:lang w:val="en-US"/>
        </w:rPr>
        <w:t>t</w:t>
      </w:r>
      <w:r w:rsidRPr="00D2123A">
        <w:rPr>
          <w:rFonts w:ascii="Courier New" w:hAnsi="Courier New" w:cs="Courier New"/>
          <w:color w:val="000000"/>
        </w:rPr>
        <w:t>5, $</w:t>
      </w:r>
      <w:r>
        <w:rPr>
          <w:rFonts w:ascii="Courier New" w:hAnsi="Courier New" w:cs="Courier New"/>
          <w:color w:val="000000"/>
          <w:lang w:val="en-US"/>
        </w:rPr>
        <w:t>t</w:t>
      </w:r>
      <w:r w:rsidRPr="00D2123A">
        <w:rPr>
          <w:rFonts w:ascii="Courier New" w:hAnsi="Courier New" w:cs="Courier New"/>
          <w:color w:val="000000"/>
        </w:rPr>
        <w:t>2, $</w:t>
      </w:r>
      <w:r>
        <w:rPr>
          <w:rFonts w:ascii="Courier New" w:hAnsi="Courier New" w:cs="Courier New"/>
          <w:color w:val="000000"/>
          <w:lang w:val="en-US"/>
        </w:rPr>
        <w:t>t</w:t>
      </w:r>
      <w:r w:rsidRPr="00D2123A">
        <w:rPr>
          <w:rFonts w:ascii="Courier New" w:hAnsi="Courier New" w:cs="Courier New"/>
          <w:color w:val="000000"/>
        </w:rPr>
        <w:t>3</w:t>
      </w:r>
    </w:p>
    <w:p w14:paraId="48E9E708" w14:textId="77777777" w:rsidR="007337B4" w:rsidRPr="007337B4" w:rsidRDefault="007337B4" w:rsidP="007337B4">
      <w:pPr>
        <w:rPr>
          <w:rFonts w:ascii="Courier New" w:hAnsi="Courier New" w:cs="Courier New"/>
          <w:b/>
          <w:color w:val="000000"/>
        </w:rPr>
      </w:pPr>
      <w:r w:rsidRPr="00D2123A">
        <w:rPr>
          <w:rFonts w:ascii="Courier New" w:hAnsi="Courier New" w:cs="Courier New"/>
          <w:b/>
          <w:color w:val="000000"/>
        </w:rPr>
        <w:tab/>
      </w:r>
      <w:r w:rsidRPr="00311484">
        <w:rPr>
          <w:rFonts w:ascii="Courier New" w:hAnsi="Courier New" w:cs="Courier New"/>
          <w:b/>
          <w:color w:val="000000"/>
          <w:lang w:val="en-US"/>
        </w:rPr>
        <w:t>sw</w:t>
      </w:r>
      <w:r w:rsidRPr="007337B4">
        <w:rPr>
          <w:rFonts w:ascii="Courier New" w:hAnsi="Courier New" w:cs="Courier New"/>
          <w:b/>
          <w:color w:val="000000"/>
        </w:rPr>
        <w:t xml:space="preserve"> $</w:t>
      </w:r>
      <w:r w:rsidRPr="00311484">
        <w:rPr>
          <w:rFonts w:ascii="Courier New" w:hAnsi="Courier New" w:cs="Courier New"/>
          <w:b/>
          <w:color w:val="000000"/>
          <w:lang w:val="en-US"/>
        </w:rPr>
        <w:t>t</w:t>
      </w:r>
      <w:r w:rsidRPr="007337B4">
        <w:rPr>
          <w:rFonts w:ascii="Courier New" w:hAnsi="Courier New" w:cs="Courier New"/>
          <w:b/>
          <w:color w:val="000000"/>
        </w:rPr>
        <w:t>4, 4($</w:t>
      </w:r>
      <w:r w:rsidRPr="00311484">
        <w:rPr>
          <w:rFonts w:ascii="Courier New" w:hAnsi="Courier New" w:cs="Courier New"/>
          <w:b/>
          <w:color w:val="000000"/>
          <w:lang w:val="en-US"/>
        </w:rPr>
        <w:t>t</w:t>
      </w:r>
      <w:r w:rsidRPr="007337B4">
        <w:rPr>
          <w:rFonts w:ascii="Courier New" w:hAnsi="Courier New" w:cs="Courier New"/>
          <w:b/>
          <w:color w:val="000000"/>
        </w:rPr>
        <w:t>0)</w:t>
      </w:r>
    </w:p>
    <w:p w14:paraId="31CF1B2C" w14:textId="7561A001" w:rsidR="007337B4" w:rsidRPr="00CB097A" w:rsidRDefault="007337B4" w:rsidP="006C6195">
      <w:r>
        <w:t xml:space="preserve">Όταν η εντολή </w:t>
      </w:r>
      <w:r>
        <w:rPr>
          <w:lang w:val="en-US"/>
        </w:rPr>
        <w:t>sw</w:t>
      </w:r>
      <w:r w:rsidRPr="007337B4">
        <w:t xml:space="preserve"> </w:t>
      </w:r>
      <w:r>
        <w:t xml:space="preserve">είναι στο στάδιο της μνήμης τότε η εντολή </w:t>
      </w:r>
      <w:r>
        <w:rPr>
          <w:lang w:val="en-US"/>
        </w:rPr>
        <w:t>or</w:t>
      </w:r>
      <w:r w:rsidRPr="007337B4">
        <w:t xml:space="preserve"> </w:t>
      </w:r>
      <w:r>
        <w:t xml:space="preserve">είναι στο στάδιο </w:t>
      </w:r>
      <w:r>
        <w:rPr>
          <w:lang w:val="en-US"/>
        </w:rPr>
        <w:t>write</w:t>
      </w:r>
      <w:r w:rsidRPr="007337B4">
        <w:t xml:space="preserve"> </w:t>
      </w:r>
      <w:r>
        <w:rPr>
          <w:lang w:val="en-US"/>
        </w:rPr>
        <w:t>back</w:t>
      </w:r>
      <w:r w:rsidRPr="007337B4">
        <w:t xml:space="preserve"> </w:t>
      </w:r>
      <w:r>
        <w:t xml:space="preserve">και εκείνη τη στιγμή γράφεται στο αρχείο καταχωρητών το αποτέλεσμα της </w:t>
      </w:r>
      <w:r>
        <w:rPr>
          <w:lang w:val="en-US"/>
        </w:rPr>
        <w:t>and</w:t>
      </w:r>
      <w:r w:rsidRPr="00CB097A">
        <w:t>.</w:t>
      </w:r>
    </w:p>
    <w:p w14:paraId="41AE718B" w14:textId="77777777" w:rsidR="00EA42F5" w:rsidRPr="00EA42F5" w:rsidRDefault="00EA42F5" w:rsidP="006C6195">
      <w:r>
        <w:t xml:space="preserve">Το συγκεκριμένο </w:t>
      </w:r>
      <w:r>
        <w:rPr>
          <w:lang w:val="en-US"/>
        </w:rPr>
        <w:t>module</w:t>
      </w:r>
      <w:r w:rsidRPr="00EA42F5">
        <w:t xml:space="preserve"> </w:t>
      </w:r>
      <w:r>
        <w:t>δέχεται ως είσοδο την εντολή που εκτελέστηκε (</w:t>
      </w:r>
      <w:r>
        <w:rPr>
          <w:lang w:val="en-US"/>
        </w:rPr>
        <w:t>op</w:t>
      </w:r>
      <w:r w:rsidRPr="00EA42F5">
        <w:t xml:space="preserve">), </w:t>
      </w:r>
      <w:r>
        <w:t>τον καταχωρητή που περιέχει τα δεδομένα, και τους καταχωρητές που έχουν τα δεδομένα από τις άλλες δύο περιπτώσεις που περιγράφηκαν παραπάνω.</w:t>
      </w:r>
    </w:p>
    <w:p w14:paraId="5C46B9AF" w14:textId="77777777" w:rsidR="00E52A1E" w:rsidRPr="00E52A1E" w:rsidRDefault="00E52A1E" w:rsidP="00E52A1E">
      <w:pPr>
        <w:autoSpaceDE w:val="0"/>
        <w:autoSpaceDN w:val="0"/>
        <w:adjustRightInd w:val="0"/>
        <w:spacing w:after="0" w:line="240" w:lineRule="auto"/>
        <w:jc w:val="left"/>
        <w:rPr>
          <w:rFonts w:ascii="Consolas" w:hAnsi="Consolas" w:cs="Consolas"/>
          <w:sz w:val="20"/>
          <w:lang w:val="en-US" w:eastAsia="el-GR"/>
        </w:rPr>
      </w:pPr>
      <w:r w:rsidRPr="00E52A1E">
        <w:rPr>
          <w:rFonts w:ascii="Consolas" w:hAnsi="Consolas" w:cs="Consolas"/>
          <w:b/>
          <w:bCs/>
          <w:color w:val="7F0055"/>
          <w:sz w:val="20"/>
          <w:lang w:val="en-US" w:eastAsia="el-GR"/>
        </w:rPr>
        <w:t>module</w:t>
      </w:r>
      <w:r w:rsidRPr="00E52A1E">
        <w:rPr>
          <w:rFonts w:ascii="Consolas" w:hAnsi="Consolas" w:cs="Consolas"/>
          <w:color w:val="000000"/>
          <w:sz w:val="20"/>
          <w:lang w:val="en-US" w:eastAsia="el-GR"/>
        </w:rPr>
        <w:t xml:space="preserve">  MemForwardUnit(</w:t>
      </w:r>
      <w:r w:rsidRPr="00E52A1E">
        <w:rPr>
          <w:rFonts w:ascii="Consolas" w:hAnsi="Consolas" w:cs="Consolas"/>
          <w:b/>
          <w:bCs/>
          <w:color w:val="7F0055"/>
          <w:sz w:val="20"/>
          <w:lang w:val="en-US" w:eastAsia="el-GR"/>
        </w:rPr>
        <w:t>input</w:t>
      </w:r>
      <w:r w:rsidRPr="00E52A1E">
        <w:rPr>
          <w:rFonts w:ascii="Consolas" w:hAnsi="Consolas" w:cs="Consolas"/>
          <w:color w:val="000000"/>
          <w:sz w:val="20"/>
          <w:lang w:val="en-US" w:eastAsia="el-GR"/>
        </w:rPr>
        <w:t xml:space="preserve"> [5:0]op, </w:t>
      </w:r>
      <w:r w:rsidRPr="00E52A1E">
        <w:rPr>
          <w:rFonts w:ascii="Consolas" w:hAnsi="Consolas" w:cs="Consolas"/>
          <w:b/>
          <w:bCs/>
          <w:color w:val="7F0055"/>
          <w:sz w:val="20"/>
          <w:lang w:val="en-US" w:eastAsia="el-GR"/>
        </w:rPr>
        <w:t>input</w:t>
      </w:r>
      <w:r w:rsidRPr="00E52A1E">
        <w:rPr>
          <w:rFonts w:ascii="Consolas" w:hAnsi="Consolas" w:cs="Consolas"/>
          <w:color w:val="000000"/>
          <w:sz w:val="20"/>
          <w:lang w:val="en-US" w:eastAsia="el-GR"/>
        </w:rPr>
        <w:t xml:space="preserve"> [4:0]exmemrd, </w:t>
      </w:r>
      <w:r w:rsidRPr="00E52A1E">
        <w:rPr>
          <w:rFonts w:ascii="Consolas" w:hAnsi="Consolas" w:cs="Consolas"/>
          <w:b/>
          <w:bCs/>
          <w:color w:val="7F0055"/>
          <w:sz w:val="20"/>
          <w:lang w:val="en-US" w:eastAsia="el-GR"/>
        </w:rPr>
        <w:t>input</w:t>
      </w:r>
      <w:r w:rsidRPr="00E52A1E">
        <w:rPr>
          <w:rFonts w:ascii="Consolas" w:hAnsi="Consolas" w:cs="Consolas"/>
          <w:color w:val="000000"/>
          <w:sz w:val="20"/>
          <w:lang w:val="en-US" w:eastAsia="el-GR"/>
        </w:rPr>
        <w:t xml:space="preserve"> [4:0]memwbrd, </w:t>
      </w:r>
      <w:r w:rsidRPr="00E52A1E">
        <w:rPr>
          <w:rFonts w:ascii="Consolas" w:hAnsi="Consolas" w:cs="Consolas"/>
          <w:b/>
          <w:bCs/>
          <w:color w:val="7F0055"/>
          <w:sz w:val="20"/>
          <w:lang w:val="en-US" w:eastAsia="el-GR"/>
        </w:rPr>
        <w:t>input</w:t>
      </w:r>
      <w:r w:rsidRPr="00E52A1E">
        <w:rPr>
          <w:rFonts w:ascii="Consolas" w:hAnsi="Consolas" w:cs="Consolas"/>
          <w:color w:val="000000"/>
          <w:sz w:val="20"/>
          <w:lang w:val="en-US" w:eastAsia="el-GR"/>
        </w:rPr>
        <w:t xml:space="preserve">[4:0] after, </w:t>
      </w:r>
      <w:r w:rsidRPr="00E52A1E">
        <w:rPr>
          <w:rFonts w:ascii="Consolas" w:hAnsi="Consolas" w:cs="Consolas"/>
          <w:b/>
          <w:bCs/>
          <w:color w:val="7F0055"/>
          <w:sz w:val="20"/>
          <w:lang w:val="en-US" w:eastAsia="el-GR"/>
        </w:rPr>
        <w:t>output</w:t>
      </w:r>
      <w:r w:rsidRPr="00E52A1E">
        <w:rPr>
          <w:rFonts w:ascii="Consolas" w:hAnsi="Consolas" w:cs="Consolas"/>
          <w:color w:val="000000"/>
          <w:sz w:val="20"/>
          <w:lang w:val="en-US" w:eastAsia="el-GR"/>
        </w:rPr>
        <w:t xml:space="preserve"> [1:0]memout);</w:t>
      </w:r>
    </w:p>
    <w:p w14:paraId="204E66C3" w14:textId="77777777" w:rsidR="00E52A1E" w:rsidRPr="00E52A1E" w:rsidRDefault="00E52A1E" w:rsidP="00E52A1E">
      <w:pPr>
        <w:autoSpaceDE w:val="0"/>
        <w:autoSpaceDN w:val="0"/>
        <w:adjustRightInd w:val="0"/>
        <w:spacing w:after="0" w:line="240" w:lineRule="auto"/>
        <w:jc w:val="left"/>
        <w:rPr>
          <w:rFonts w:ascii="Consolas" w:hAnsi="Consolas" w:cs="Consolas"/>
          <w:sz w:val="20"/>
          <w:lang w:val="en-US" w:eastAsia="el-GR"/>
        </w:rPr>
      </w:pPr>
    </w:p>
    <w:p w14:paraId="7AC907CD" w14:textId="77777777" w:rsidR="00EA42F5" w:rsidRPr="00EA42F5" w:rsidRDefault="00E52A1E" w:rsidP="00EA42F5">
      <w:pPr>
        <w:autoSpaceDE w:val="0"/>
        <w:autoSpaceDN w:val="0"/>
        <w:adjustRightInd w:val="0"/>
        <w:spacing w:after="0" w:line="240" w:lineRule="auto"/>
        <w:jc w:val="left"/>
        <w:rPr>
          <w:rFonts w:ascii="Consolas" w:hAnsi="Consolas" w:cs="Consolas"/>
          <w:sz w:val="20"/>
          <w:lang w:val="en-US" w:eastAsia="el-GR"/>
        </w:rPr>
      </w:pPr>
      <w:r w:rsidRPr="00E52A1E">
        <w:rPr>
          <w:rFonts w:ascii="Consolas" w:hAnsi="Consolas" w:cs="Consolas"/>
          <w:b/>
          <w:bCs/>
          <w:color w:val="7F0055"/>
          <w:sz w:val="20"/>
          <w:lang w:val="en-US" w:eastAsia="el-GR"/>
        </w:rPr>
        <w:t>wire</w:t>
      </w:r>
      <w:r w:rsidRPr="00E52A1E">
        <w:rPr>
          <w:rFonts w:ascii="Consolas" w:hAnsi="Consolas" w:cs="Consolas"/>
          <w:color w:val="000000"/>
          <w:sz w:val="20"/>
          <w:lang w:val="en-US" w:eastAsia="el-GR"/>
        </w:rPr>
        <w:t xml:space="preserve"> hazardWB = (op==mips.SW &amp;&amp; exmemrd==memwbrd);</w:t>
      </w:r>
      <w:r w:rsidR="00EA42F5" w:rsidRPr="00EA42F5">
        <w:rPr>
          <w:rFonts w:ascii="Consolas" w:hAnsi="Consolas" w:cs="Consolas"/>
          <w:sz w:val="20"/>
          <w:lang w:val="en-US" w:eastAsia="el-GR"/>
        </w:rPr>
        <w:t xml:space="preserve"> </w:t>
      </w:r>
    </w:p>
    <w:p w14:paraId="0D3D2FD3" w14:textId="77777777" w:rsidR="00E52A1E" w:rsidRDefault="00EA42F5" w:rsidP="00EA42F5">
      <w:pPr>
        <w:autoSpaceDE w:val="0"/>
        <w:autoSpaceDN w:val="0"/>
        <w:adjustRightInd w:val="0"/>
        <w:spacing w:after="0" w:line="240" w:lineRule="auto"/>
        <w:jc w:val="left"/>
        <w:rPr>
          <w:rFonts w:ascii="Consolas" w:hAnsi="Consolas" w:cs="Consolas"/>
          <w:color w:val="000000"/>
          <w:sz w:val="20"/>
          <w:lang w:val="en-US" w:eastAsia="el-GR"/>
        </w:rPr>
      </w:pPr>
      <w:r w:rsidRPr="00EA42F5">
        <w:rPr>
          <w:rFonts w:ascii="Consolas" w:hAnsi="Consolas" w:cs="Consolas"/>
          <w:b/>
          <w:bCs/>
          <w:color w:val="7F0055"/>
          <w:sz w:val="20"/>
          <w:lang w:val="en-US" w:eastAsia="el-GR"/>
        </w:rPr>
        <w:t>wire</w:t>
      </w:r>
      <w:r w:rsidRPr="00EA42F5">
        <w:rPr>
          <w:rFonts w:ascii="Consolas" w:hAnsi="Consolas" w:cs="Consolas"/>
          <w:color w:val="000000"/>
          <w:sz w:val="20"/>
          <w:lang w:val="en-US" w:eastAsia="el-GR"/>
        </w:rPr>
        <w:t xml:space="preserve"> hazardafter = (op==mips.SW &amp;&amp; exmemrd==after);</w:t>
      </w:r>
    </w:p>
    <w:p w14:paraId="7F6057F0" w14:textId="77777777" w:rsidR="00EA42F5" w:rsidRPr="00EA42F5" w:rsidRDefault="00EA42F5" w:rsidP="00EA42F5">
      <w:pPr>
        <w:autoSpaceDE w:val="0"/>
        <w:autoSpaceDN w:val="0"/>
        <w:adjustRightInd w:val="0"/>
        <w:spacing w:after="0" w:line="240" w:lineRule="auto"/>
        <w:jc w:val="left"/>
        <w:rPr>
          <w:rFonts w:ascii="Consolas" w:hAnsi="Consolas" w:cs="Consolas"/>
          <w:sz w:val="20"/>
          <w:lang w:val="en-US" w:eastAsia="el-GR"/>
        </w:rPr>
      </w:pPr>
    </w:p>
    <w:p w14:paraId="2E1A8B6C" w14:textId="77777777" w:rsidR="00E52A1E" w:rsidRPr="00E52A1E" w:rsidRDefault="00E52A1E" w:rsidP="00E52A1E">
      <w:pPr>
        <w:autoSpaceDE w:val="0"/>
        <w:autoSpaceDN w:val="0"/>
        <w:adjustRightInd w:val="0"/>
        <w:spacing w:after="0" w:line="240" w:lineRule="auto"/>
        <w:jc w:val="left"/>
        <w:rPr>
          <w:rFonts w:ascii="Consolas" w:hAnsi="Consolas" w:cs="Consolas"/>
          <w:sz w:val="20"/>
          <w:lang w:val="en-US" w:eastAsia="el-GR"/>
        </w:rPr>
      </w:pPr>
      <w:r w:rsidRPr="00E52A1E">
        <w:rPr>
          <w:rFonts w:ascii="Consolas" w:hAnsi="Consolas" w:cs="Consolas"/>
          <w:b/>
          <w:bCs/>
          <w:color w:val="7F0055"/>
          <w:sz w:val="20"/>
          <w:lang w:val="en-US" w:eastAsia="el-GR"/>
        </w:rPr>
        <w:t>assign</w:t>
      </w:r>
      <w:r w:rsidRPr="00E52A1E">
        <w:rPr>
          <w:rFonts w:ascii="Consolas" w:hAnsi="Consolas" w:cs="Consolas"/>
          <w:color w:val="000000"/>
          <w:sz w:val="20"/>
          <w:lang w:val="en-US" w:eastAsia="el-GR"/>
        </w:rPr>
        <w:t xml:space="preserve"> memout = (hazardWB)? 1 : </w:t>
      </w:r>
    </w:p>
    <w:p w14:paraId="4B63842D" w14:textId="77777777" w:rsidR="00E52A1E" w:rsidRPr="00E52A1E" w:rsidRDefault="00E52A1E" w:rsidP="00E52A1E">
      <w:pPr>
        <w:autoSpaceDE w:val="0"/>
        <w:autoSpaceDN w:val="0"/>
        <w:adjustRightInd w:val="0"/>
        <w:spacing w:after="0" w:line="240" w:lineRule="auto"/>
        <w:jc w:val="left"/>
        <w:rPr>
          <w:rFonts w:ascii="Consolas" w:hAnsi="Consolas" w:cs="Consolas"/>
          <w:sz w:val="20"/>
          <w:lang w:val="en-US" w:eastAsia="el-GR"/>
        </w:rPr>
      </w:pPr>
      <w:r w:rsidRPr="00E52A1E">
        <w:rPr>
          <w:rFonts w:ascii="Consolas" w:hAnsi="Consolas" w:cs="Consolas"/>
          <w:color w:val="000000"/>
          <w:sz w:val="20"/>
          <w:lang w:val="en-US" w:eastAsia="el-GR"/>
        </w:rPr>
        <w:t xml:space="preserve">                (hazardWTF)? 2 : 0;</w:t>
      </w:r>
    </w:p>
    <w:p w14:paraId="43D2994D" w14:textId="77777777" w:rsidR="00E52A1E" w:rsidRDefault="00E52A1E" w:rsidP="00E52A1E">
      <w:pPr>
        <w:autoSpaceDE w:val="0"/>
        <w:autoSpaceDN w:val="0"/>
        <w:adjustRightInd w:val="0"/>
        <w:spacing w:after="0" w:line="240" w:lineRule="auto"/>
        <w:jc w:val="left"/>
        <w:rPr>
          <w:rFonts w:ascii="Consolas" w:hAnsi="Consolas" w:cs="Consolas"/>
          <w:sz w:val="20"/>
          <w:lang w:eastAsia="el-GR"/>
        </w:rPr>
      </w:pPr>
    </w:p>
    <w:p w14:paraId="014FE87B" w14:textId="77777777" w:rsidR="00E52A1E" w:rsidRDefault="000C51B2" w:rsidP="00E52A1E">
      <w:pPr>
        <w:rPr>
          <w:rFonts w:ascii="Consolas" w:hAnsi="Consolas" w:cs="Consolas"/>
          <w:b/>
          <w:bCs/>
          <w:color w:val="7F0055"/>
          <w:sz w:val="20"/>
          <w:lang w:val="en-US" w:eastAsia="el-GR"/>
        </w:rPr>
      </w:pPr>
      <w:r>
        <w:rPr>
          <w:rFonts w:ascii="Consolas" w:hAnsi="Consolas" w:cs="Consolas"/>
          <w:b/>
          <w:bCs/>
          <w:color w:val="7F0055"/>
          <w:sz w:val="20"/>
          <w:lang w:val="en-US" w:eastAsia="el-GR"/>
        </w:rPr>
        <w:lastRenderedPageBreak/>
        <w:t>e</w:t>
      </w:r>
      <w:r w:rsidR="00E52A1E" w:rsidRPr="00B90D6A">
        <w:rPr>
          <w:rFonts w:ascii="Consolas" w:hAnsi="Consolas" w:cs="Consolas"/>
          <w:b/>
          <w:bCs/>
          <w:color w:val="7F0055"/>
          <w:sz w:val="20"/>
          <w:lang w:val="en-US" w:eastAsia="el-GR"/>
        </w:rPr>
        <w:t>ndmodule</w:t>
      </w:r>
    </w:p>
    <w:p w14:paraId="7196716D" w14:textId="77777777" w:rsidR="00B90D6A" w:rsidRDefault="00B90D6A" w:rsidP="00B90D6A">
      <w:pPr>
        <w:pStyle w:val="Heading3"/>
        <w:rPr>
          <w:lang w:val="en-US" w:eastAsia="el-GR"/>
        </w:rPr>
      </w:pPr>
      <w:bookmarkStart w:id="122" w:name="_Toc423617360"/>
      <w:r>
        <w:rPr>
          <w:lang w:val="en-US" w:eastAsia="el-GR"/>
        </w:rPr>
        <w:t>Module MemInputMux</w:t>
      </w:r>
      <w:bookmarkEnd w:id="122"/>
    </w:p>
    <w:p w14:paraId="338A4C06" w14:textId="77777777" w:rsidR="00B90D6A" w:rsidRPr="00B90D6A" w:rsidRDefault="00B90D6A" w:rsidP="00B90D6A">
      <w:pPr>
        <w:rPr>
          <w:lang w:eastAsia="el-GR"/>
        </w:rPr>
      </w:pPr>
      <w:r>
        <w:rPr>
          <w:lang w:eastAsia="el-GR"/>
        </w:rPr>
        <w:t xml:space="preserve">Το συγκεκριμένο </w:t>
      </w:r>
      <w:r>
        <w:rPr>
          <w:lang w:val="en-US" w:eastAsia="el-GR"/>
        </w:rPr>
        <w:t>module</w:t>
      </w:r>
      <w:r w:rsidRPr="00B90D6A">
        <w:rPr>
          <w:lang w:eastAsia="el-GR"/>
        </w:rPr>
        <w:t xml:space="preserve"> </w:t>
      </w:r>
      <w:r>
        <w:rPr>
          <w:lang w:eastAsia="el-GR"/>
        </w:rPr>
        <w:t xml:space="preserve">αποφασίζει ποια θα είναι η είσοδος στην μνήμη ανάλογα αν χρειάζεται </w:t>
      </w:r>
      <w:r>
        <w:rPr>
          <w:lang w:val="en-US" w:eastAsia="el-GR"/>
        </w:rPr>
        <w:t>forward</w:t>
      </w:r>
      <w:r w:rsidRPr="00B90D6A">
        <w:rPr>
          <w:lang w:eastAsia="el-GR"/>
        </w:rPr>
        <w:t xml:space="preserve"> </w:t>
      </w:r>
      <w:r>
        <w:rPr>
          <w:lang w:eastAsia="el-GR"/>
        </w:rPr>
        <w:t xml:space="preserve">των δεδομένων ή όχι. Για το λόγο αυτό δέχεται το </w:t>
      </w:r>
      <w:r>
        <w:rPr>
          <w:lang w:val="en-US" w:eastAsia="el-GR"/>
        </w:rPr>
        <w:t>flag</w:t>
      </w:r>
      <w:r w:rsidRPr="00B90D6A">
        <w:rPr>
          <w:lang w:eastAsia="el-GR"/>
        </w:rPr>
        <w:t xml:space="preserve"> </w:t>
      </w:r>
      <w:r>
        <w:rPr>
          <w:lang w:eastAsia="el-GR"/>
        </w:rPr>
        <w:t xml:space="preserve">που θα έχει 0,1 ή2 ανάλογα αν δεν χρειάζεται </w:t>
      </w:r>
      <w:r>
        <w:rPr>
          <w:lang w:val="en-US" w:eastAsia="el-GR"/>
        </w:rPr>
        <w:t>forward</w:t>
      </w:r>
      <w:r>
        <w:rPr>
          <w:lang w:eastAsia="el-GR"/>
        </w:rPr>
        <w:t xml:space="preserve"> και από ποιο στάδιο. Η εξόδος είναι ανάλογα το </w:t>
      </w:r>
      <w:r>
        <w:rPr>
          <w:lang w:val="en-US" w:eastAsia="el-GR"/>
        </w:rPr>
        <w:t>flag</w:t>
      </w:r>
      <w:r w:rsidRPr="0040144F">
        <w:rPr>
          <w:lang w:eastAsia="el-GR"/>
        </w:rPr>
        <w:t xml:space="preserve"> </w:t>
      </w:r>
      <w:r>
        <w:rPr>
          <w:lang w:eastAsia="el-GR"/>
        </w:rPr>
        <w:t xml:space="preserve">η αντίστοιχη είσοδος. </w:t>
      </w:r>
    </w:p>
    <w:p w14:paraId="5B935712" w14:textId="77777777" w:rsidR="00B90D6A" w:rsidRPr="0085228E" w:rsidRDefault="00B90D6A" w:rsidP="00B90D6A">
      <w:pPr>
        <w:autoSpaceDE w:val="0"/>
        <w:autoSpaceDN w:val="0"/>
        <w:adjustRightInd w:val="0"/>
        <w:spacing w:after="0" w:line="240" w:lineRule="auto"/>
        <w:jc w:val="left"/>
        <w:rPr>
          <w:rFonts w:ascii="Consolas" w:hAnsi="Consolas" w:cs="Consolas"/>
          <w:sz w:val="20"/>
          <w:lang w:eastAsia="el-GR"/>
        </w:rPr>
      </w:pPr>
      <w:r w:rsidRPr="00B90D6A">
        <w:rPr>
          <w:rFonts w:ascii="Consolas" w:hAnsi="Consolas" w:cs="Consolas"/>
          <w:b/>
          <w:bCs/>
          <w:color w:val="7F0055"/>
          <w:sz w:val="20"/>
          <w:lang w:val="en-US" w:eastAsia="el-GR"/>
        </w:rPr>
        <w:t>module</w:t>
      </w:r>
      <w:r w:rsidRPr="0085228E">
        <w:rPr>
          <w:rFonts w:ascii="Consolas" w:hAnsi="Consolas" w:cs="Consolas"/>
          <w:color w:val="000000"/>
          <w:sz w:val="20"/>
          <w:lang w:eastAsia="el-GR"/>
        </w:rPr>
        <w:t xml:space="preserve">  </w:t>
      </w:r>
      <w:r w:rsidRPr="00B90D6A">
        <w:rPr>
          <w:rFonts w:ascii="Consolas" w:hAnsi="Consolas" w:cs="Consolas"/>
          <w:color w:val="000000"/>
          <w:sz w:val="20"/>
          <w:lang w:val="en-US" w:eastAsia="el-GR"/>
        </w:rPr>
        <w:t>MemInputMux</w:t>
      </w:r>
      <w:r w:rsidRPr="0085228E">
        <w:rPr>
          <w:rFonts w:ascii="Consolas" w:hAnsi="Consolas" w:cs="Consolas"/>
          <w:color w:val="000000"/>
          <w:sz w:val="20"/>
          <w:lang w:eastAsia="el-GR"/>
        </w:rPr>
        <w:t>(</w:t>
      </w:r>
      <w:r w:rsidRPr="00B90D6A">
        <w:rPr>
          <w:rFonts w:ascii="Consolas" w:hAnsi="Consolas" w:cs="Consolas"/>
          <w:b/>
          <w:bCs/>
          <w:color w:val="7F0055"/>
          <w:sz w:val="20"/>
          <w:lang w:val="en-US" w:eastAsia="el-GR"/>
        </w:rPr>
        <w:t>input</w:t>
      </w:r>
      <w:r w:rsidRPr="0085228E">
        <w:rPr>
          <w:rFonts w:ascii="Consolas" w:hAnsi="Consolas" w:cs="Consolas"/>
          <w:color w:val="000000"/>
          <w:sz w:val="20"/>
          <w:lang w:eastAsia="el-GR"/>
        </w:rPr>
        <w:t xml:space="preserve"> [1:0]</w:t>
      </w:r>
      <w:r w:rsidRPr="00B90D6A">
        <w:rPr>
          <w:rFonts w:ascii="Consolas" w:hAnsi="Consolas" w:cs="Consolas"/>
          <w:color w:val="000000"/>
          <w:sz w:val="20"/>
          <w:lang w:val="en-US" w:eastAsia="el-GR"/>
        </w:rPr>
        <w:t>flag</w:t>
      </w:r>
      <w:r w:rsidRPr="0085228E">
        <w:rPr>
          <w:rFonts w:ascii="Consolas" w:hAnsi="Consolas" w:cs="Consolas"/>
          <w:color w:val="000000"/>
          <w:sz w:val="20"/>
          <w:lang w:eastAsia="el-GR"/>
        </w:rPr>
        <w:t xml:space="preserve">, </w:t>
      </w:r>
      <w:r w:rsidRPr="00B90D6A">
        <w:rPr>
          <w:rFonts w:ascii="Consolas" w:hAnsi="Consolas" w:cs="Consolas"/>
          <w:b/>
          <w:bCs/>
          <w:color w:val="7F0055"/>
          <w:sz w:val="20"/>
          <w:lang w:val="en-US" w:eastAsia="el-GR"/>
        </w:rPr>
        <w:t>input</w:t>
      </w:r>
      <w:r w:rsidRPr="0085228E">
        <w:rPr>
          <w:rFonts w:ascii="Consolas" w:hAnsi="Consolas" w:cs="Consolas"/>
          <w:color w:val="000000"/>
          <w:sz w:val="20"/>
          <w:lang w:eastAsia="el-GR"/>
        </w:rPr>
        <w:t xml:space="preserve"> [31:0]</w:t>
      </w:r>
      <w:r w:rsidRPr="00B90D6A">
        <w:rPr>
          <w:rFonts w:ascii="Consolas" w:hAnsi="Consolas" w:cs="Consolas"/>
          <w:color w:val="000000"/>
          <w:sz w:val="20"/>
          <w:lang w:val="en-US" w:eastAsia="el-GR"/>
        </w:rPr>
        <w:t>option</w:t>
      </w:r>
      <w:r w:rsidRPr="0085228E">
        <w:rPr>
          <w:rFonts w:ascii="Consolas" w:hAnsi="Consolas" w:cs="Consolas"/>
          <w:color w:val="000000"/>
          <w:sz w:val="20"/>
          <w:lang w:eastAsia="el-GR"/>
        </w:rPr>
        <w:t xml:space="preserve">1, </w:t>
      </w:r>
      <w:r w:rsidRPr="00B90D6A">
        <w:rPr>
          <w:rFonts w:ascii="Consolas" w:hAnsi="Consolas" w:cs="Consolas"/>
          <w:b/>
          <w:bCs/>
          <w:color w:val="7F0055"/>
          <w:sz w:val="20"/>
          <w:lang w:val="en-US" w:eastAsia="el-GR"/>
        </w:rPr>
        <w:t>input</w:t>
      </w:r>
      <w:r w:rsidRPr="0085228E">
        <w:rPr>
          <w:rFonts w:ascii="Consolas" w:hAnsi="Consolas" w:cs="Consolas"/>
          <w:color w:val="000000"/>
          <w:sz w:val="20"/>
          <w:lang w:eastAsia="el-GR"/>
        </w:rPr>
        <w:t xml:space="preserve"> [31:0]</w:t>
      </w:r>
      <w:r w:rsidRPr="00B90D6A">
        <w:rPr>
          <w:rFonts w:ascii="Consolas" w:hAnsi="Consolas" w:cs="Consolas"/>
          <w:color w:val="000000"/>
          <w:sz w:val="20"/>
          <w:lang w:val="en-US" w:eastAsia="el-GR"/>
        </w:rPr>
        <w:t>option</w:t>
      </w:r>
      <w:r w:rsidRPr="0085228E">
        <w:rPr>
          <w:rFonts w:ascii="Consolas" w:hAnsi="Consolas" w:cs="Consolas"/>
          <w:color w:val="000000"/>
          <w:sz w:val="20"/>
          <w:lang w:eastAsia="el-GR"/>
        </w:rPr>
        <w:t xml:space="preserve">2, </w:t>
      </w:r>
      <w:r w:rsidRPr="00B90D6A">
        <w:rPr>
          <w:rFonts w:ascii="Consolas" w:hAnsi="Consolas" w:cs="Consolas"/>
          <w:b/>
          <w:bCs/>
          <w:color w:val="7F0055"/>
          <w:sz w:val="20"/>
          <w:lang w:val="en-US" w:eastAsia="el-GR"/>
        </w:rPr>
        <w:t>input</w:t>
      </w:r>
      <w:r w:rsidRPr="0085228E">
        <w:rPr>
          <w:rFonts w:ascii="Consolas" w:hAnsi="Consolas" w:cs="Consolas"/>
          <w:color w:val="000000"/>
          <w:sz w:val="20"/>
          <w:lang w:eastAsia="el-GR"/>
        </w:rPr>
        <w:t xml:space="preserve"> [31:0]</w:t>
      </w:r>
      <w:r w:rsidRPr="00B90D6A">
        <w:rPr>
          <w:rFonts w:ascii="Consolas" w:hAnsi="Consolas" w:cs="Consolas"/>
          <w:color w:val="000000"/>
          <w:sz w:val="20"/>
          <w:lang w:val="en-US" w:eastAsia="el-GR"/>
        </w:rPr>
        <w:t>option</w:t>
      </w:r>
      <w:r w:rsidRPr="0085228E">
        <w:rPr>
          <w:rFonts w:ascii="Consolas" w:hAnsi="Consolas" w:cs="Consolas"/>
          <w:color w:val="000000"/>
          <w:sz w:val="20"/>
          <w:lang w:eastAsia="el-GR"/>
        </w:rPr>
        <w:t xml:space="preserve">3, </w:t>
      </w:r>
      <w:r w:rsidRPr="00B90D6A">
        <w:rPr>
          <w:rFonts w:ascii="Consolas" w:hAnsi="Consolas" w:cs="Consolas"/>
          <w:b/>
          <w:bCs/>
          <w:color w:val="7F0055"/>
          <w:sz w:val="20"/>
          <w:lang w:val="en-US" w:eastAsia="el-GR"/>
        </w:rPr>
        <w:t>output</w:t>
      </w:r>
      <w:r w:rsidRPr="0085228E">
        <w:rPr>
          <w:rFonts w:ascii="Consolas" w:hAnsi="Consolas" w:cs="Consolas"/>
          <w:color w:val="000000"/>
          <w:sz w:val="20"/>
          <w:lang w:eastAsia="el-GR"/>
        </w:rPr>
        <w:t xml:space="preserve"> [31:0] </w:t>
      </w:r>
      <w:r w:rsidRPr="00B90D6A">
        <w:rPr>
          <w:rFonts w:ascii="Consolas" w:hAnsi="Consolas" w:cs="Consolas"/>
          <w:color w:val="000000"/>
          <w:sz w:val="20"/>
          <w:lang w:val="en-US" w:eastAsia="el-GR"/>
        </w:rPr>
        <w:t>out</w:t>
      </w:r>
      <w:r w:rsidRPr="0085228E">
        <w:rPr>
          <w:rFonts w:ascii="Consolas" w:hAnsi="Consolas" w:cs="Consolas"/>
          <w:color w:val="000000"/>
          <w:sz w:val="20"/>
          <w:lang w:eastAsia="el-GR"/>
        </w:rPr>
        <w:t>);</w:t>
      </w:r>
    </w:p>
    <w:p w14:paraId="3E804606" w14:textId="77777777" w:rsidR="00B90D6A" w:rsidRPr="0085228E" w:rsidRDefault="00B90D6A" w:rsidP="00B90D6A">
      <w:pPr>
        <w:autoSpaceDE w:val="0"/>
        <w:autoSpaceDN w:val="0"/>
        <w:adjustRightInd w:val="0"/>
        <w:spacing w:after="0" w:line="240" w:lineRule="auto"/>
        <w:jc w:val="left"/>
        <w:rPr>
          <w:rFonts w:ascii="Consolas" w:hAnsi="Consolas" w:cs="Consolas"/>
          <w:sz w:val="20"/>
          <w:lang w:eastAsia="el-GR"/>
        </w:rPr>
      </w:pPr>
    </w:p>
    <w:p w14:paraId="5A0B3104" w14:textId="77777777" w:rsidR="00B90D6A" w:rsidRPr="0085228E" w:rsidRDefault="00B90D6A" w:rsidP="00B90D6A">
      <w:pPr>
        <w:autoSpaceDE w:val="0"/>
        <w:autoSpaceDN w:val="0"/>
        <w:adjustRightInd w:val="0"/>
        <w:spacing w:after="0" w:line="240" w:lineRule="auto"/>
        <w:jc w:val="left"/>
        <w:rPr>
          <w:rFonts w:ascii="Consolas" w:hAnsi="Consolas" w:cs="Consolas"/>
          <w:sz w:val="20"/>
          <w:lang w:eastAsia="el-GR"/>
        </w:rPr>
      </w:pPr>
    </w:p>
    <w:p w14:paraId="7A644250" w14:textId="77777777" w:rsidR="00B90D6A" w:rsidRPr="00B90D6A" w:rsidRDefault="00B90D6A" w:rsidP="00B90D6A">
      <w:pPr>
        <w:autoSpaceDE w:val="0"/>
        <w:autoSpaceDN w:val="0"/>
        <w:adjustRightInd w:val="0"/>
        <w:spacing w:after="0" w:line="240" w:lineRule="auto"/>
        <w:jc w:val="left"/>
        <w:rPr>
          <w:rFonts w:ascii="Consolas" w:hAnsi="Consolas" w:cs="Consolas"/>
          <w:sz w:val="20"/>
          <w:lang w:val="en-US" w:eastAsia="el-GR"/>
        </w:rPr>
      </w:pPr>
      <w:r w:rsidRPr="00B90D6A">
        <w:rPr>
          <w:rFonts w:ascii="Consolas" w:hAnsi="Consolas" w:cs="Consolas"/>
          <w:b/>
          <w:bCs/>
          <w:color w:val="7F0055"/>
          <w:sz w:val="20"/>
          <w:lang w:val="en-US" w:eastAsia="el-GR"/>
        </w:rPr>
        <w:t>assign</w:t>
      </w:r>
      <w:r w:rsidRPr="00B90D6A">
        <w:rPr>
          <w:rFonts w:ascii="Consolas" w:hAnsi="Consolas" w:cs="Consolas"/>
          <w:color w:val="000000"/>
          <w:sz w:val="20"/>
          <w:lang w:val="en-US" w:eastAsia="el-GR"/>
        </w:rPr>
        <w:t xml:space="preserve"> out = (flag==2'b00) ? option1 : </w:t>
      </w:r>
    </w:p>
    <w:p w14:paraId="7350EB6C" w14:textId="77777777" w:rsidR="00B90D6A" w:rsidRPr="00596364" w:rsidRDefault="00B90D6A" w:rsidP="00B90D6A">
      <w:pPr>
        <w:autoSpaceDE w:val="0"/>
        <w:autoSpaceDN w:val="0"/>
        <w:adjustRightInd w:val="0"/>
        <w:spacing w:after="0" w:line="240" w:lineRule="auto"/>
        <w:jc w:val="left"/>
        <w:rPr>
          <w:rFonts w:ascii="Consolas" w:hAnsi="Consolas" w:cs="Consolas"/>
          <w:sz w:val="20"/>
          <w:lang w:val="en-US" w:eastAsia="el-GR"/>
        </w:rPr>
      </w:pPr>
      <w:r w:rsidRPr="00B90D6A">
        <w:rPr>
          <w:rFonts w:ascii="Consolas" w:hAnsi="Consolas" w:cs="Consolas"/>
          <w:color w:val="000000"/>
          <w:sz w:val="20"/>
          <w:lang w:val="en-US" w:eastAsia="el-GR"/>
        </w:rPr>
        <w:t xml:space="preserve">             </w:t>
      </w:r>
      <w:r w:rsidRPr="00596364">
        <w:rPr>
          <w:rFonts w:ascii="Consolas" w:hAnsi="Consolas" w:cs="Consolas"/>
          <w:color w:val="000000"/>
          <w:sz w:val="20"/>
          <w:lang w:val="en-US" w:eastAsia="el-GR"/>
        </w:rPr>
        <w:t>(flag==2'b01) ? option2 : option3;</w:t>
      </w:r>
    </w:p>
    <w:p w14:paraId="026491E3" w14:textId="77777777" w:rsidR="00B90D6A" w:rsidRPr="00596364" w:rsidRDefault="00B90D6A" w:rsidP="00B90D6A">
      <w:pPr>
        <w:autoSpaceDE w:val="0"/>
        <w:autoSpaceDN w:val="0"/>
        <w:adjustRightInd w:val="0"/>
        <w:spacing w:after="0" w:line="240" w:lineRule="auto"/>
        <w:jc w:val="left"/>
        <w:rPr>
          <w:rFonts w:ascii="Consolas" w:hAnsi="Consolas" w:cs="Consolas"/>
          <w:sz w:val="20"/>
          <w:lang w:val="en-US" w:eastAsia="el-GR"/>
        </w:rPr>
      </w:pPr>
    </w:p>
    <w:p w14:paraId="673D6A7C" w14:textId="77777777" w:rsidR="00B90D6A" w:rsidRDefault="000C51B2" w:rsidP="00B90D6A">
      <w:pPr>
        <w:rPr>
          <w:rFonts w:ascii="Consolas" w:hAnsi="Consolas" w:cs="Consolas"/>
          <w:b/>
          <w:bCs/>
          <w:color w:val="7F0055"/>
          <w:sz w:val="20"/>
          <w:lang w:val="en-US" w:eastAsia="el-GR"/>
        </w:rPr>
      </w:pPr>
      <w:r>
        <w:rPr>
          <w:rFonts w:ascii="Consolas" w:hAnsi="Consolas" w:cs="Consolas"/>
          <w:b/>
          <w:bCs/>
          <w:color w:val="7F0055"/>
          <w:sz w:val="20"/>
          <w:lang w:val="en-US" w:eastAsia="el-GR"/>
        </w:rPr>
        <w:t>e</w:t>
      </w:r>
      <w:r w:rsidR="00B90D6A" w:rsidRPr="00596364">
        <w:rPr>
          <w:rFonts w:ascii="Consolas" w:hAnsi="Consolas" w:cs="Consolas"/>
          <w:b/>
          <w:bCs/>
          <w:color w:val="7F0055"/>
          <w:sz w:val="20"/>
          <w:lang w:val="en-US" w:eastAsia="el-GR"/>
        </w:rPr>
        <w:t>ndmodule</w:t>
      </w:r>
    </w:p>
    <w:p w14:paraId="3A2AF9A8" w14:textId="77777777" w:rsidR="00596364" w:rsidRDefault="00596364" w:rsidP="00596364">
      <w:pPr>
        <w:pStyle w:val="Heading3"/>
        <w:rPr>
          <w:lang w:val="en-US" w:eastAsia="el-GR"/>
        </w:rPr>
      </w:pPr>
      <w:bookmarkStart w:id="123" w:name="_Toc423617361"/>
      <w:r>
        <w:rPr>
          <w:lang w:val="en-US" w:eastAsia="el-GR"/>
        </w:rPr>
        <w:t>Module mux2x1</w:t>
      </w:r>
      <w:bookmarkEnd w:id="123"/>
    </w:p>
    <w:p w14:paraId="1DB86E03" w14:textId="77777777" w:rsidR="00596364" w:rsidRPr="00596364" w:rsidRDefault="00596364" w:rsidP="00596364">
      <w:pPr>
        <w:rPr>
          <w:lang w:eastAsia="el-GR"/>
        </w:rPr>
      </w:pPr>
      <w:r>
        <w:rPr>
          <w:lang w:eastAsia="el-GR"/>
        </w:rPr>
        <w:t xml:space="preserve">Το συγκεκριμένο </w:t>
      </w:r>
      <w:r>
        <w:rPr>
          <w:lang w:val="en-US" w:eastAsia="el-GR"/>
        </w:rPr>
        <w:t>module</w:t>
      </w:r>
      <w:r w:rsidRPr="00596364">
        <w:rPr>
          <w:lang w:eastAsia="el-GR"/>
        </w:rPr>
        <w:t xml:space="preserve"> </w:t>
      </w:r>
      <w:r>
        <w:rPr>
          <w:lang w:eastAsia="el-GR"/>
        </w:rPr>
        <w:t xml:space="preserve">αποφασίζει ποια τιμή θα γραφεί στους καταχωρητές. Αν η εντολή ήταν </w:t>
      </w:r>
      <w:r>
        <w:rPr>
          <w:lang w:val="en-US" w:eastAsia="el-GR"/>
        </w:rPr>
        <w:t>load</w:t>
      </w:r>
      <w:r w:rsidRPr="00596364">
        <w:rPr>
          <w:lang w:eastAsia="el-GR"/>
        </w:rPr>
        <w:t xml:space="preserve"> </w:t>
      </w:r>
      <w:r>
        <w:rPr>
          <w:lang w:eastAsia="el-GR"/>
        </w:rPr>
        <w:t xml:space="preserve">ή </w:t>
      </w:r>
      <w:r>
        <w:rPr>
          <w:lang w:val="en-US" w:eastAsia="el-GR"/>
        </w:rPr>
        <w:t>store</w:t>
      </w:r>
      <w:r>
        <w:rPr>
          <w:lang w:eastAsia="el-GR"/>
        </w:rPr>
        <w:t xml:space="preserve"> τότε αυτή η τιμή προέρχεται από το στάδιο της μνήμης. Σε κάθε άλλη περίπτωση προέρχεται από την έξοδο της </w:t>
      </w:r>
      <w:r>
        <w:rPr>
          <w:lang w:val="en-US" w:eastAsia="el-GR"/>
        </w:rPr>
        <w:t>ALU</w:t>
      </w:r>
      <w:r w:rsidRPr="00596364">
        <w:rPr>
          <w:lang w:eastAsia="el-GR"/>
        </w:rPr>
        <w:t xml:space="preserve">. </w:t>
      </w:r>
    </w:p>
    <w:p w14:paraId="4761239C" w14:textId="77777777" w:rsidR="00596364" w:rsidRPr="005B3AB8" w:rsidRDefault="00596364" w:rsidP="00596364">
      <w:pPr>
        <w:rPr>
          <w:lang w:eastAsia="el-GR"/>
        </w:rPr>
      </w:pPr>
      <w:r w:rsidRPr="00596364">
        <w:rPr>
          <w:lang w:eastAsia="el-GR"/>
        </w:rPr>
        <w:t>Η ε</w:t>
      </w:r>
      <w:r>
        <w:rPr>
          <w:lang w:eastAsia="el-GR"/>
        </w:rPr>
        <w:t xml:space="preserve">ίσοδος </w:t>
      </w:r>
      <w:r>
        <w:rPr>
          <w:lang w:val="en-US" w:eastAsia="el-GR"/>
        </w:rPr>
        <w:t>choice</w:t>
      </w:r>
      <w:r w:rsidRPr="00596364">
        <w:rPr>
          <w:lang w:eastAsia="el-GR"/>
        </w:rPr>
        <w:t xml:space="preserve"> </w:t>
      </w:r>
      <w:r>
        <w:rPr>
          <w:lang w:eastAsia="el-GR"/>
        </w:rPr>
        <w:t xml:space="preserve">μας δείχνει αν προέρχεται από την μνήμη ή από την </w:t>
      </w:r>
      <w:r>
        <w:rPr>
          <w:lang w:val="en-US" w:eastAsia="el-GR"/>
        </w:rPr>
        <w:t>ALU</w:t>
      </w:r>
      <w:r w:rsidRPr="00596364">
        <w:rPr>
          <w:lang w:eastAsia="el-GR"/>
        </w:rPr>
        <w:t xml:space="preserve">. </w:t>
      </w:r>
      <w:r>
        <w:rPr>
          <w:lang w:eastAsia="el-GR"/>
        </w:rPr>
        <w:t xml:space="preserve">Τα </w:t>
      </w:r>
      <w:r>
        <w:rPr>
          <w:lang w:val="en-US" w:eastAsia="el-GR"/>
        </w:rPr>
        <w:t>in</w:t>
      </w:r>
      <w:r w:rsidRPr="00596364">
        <w:rPr>
          <w:lang w:eastAsia="el-GR"/>
        </w:rPr>
        <w:t xml:space="preserve">1 </w:t>
      </w:r>
      <w:r>
        <w:rPr>
          <w:lang w:eastAsia="el-GR"/>
        </w:rPr>
        <w:t xml:space="preserve">και </w:t>
      </w:r>
      <w:r>
        <w:rPr>
          <w:lang w:val="en-US" w:eastAsia="el-GR"/>
        </w:rPr>
        <w:t>in</w:t>
      </w:r>
      <w:r w:rsidRPr="00596364">
        <w:rPr>
          <w:lang w:eastAsia="el-GR"/>
        </w:rPr>
        <w:t xml:space="preserve">2 </w:t>
      </w:r>
      <w:r>
        <w:rPr>
          <w:lang w:eastAsia="el-GR"/>
        </w:rPr>
        <w:t xml:space="preserve">είναι οι τιμές για τις δύο περιπτώσεις και τέλος το </w:t>
      </w:r>
      <w:r>
        <w:rPr>
          <w:lang w:val="en-US" w:eastAsia="el-GR"/>
        </w:rPr>
        <w:t>out</w:t>
      </w:r>
      <w:r w:rsidRPr="00596364">
        <w:rPr>
          <w:lang w:eastAsia="el-GR"/>
        </w:rPr>
        <w:t xml:space="preserve"> </w:t>
      </w:r>
      <w:r>
        <w:rPr>
          <w:lang w:eastAsia="el-GR"/>
        </w:rPr>
        <w:t xml:space="preserve">είναι η έξοδος </w:t>
      </w:r>
      <w:r w:rsidR="005B3AB8">
        <w:rPr>
          <w:lang w:eastAsia="el-GR"/>
        </w:rPr>
        <w:t>του</w:t>
      </w:r>
      <w:r>
        <w:rPr>
          <w:lang w:eastAsia="el-GR"/>
        </w:rPr>
        <w:t xml:space="preserve"> </w:t>
      </w:r>
      <w:r w:rsidR="005B3AB8">
        <w:rPr>
          <w:lang w:val="en-US" w:eastAsia="el-GR"/>
        </w:rPr>
        <w:t>module</w:t>
      </w:r>
      <w:r w:rsidR="005B3AB8">
        <w:rPr>
          <w:lang w:eastAsia="el-GR"/>
        </w:rPr>
        <w:t>, δηλάδη μία από τις δύο εισόδους</w:t>
      </w:r>
      <w:r w:rsidR="008A0207">
        <w:rPr>
          <w:lang w:eastAsia="el-GR"/>
        </w:rPr>
        <w:t>.</w:t>
      </w:r>
    </w:p>
    <w:p w14:paraId="749FEC30" w14:textId="77777777" w:rsidR="00596364" w:rsidRPr="00596364" w:rsidRDefault="00596364" w:rsidP="00596364">
      <w:pPr>
        <w:autoSpaceDE w:val="0"/>
        <w:autoSpaceDN w:val="0"/>
        <w:adjustRightInd w:val="0"/>
        <w:spacing w:after="0" w:line="240" w:lineRule="auto"/>
        <w:jc w:val="left"/>
        <w:rPr>
          <w:rFonts w:ascii="Consolas" w:hAnsi="Consolas" w:cs="Consolas"/>
          <w:sz w:val="20"/>
          <w:lang w:val="en-US" w:eastAsia="el-GR"/>
        </w:rPr>
      </w:pPr>
      <w:r w:rsidRPr="00596364">
        <w:rPr>
          <w:rFonts w:ascii="Consolas" w:hAnsi="Consolas" w:cs="Consolas"/>
          <w:b/>
          <w:bCs/>
          <w:color w:val="7F0055"/>
          <w:sz w:val="20"/>
          <w:lang w:val="en-US" w:eastAsia="el-GR"/>
        </w:rPr>
        <w:t>module</w:t>
      </w:r>
      <w:r w:rsidRPr="00596364">
        <w:rPr>
          <w:rFonts w:ascii="Consolas" w:hAnsi="Consolas" w:cs="Consolas"/>
          <w:color w:val="000000"/>
          <w:sz w:val="20"/>
          <w:lang w:val="en-US" w:eastAsia="el-GR"/>
        </w:rPr>
        <w:t xml:space="preserve"> mux2x1(</w:t>
      </w:r>
      <w:r w:rsidRPr="00596364">
        <w:rPr>
          <w:rFonts w:ascii="Consolas" w:hAnsi="Consolas" w:cs="Consolas"/>
          <w:b/>
          <w:bCs/>
          <w:color w:val="7F0055"/>
          <w:sz w:val="20"/>
          <w:lang w:val="en-US" w:eastAsia="el-GR"/>
        </w:rPr>
        <w:t>input</w:t>
      </w:r>
      <w:r w:rsidRPr="00596364">
        <w:rPr>
          <w:rFonts w:ascii="Consolas" w:hAnsi="Consolas" w:cs="Consolas"/>
          <w:color w:val="000000"/>
          <w:sz w:val="20"/>
          <w:lang w:val="en-US" w:eastAsia="el-GR"/>
        </w:rPr>
        <w:t xml:space="preserve"> [31:0]in1,</w:t>
      </w:r>
      <w:r w:rsidRPr="00596364">
        <w:rPr>
          <w:rFonts w:ascii="Consolas" w:hAnsi="Consolas" w:cs="Consolas"/>
          <w:b/>
          <w:bCs/>
          <w:color w:val="7F0055"/>
          <w:sz w:val="20"/>
          <w:lang w:val="en-US" w:eastAsia="el-GR"/>
        </w:rPr>
        <w:t>input</w:t>
      </w:r>
      <w:r w:rsidRPr="00596364">
        <w:rPr>
          <w:rFonts w:ascii="Consolas" w:hAnsi="Consolas" w:cs="Consolas"/>
          <w:color w:val="000000"/>
          <w:sz w:val="20"/>
          <w:lang w:val="en-US" w:eastAsia="el-GR"/>
        </w:rPr>
        <w:t xml:space="preserve"> [31:0]in2, </w:t>
      </w:r>
      <w:r w:rsidRPr="00596364">
        <w:rPr>
          <w:rFonts w:ascii="Consolas" w:hAnsi="Consolas" w:cs="Consolas"/>
          <w:b/>
          <w:bCs/>
          <w:color w:val="7F0055"/>
          <w:sz w:val="20"/>
          <w:lang w:val="en-US" w:eastAsia="el-GR"/>
        </w:rPr>
        <w:t>output</w:t>
      </w:r>
      <w:r w:rsidRPr="00596364">
        <w:rPr>
          <w:rFonts w:ascii="Consolas" w:hAnsi="Consolas" w:cs="Consolas"/>
          <w:color w:val="000000"/>
          <w:sz w:val="20"/>
          <w:lang w:val="en-US" w:eastAsia="el-GR"/>
        </w:rPr>
        <w:t xml:space="preserve"> [31:0] out, </w:t>
      </w:r>
      <w:r w:rsidRPr="00596364">
        <w:rPr>
          <w:rFonts w:ascii="Consolas" w:hAnsi="Consolas" w:cs="Consolas"/>
          <w:b/>
          <w:bCs/>
          <w:color w:val="7F0055"/>
          <w:sz w:val="20"/>
          <w:lang w:val="en-US" w:eastAsia="el-GR"/>
        </w:rPr>
        <w:t>input</w:t>
      </w:r>
      <w:r w:rsidRPr="00596364">
        <w:rPr>
          <w:rFonts w:ascii="Consolas" w:hAnsi="Consolas" w:cs="Consolas"/>
          <w:color w:val="000000"/>
          <w:sz w:val="20"/>
          <w:lang w:val="en-US" w:eastAsia="el-GR"/>
        </w:rPr>
        <w:t xml:space="preserve"> choice);</w:t>
      </w:r>
    </w:p>
    <w:p w14:paraId="3634E972" w14:textId="77777777" w:rsidR="00596364" w:rsidRPr="00596364" w:rsidRDefault="00596364" w:rsidP="00596364">
      <w:pPr>
        <w:autoSpaceDE w:val="0"/>
        <w:autoSpaceDN w:val="0"/>
        <w:adjustRightInd w:val="0"/>
        <w:spacing w:after="0" w:line="240" w:lineRule="auto"/>
        <w:jc w:val="left"/>
        <w:rPr>
          <w:rFonts w:ascii="Consolas" w:hAnsi="Consolas" w:cs="Consolas"/>
          <w:sz w:val="20"/>
          <w:lang w:val="en-US" w:eastAsia="el-GR"/>
        </w:rPr>
      </w:pPr>
    </w:p>
    <w:p w14:paraId="26EC8592" w14:textId="77777777" w:rsidR="00596364" w:rsidRPr="00596364" w:rsidRDefault="00596364" w:rsidP="00596364">
      <w:pPr>
        <w:autoSpaceDE w:val="0"/>
        <w:autoSpaceDN w:val="0"/>
        <w:adjustRightInd w:val="0"/>
        <w:spacing w:after="0" w:line="240" w:lineRule="auto"/>
        <w:jc w:val="left"/>
        <w:rPr>
          <w:rFonts w:ascii="Consolas" w:hAnsi="Consolas" w:cs="Consolas"/>
          <w:sz w:val="20"/>
          <w:lang w:val="en-US" w:eastAsia="el-GR"/>
        </w:rPr>
      </w:pPr>
      <w:r w:rsidRPr="00596364">
        <w:rPr>
          <w:rFonts w:ascii="Consolas" w:hAnsi="Consolas" w:cs="Consolas"/>
          <w:b/>
          <w:bCs/>
          <w:color w:val="7F0055"/>
          <w:sz w:val="20"/>
          <w:lang w:val="en-US" w:eastAsia="el-GR"/>
        </w:rPr>
        <w:t>assign</w:t>
      </w:r>
      <w:r w:rsidRPr="00596364">
        <w:rPr>
          <w:rFonts w:ascii="Consolas" w:hAnsi="Consolas" w:cs="Consolas"/>
          <w:color w:val="000000"/>
          <w:sz w:val="20"/>
          <w:lang w:val="en-US" w:eastAsia="el-GR"/>
        </w:rPr>
        <w:t xml:space="preserve"> out = (choice==1'b0)? in1 : in2;</w:t>
      </w:r>
    </w:p>
    <w:p w14:paraId="5ACCECA2" w14:textId="77777777" w:rsidR="00596364" w:rsidRPr="00596364" w:rsidRDefault="00596364" w:rsidP="00596364">
      <w:pPr>
        <w:autoSpaceDE w:val="0"/>
        <w:autoSpaceDN w:val="0"/>
        <w:adjustRightInd w:val="0"/>
        <w:spacing w:after="0" w:line="240" w:lineRule="auto"/>
        <w:jc w:val="left"/>
        <w:rPr>
          <w:rFonts w:ascii="Consolas" w:hAnsi="Consolas" w:cs="Consolas"/>
          <w:sz w:val="20"/>
          <w:lang w:val="en-US" w:eastAsia="el-GR"/>
        </w:rPr>
      </w:pPr>
    </w:p>
    <w:p w14:paraId="029EDE58" w14:textId="77777777" w:rsidR="00596364" w:rsidRDefault="00596364" w:rsidP="00596364">
      <w:pPr>
        <w:rPr>
          <w:rFonts w:ascii="Consolas" w:hAnsi="Consolas" w:cs="Consolas"/>
          <w:b/>
          <w:bCs/>
          <w:color w:val="7F0055"/>
          <w:sz w:val="20"/>
          <w:lang w:eastAsia="el-GR"/>
        </w:rPr>
      </w:pPr>
      <w:r>
        <w:rPr>
          <w:rFonts w:ascii="Consolas" w:hAnsi="Consolas" w:cs="Consolas"/>
          <w:b/>
          <w:bCs/>
          <w:color w:val="7F0055"/>
          <w:sz w:val="20"/>
          <w:lang w:eastAsia="el-GR"/>
        </w:rPr>
        <w:t>endmodule</w:t>
      </w:r>
    </w:p>
    <w:p w14:paraId="23C48121" w14:textId="77777777" w:rsidR="00F70F54" w:rsidRDefault="00F70F54" w:rsidP="00F70F54">
      <w:pPr>
        <w:pStyle w:val="Heading3"/>
        <w:rPr>
          <w:lang w:val="en-US" w:eastAsia="el-GR"/>
        </w:rPr>
      </w:pPr>
      <w:bookmarkStart w:id="124" w:name="_Toc423617362"/>
      <w:r>
        <w:rPr>
          <w:lang w:eastAsia="el-GR"/>
        </w:rPr>
        <w:t xml:space="preserve">module </w:t>
      </w:r>
      <w:r>
        <w:rPr>
          <w:lang w:val="en-US" w:eastAsia="el-GR"/>
        </w:rPr>
        <w:t>muxPC</w:t>
      </w:r>
      <w:bookmarkEnd w:id="124"/>
    </w:p>
    <w:p w14:paraId="449A9A72" w14:textId="77777777" w:rsidR="00F70F54" w:rsidRPr="001C303C" w:rsidRDefault="009129F4" w:rsidP="00F70F54">
      <w:pPr>
        <w:rPr>
          <w:lang w:eastAsia="el-GR"/>
        </w:rPr>
      </w:pPr>
      <w:r>
        <w:rPr>
          <w:lang w:eastAsia="el-GR"/>
        </w:rPr>
        <w:t xml:space="preserve">Το συγκεκριμένο </w:t>
      </w:r>
      <w:r>
        <w:rPr>
          <w:lang w:val="en-US" w:eastAsia="el-GR"/>
        </w:rPr>
        <w:t>module</w:t>
      </w:r>
      <w:r w:rsidRPr="009129F4">
        <w:rPr>
          <w:lang w:eastAsia="el-GR"/>
        </w:rPr>
        <w:t xml:space="preserve"> </w:t>
      </w:r>
      <w:r>
        <w:rPr>
          <w:lang w:eastAsia="el-GR"/>
        </w:rPr>
        <w:t xml:space="preserve">ελέγχει τον </w:t>
      </w:r>
      <w:r>
        <w:rPr>
          <w:lang w:val="en-US" w:eastAsia="el-GR"/>
        </w:rPr>
        <w:t>program</w:t>
      </w:r>
      <w:r w:rsidRPr="009129F4">
        <w:rPr>
          <w:lang w:eastAsia="el-GR"/>
        </w:rPr>
        <w:t xml:space="preserve"> </w:t>
      </w:r>
      <w:r>
        <w:rPr>
          <w:lang w:val="en-US" w:eastAsia="el-GR"/>
        </w:rPr>
        <w:t>counter</w:t>
      </w:r>
      <w:r w:rsidRPr="009129F4">
        <w:rPr>
          <w:lang w:eastAsia="el-GR"/>
        </w:rPr>
        <w:t xml:space="preserve">. </w:t>
      </w:r>
      <w:r>
        <w:rPr>
          <w:lang w:eastAsia="el-GR"/>
        </w:rPr>
        <w:t xml:space="preserve">Δέχεται ως είσοδο τον τελεστή της πράξης και ελέγχει αν είναι κάποια εντολή άλματος ή όχι. Αντίστοιχα με την εντολή αλλάζει και τον </w:t>
      </w:r>
      <w:r>
        <w:rPr>
          <w:lang w:val="en-US" w:eastAsia="el-GR"/>
        </w:rPr>
        <w:t>PC</w:t>
      </w:r>
      <w:r w:rsidRPr="009129F4">
        <w:rPr>
          <w:lang w:eastAsia="el-GR"/>
        </w:rPr>
        <w:t xml:space="preserve">. </w:t>
      </w:r>
      <w:r w:rsidR="001C303C">
        <w:rPr>
          <w:lang w:eastAsia="el-GR"/>
        </w:rPr>
        <w:t xml:space="preserve">Η πρώτη περίπτωση είναι αν η εντολή είναι </w:t>
      </w:r>
      <w:r w:rsidR="001C303C">
        <w:rPr>
          <w:lang w:val="en-US" w:eastAsia="el-GR"/>
        </w:rPr>
        <w:t>jump</w:t>
      </w:r>
      <w:r w:rsidR="001C303C" w:rsidRPr="001C303C">
        <w:rPr>
          <w:lang w:eastAsia="el-GR"/>
        </w:rPr>
        <w:t xml:space="preserve"> </w:t>
      </w:r>
      <w:r w:rsidR="001C303C">
        <w:rPr>
          <w:lang w:eastAsia="el-GR"/>
        </w:rPr>
        <w:t xml:space="preserve">ή </w:t>
      </w:r>
      <w:r w:rsidR="001C303C">
        <w:rPr>
          <w:lang w:val="en-US" w:eastAsia="el-GR"/>
        </w:rPr>
        <w:t>jump</w:t>
      </w:r>
      <w:r w:rsidR="001C303C" w:rsidRPr="001C303C">
        <w:rPr>
          <w:lang w:eastAsia="el-GR"/>
        </w:rPr>
        <w:t xml:space="preserve"> </w:t>
      </w:r>
      <w:r w:rsidR="001C303C">
        <w:rPr>
          <w:lang w:val="en-US" w:eastAsia="el-GR"/>
        </w:rPr>
        <w:t>and</w:t>
      </w:r>
      <w:r w:rsidR="001C303C" w:rsidRPr="001C303C">
        <w:rPr>
          <w:lang w:eastAsia="el-GR"/>
        </w:rPr>
        <w:t xml:space="preserve"> </w:t>
      </w:r>
      <w:r w:rsidR="001C303C">
        <w:rPr>
          <w:lang w:val="en-US" w:eastAsia="el-GR"/>
        </w:rPr>
        <w:t>link</w:t>
      </w:r>
      <w:r w:rsidR="001C303C" w:rsidRPr="001C303C">
        <w:rPr>
          <w:lang w:eastAsia="el-GR"/>
        </w:rPr>
        <w:t xml:space="preserve">, </w:t>
      </w:r>
      <w:r w:rsidR="001C303C">
        <w:rPr>
          <w:lang w:eastAsia="el-GR"/>
        </w:rPr>
        <w:t xml:space="preserve">η δεύτερη περίπτωση αν εντολή είναι η </w:t>
      </w:r>
      <w:r w:rsidR="001C303C">
        <w:rPr>
          <w:lang w:val="en-US" w:eastAsia="el-GR"/>
        </w:rPr>
        <w:t>jump</w:t>
      </w:r>
      <w:r w:rsidR="001C303C" w:rsidRPr="001C303C">
        <w:rPr>
          <w:lang w:eastAsia="el-GR"/>
        </w:rPr>
        <w:t xml:space="preserve"> </w:t>
      </w:r>
      <w:r w:rsidR="001C303C">
        <w:rPr>
          <w:lang w:val="en-US" w:eastAsia="el-GR"/>
        </w:rPr>
        <w:t>register</w:t>
      </w:r>
      <w:r w:rsidR="001C303C" w:rsidRPr="001C303C">
        <w:rPr>
          <w:lang w:eastAsia="el-GR"/>
        </w:rPr>
        <w:t xml:space="preserve"> </w:t>
      </w:r>
      <w:r w:rsidR="001C303C">
        <w:rPr>
          <w:lang w:eastAsia="el-GR"/>
        </w:rPr>
        <w:t>και η τρίτη αν είναι μία κλασική εντολή. Σε αυτή την περίπτωση γίνεται αύξηση κατά 4.</w:t>
      </w:r>
    </w:p>
    <w:p w14:paraId="7A23CE85" w14:textId="77777777" w:rsidR="00F70F54" w:rsidRPr="0085228E" w:rsidRDefault="00F70F54" w:rsidP="00F70F54">
      <w:pPr>
        <w:autoSpaceDE w:val="0"/>
        <w:autoSpaceDN w:val="0"/>
        <w:adjustRightInd w:val="0"/>
        <w:spacing w:after="0" w:line="240" w:lineRule="auto"/>
        <w:jc w:val="left"/>
        <w:rPr>
          <w:rFonts w:ascii="Consolas" w:hAnsi="Consolas" w:cs="Consolas"/>
          <w:sz w:val="20"/>
          <w:lang w:eastAsia="el-GR"/>
        </w:rPr>
      </w:pPr>
      <w:r w:rsidRPr="00F70F54">
        <w:rPr>
          <w:rFonts w:ascii="Consolas" w:hAnsi="Consolas" w:cs="Consolas"/>
          <w:b/>
          <w:bCs/>
          <w:color w:val="7F0055"/>
          <w:sz w:val="20"/>
          <w:lang w:val="en-US" w:eastAsia="el-GR"/>
        </w:rPr>
        <w:t>module</w:t>
      </w:r>
      <w:r w:rsidRPr="0085228E">
        <w:rPr>
          <w:rFonts w:ascii="Consolas" w:hAnsi="Consolas" w:cs="Consolas"/>
          <w:color w:val="000000"/>
          <w:sz w:val="20"/>
          <w:lang w:eastAsia="el-GR"/>
        </w:rPr>
        <w:t xml:space="preserve"> </w:t>
      </w:r>
      <w:r w:rsidRPr="00F70F54">
        <w:rPr>
          <w:rFonts w:ascii="Consolas" w:hAnsi="Consolas" w:cs="Consolas"/>
          <w:color w:val="000000"/>
          <w:sz w:val="20"/>
          <w:lang w:val="en-US" w:eastAsia="el-GR"/>
        </w:rPr>
        <w:t>muxPC</w:t>
      </w:r>
      <w:r w:rsidRPr="0085228E">
        <w:rPr>
          <w:rFonts w:ascii="Consolas" w:hAnsi="Consolas" w:cs="Consolas"/>
          <w:color w:val="000000"/>
          <w:sz w:val="20"/>
          <w:lang w:eastAsia="el-GR"/>
        </w:rPr>
        <w:t>(</w:t>
      </w:r>
      <w:r w:rsidRPr="00F70F54">
        <w:rPr>
          <w:rFonts w:ascii="Consolas" w:hAnsi="Consolas" w:cs="Consolas"/>
          <w:b/>
          <w:bCs/>
          <w:color w:val="7F0055"/>
          <w:sz w:val="20"/>
          <w:lang w:val="en-US" w:eastAsia="el-GR"/>
        </w:rPr>
        <w:t>input</w:t>
      </w:r>
      <w:r w:rsidRPr="0085228E">
        <w:rPr>
          <w:rFonts w:ascii="Consolas" w:hAnsi="Consolas" w:cs="Consolas"/>
          <w:color w:val="000000"/>
          <w:sz w:val="20"/>
          <w:lang w:eastAsia="el-GR"/>
        </w:rPr>
        <w:t xml:space="preserve"> [25:0]</w:t>
      </w:r>
      <w:r w:rsidRPr="00F70F54">
        <w:rPr>
          <w:rFonts w:ascii="Consolas" w:hAnsi="Consolas" w:cs="Consolas"/>
          <w:color w:val="000000"/>
          <w:sz w:val="20"/>
          <w:lang w:val="en-US" w:eastAsia="el-GR"/>
        </w:rPr>
        <w:t>in</w:t>
      </w:r>
      <w:r w:rsidRPr="0085228E">
        <w:rPr>
          <w:rFonts w:ascii="Consolas" w:hAnsi="Consolas" w:cs="Consolas"/>
          <w:color w:val="000000"/>
          <w:sz w:val="20"/>
          <w:lang w:eastAsia="el-GR"/>
        </w:rPr>
        <w:t xml:space="preserve">1, </w:t>
      </w:r>
      <w:r w:rsidRPr="00F70F54">
        <w:rPr>
          <w:rFonts w:ascii="Consolas" w:hAnsi="Consolas" w:cs="Consolas"/>
          <w:b/>
          <w:bCs/>
          <w:color w:val="7F0055"/>
          <w:sz w:val="20"/>
          <w:lang w:val="en-US" w:eastAsia="el-GR"/>
        </w:rPr>
        <w:t>input</w:t>
      </w:r>
      <w:r w:rsidRPr="0085228E">
        <w:rPr>
          <w:rFonts w:ascii="Consolas" w:hAnsi="Consolas" w:cs="Consolas"/>
          <w:color w:val="000000"/>
          <w:sz w:val="20"/>
          <w:lang w:eastAsia="el-GR"/>
        </w:rPr>
        <w:t xml:space="preserve"> [31:0]</w:t>
      </w:r>
      <w:r w:rsidRPr="00F70F54">
        <w:rPr>
          <w:rFonts w:ascii="Consolas" w:hAnsi="Consolas" w:cs="Consolas"/>
          <w:color w:val="000000"/>
          <w:sz w:val="20"/>
          <w:lang w:val="en-US" w:eastAsia="el-GR"/>
        </w:rPr>
        <w:t>in</w:t>
      </w:r>
      <w:r w:rsidRPr="0085228E">
        <w:rPr>
          <w:rFonts w:ascii="Consolas" w:hAnsi="Consolas" w:cs="Consolas"/>
          <w:color w:val="000000"/>
          <w:sz w:val="20"/>
          <w:lang w:eastAsia="el-GR"/>
        </w:rPr>
        <w:t xml:space="preserve">2, </w:t>
      </w:r>
      <w:r w:rsidRPr="00F70F54">
        <w:rPr>
          <w:rFonts w:ascii="Consolas" w:hAnsi="Consolas" w:cs="Consolas"/>
          <w:b/>
          <w:bCs/>
          <w:color w:val="7F0055"/>
          <w:sz w:val="20"/>
          <w:lang w:val="en-US" w:eastAsia="el-GR"/>
        </w:rPr>
        <w:t>input</w:t>
      </w:r>
      <w:r w:rsidRPr="0085228E">
        <w:rPr>
          <w:rFonts w:ascii="Consolas" w:hAnsi="Consolas" w:cs="Consolas"/>
          <w:color w:val="000000"/>
          <w:sz w:val="20"/>
          <w:lang w:eastAsia="el-GR"/>
        </w:rPr>
        <w:t xml:space="preserve"> [31:0]</w:t>
      </w:r>
      <w:r w:rsidRPr="00F70F54">
        <w:rPr>
          <w:rFonts w:ascii="Consolas" w:hAnsi="Consolas" w:cs="Consolas"/>
          <w:color w:val="000000"/>
          <w:sz w:val="20"/>
          <w:lang w:val="en-US" w:eastAsia="el-GR"/>
        </w:rPr>
        <w:t>in</w:t>
      </w:r>
      <w:r w:rsidRPr="0085228E">
        <w:rPr>
          <w:rFonts w:ascii="Consolas" w:hAnsi="Consolas" w:cs="Consolas"/>
          <w:color w:val="000000"/>
          <w:sz w:val="20"/>
          <w:lang w:eastAsia="el-GR"/>
        </w:rPr>
        <w:t xml:space="preserve">3, </w:t>
      </w:r>
      <w:r w:rsidRPr="00F70F54">
        <w:rPr>
          <w:rFonts w:ascii="Consolas" w:hAnsi="Consolas" w:cs="Consolas"/>
          <w:b/>
          <w:bCs/>
          <w:color w:val="7F0055"/>
          <w:sz w:val="20"/>
          <w:lang w:val="en-US" w:eastAsia="el-GR"/>
        </w:rPr>
        <w:t>input</w:t>
      </w:r>
      <w:r w:rsidRPr="0085228E">
        <w:rPr>
          <w:rFonts w:ascii="Consolas" w:hAnsi="Consolas" w:cs="Consolas"/>
          <w:color w:val="000000"/>
          <w:sz w:val="20"/>
          <w:lang w:eastAsia="el-GR"/>
        </w:rPr>
        <w:t xml:space="preserve"> [5:0]</w:t>
      </w:r>
      <w:r w:rsidRPr="00F70F54">
        <w:rPr>
          <w:rFonts w:ascii="Consolas" w:hAnsi="Consolas" w:cs="Consolas"/>
          <w:color w:val="000000"/>
          <w:sz w:val="20"/>
          <w:lang w:val="en-US" w:eastAsia="el-GR"/>
        </w:rPr>
        <w:t>op</w:t>
      </w:r>
      <w:r w:rsidRPr="0085228E">
        <w:rPr>
          <w:rFonts w:ascii="Consolas" w:hAnsi="Consolas" w:cs="Consolas"/>
          <w:color w:val="000000"/>
          <w:sz w:val="20"/>
          <w:lang w:eastAsia="el-GR"/>
        </w:rPr>
        <w:t xml:space="preserve">, </w:t>
      </w:r>
      <w:r w:rsidRPr="00F70F54">
        <w:rPr>
          <w:rFonts w:ascii="Consolas" w:hAnsi="Consolas" w:cs="Consolas"/>
          <w:b/>
          <w:bCs/>
          <w:color w:val="7F0055"/>
          <w:sz w:val="20"/>
          <w:lang w:val="en-US" w:eastAsia="el-GR"/>
        </w:rPr>
        <w:t>output</w:t>
      </w:r>
      <w:r w:rsidRPr="0085228E">
        <w:rPr>
          <w:rFonts w:ascii="Consolas" w:hAnsi="Consolas" w:cs="Consolas"/>
          <w:color w:val="000000"/>
          <w:sz w:val="20"/>
          <w:lang w:eastAsia="el-GR"/>
        </w:rPr>
        <w:t>[31:0]</w:t>
      </w:r>
      <w:r w:rsidRPr="00F70F54">
        <w:rPr>
          <w:rFonts w:ascii="Consolas" w:hAnsi="Consolas" w:cs="Consolas"/>
          <w:color w:val="000000"/>
          <w:sz w:val="20"/>
          <w:lang w:val="en-US" w:eastAsia="el-GR"/>
        </w:rPr>
        <w:t>out</w:t>
      </w:r>
      <w:r w:rsidRPr="0085228E">
        <w:rPr>
          <w:rFonts w:ascii="Consolas" w:hAnsi="Consolas" w:cs="Consolas"/>
          <w:color w:val="000000"/>
          <w:sz w:val="20"/>
          <w:lang w:eastAsia="el-GR"/>
        </w:rPr>
        <w:t>);</w:t>
      </w:r>
    </w:p>
    <w:p w14:paraId="4AB6AC9E" w14:textId="77777777" w:rsidR="00F70F54" w:rsidRPr="0085228E" w:rsidRDefault="00F70F54" w:rsidP="00F70F54">
      <w:pPr>
        <w:autoSpaceDE w:val="0"/>
        <w:autoSpaceDN w:val="0"/>
        <w:adjustRightInd w:val="0"/>
        <w:spacing w:after="0" w:line="240" w:lineRule="auto"/>
        <w:jc w:val="left"/>
        <w:rPr>
          <w:rFonts w:ascii="Consolas" w:hAnsi="Consolas" w:cs="Consolas"/>
          <w:sz w:val="20"/>
          <w:lang w:eastAsia="el-GR"/>
        </w:rPr>
      </w:pPr>
    </w:p>
    <w:p w14:paraId="5D08FD3E" w14:textId="77777777" w:rsidR="00F70F54" w:rsidRPr="0085228E" w:rsidRDefault="00F70F54" w:rsidP="00F70F54">
      <w:pPr>
        <w:autoSpaceDE w:val="0"/>
        <w:autoSpaceDN w:val="0"/>
        <w:adjustRightInd w:val="0"/>
        <w:spacing w:after="0" w:line="240" w:lineRule="auto"/>
        <w:jc w:val="left"/>
        <w:rPr>
          <w:rFonts w:ascii="Consolas" w:hAnsi="Consolas" w:cs="Consolas"/>
          <w:sz w:val="20"/>
          <w:lang w:eastAsia="el-GR"/>
        </w:rPr>
      </w:pPr>
      <w:r w:rsidRPr="00F70F54">
        <w:rPr>
          <w:rFonts w:ascii="Consolas" w:hAnsi="Consolas" w:cs="Consolas"/>
          <w:b/>
          <w:bCs/>
          <w:color w:val="7F0055"/>
          <w:sz w:val="20"/>
          <w:lang w:val="en-US" w:eastAsia="el-GR"/>
        </w:rPr>
        <w:t>wire</w:t>
      </w:r>
      <w:r w:rsidRPr="0085228E">
        <w:rPr>
          <w:rFonts w:ascii="Consolas" w:hAnsi="Consolas" w:cs="Consolas"/>
          <w:color w:val="000000"/>
          <w:sz w:val="20"/>
          <w:lang w:eastAsia="el-GR"/>
        </w:rPr>
        <w:t xml:space="preserve"> [31:0]</w:t>
      </w:r>
      <w:r w:rsidRPr="00F70F54">
        <w:rPr>
          <w:rFonts w:ascii="Consolas" w:hAnsi="Consolas" w:cs="Consolas"/>
          <w:color w:val="000000"/>
          <w:sz w:val="20"/>
          <w:lang w:val="en-US" w:eastAsia="el-GR"/>
        </w:rPr>
        <w:t>case</w:t>
      </w:r>
      <w:r w:rsidRPr="0085228E">
        <w:rPr>
          <w:rFonts w:ascii="Consolas" w:hAnsi="Consolas" w:cs="Consolas"/>
          <w:color w:val="000000"/>
          <w:sz w:val="20"/>
          <w:lang w:eastAsia="el-GR"/>
        </w:rPr>
        <w:t>1 = (</w:t>
      </w:r>
      <w:r w:rsidRPr="00F70F54">
        <w:rPr>
          <w:rFonts w:ascii="Consolas" w:hAnsi="Consolas" w:cs="Consolas"/>
          <w:color w:val="000000"/>
          <w:sz w:val="20"/>
          <w:lang w:val="en-US" w:eastAsia="el-GR"/>
        </w:rPr>
        <w:t>op</w:t>
      </w:r>
      <w:r w:rsidRPr="0085228E">
        <w:rPr>
          <w:rFonts w:ascii="Consolas" w:hAnsi="Consolas" w:cs="Consolas"/>
          <w:color w:val="000000"/>
          <w:sz w:val="20"/>
          <w:lang w:eastAsia="el-GR"/>
        </w:rPr>
        <w:t>==</w:t>
      </w:r>
      <w:r w:rsidRPr="00F70F54">
        <w:rPr>
          <w:rFonts w:ascii="Consolas" w:hAnsi="Consolas" w:cs="Consolas"/>
          <w:color w:val="000000"/>
          <w:sz w:val="20"/>
          <w:lang w:val="en-US" w:eastAsia="el-GR"/>
        </w:rPr>
        <w:t>mips</w:t>
      </w:r>
      <w:r w:rsidRPr="0085228E">
        <w:rPr>
          <w:rFonts w:ascii="Consolas" w:hAnsi="Consolas" w:cs="Consolas"/>
          <w:color w:val="000000"/>
          <w:sz w:val="20"/>
          <w:lang w:eastAsia="el-GR"/>
        </w:rPr>
        <w:t>.</w:t>
      </w:r>
      <w:r w:rsidRPr="00F70F54">
        <w:rPr>
          <w:rFonts w:ascii="Consolas" w:hAnsi="Consolas" w:cs="Consolas"/>
          <w:color w:val="000000"/>
          <w:sz w:val="20"/>
          <w:lang w:val="en-US" w:eastAsia="el-GR"/>
        </w:rPr>
        <w:t>Jop</w:t>
      </w:r>
      <w:r w:rsidRPr="0085228E">
        <w:rPr>
          <w:rFonts w:ascii="Consolas" w:hAnsi="Consolas" w:cs="Consolas"/>
          <w:color w:val="000000"/>
          <w:sz w:val="20"/>
          <w:lang w:eastAsia="el-GR"/>
        </w:rPr>
        <w:t xml:space="preserve"> || </w:t>
      </w:r>
      <w:r w:rsidRPr="00F70F54">
        <w:rPr>
          <w:rFonts w:ascii="Consolas" w:hAnsi="Consolas" w:cs="Consolas"/>
          <w:color w:val="000000"/>
          <w:sz w:val="20"/>
          <w:lang w:val="en-US" w:eastAsia="el-GR"/>
        </w:rPr>
        <w:t>op</w:t>
      </w:r>
      <w:r w:rsidRPr="0085228E">
        <w:rPr>
          <w:rFonts w:ascii="Consolas" w:hAnsi="Consolas" w:cs="Consolas"/>
          <w:color w:val="000000"/>
          <w:sz w:val="20"/>
          <w:lang w:eastAsia="el-GR"/>
        </w:rPr>
        <w:t>==</w:t>
      </w:r>
      <w:r w:rsidRPr="00F70F54">
        <w:rPr>
          <w:rFonts w:ascii="Consolas" w:hAnsi="Consolas" w:cs="Consolas"/>
          <w:color w:val="000000"/>
          <w:sz w:val="20"/>
          <w:lang w:val="en-US" w:eastAsia="el-GR"/>
        </w:rPr>
        <w:t>mips</w:t>
      </w:r>
      <w:r w:rsidRPr="0085228E">
        <w:rPr>
          <w:rFonts w:ascii="Consolas" w:hAnsi="Consolas" w:cs="Consolas"/>
          <w:color w:val="000000"/>
          <w:sz w:val="20"/>
          <w:lang w:eastAsia="el-GR"/>
        </w:rPr>
        <w:t>.</w:t>
      </w:r>
      <w:r w:rsidRPr="00F70F54">
        <w:rPr>
          <w:rFonts w:ascii="Consolas" w:hAnsi="Consolas" w:cs="Consolas"/>
          <w:color w:val="000000"/>
          <w:sz w:val="20"/>
          <w:lang w:val="en-US" w:eastAsia="el-GR"/>
        </w:rPr>
        <w:t>JALop</w:t>
      </w:r>
      <w:r w:rsidRPr="0085228E">
        <w:rPr>
          <w:rFonts w:ascii="Consolas" w:hAnsi="Consolas" w:cs="Consolas"/>
          <w:color w:val="000000"/>
          <w:sz w:val="20"/>
          <w:lang w:eastAsia="el-GR"/>
        </w:rPr>
        <w:t xml:space="preserve">) ? </w:t>
      </w:r>
      <w:r w:rsidRPr="00F70F54">
        <w:rPr>
          <w:rFonts w:ascii="Consolas" w:hAnsi="Consolas" w:cs="Consolas"/>
          <w:color w:val="000000"/>
          <w:sz w:val="20"/>
          <w:lang w:val="en-US" w:eastAsia="el-GR"/>
        </w:rPr>
        <w:t>in</w:t>
      </w:r>
      <w:r w:rsidRPr="0085228E">
        <w:rPr>
          <w:rFonts w:ascii="Consolas" w:hAnsi="Consolas" w:cs="Consolas"/>
          <w:color w:val="000000"/>
          <w:sz w:val="20"/>
          <w:lang w:eastAsia="el-GR"/>
        </w:rPr>
        <w:t>1&lt;&lt;2 : 0;</w:t>
      </w:r>
    </w:p>
    <w:p w14:paraId="3CE8172E" w14:textId="77777777" w:rsidR="00F70F54" w:rsidRPr="00F70F54" w:rsidRDefault="00F70F54" w:rsidP="00F70F54">
      <w:pPr>
        <w:autoSpaceDE w:val="0"/>
        <w:autoSpaceDN w:val="0"/>
        <w:adjustRightInd w:val="0"/>
        <w:spacing w:after="0" w:line="240" w:lineRule="auto"/>
        <w:jc w:val="left"/>
        <w:rPr>
          <w:rFonts w:ascii="Consolas" w:hAnsi="Consolas" w:cs="Consolas"/>
          <w:sz w:val="20"/>
          <w:lang w:val="en-US" w:eastAsia="el-GR"/>
        </w:rPr>
      </w:pPr>
      <w:r w:rsidRPr="00F70F54">
        <w:rPr>
          <w:rFonts w:ascii="Consolas" w:hAnsi="Consolas" w:cs="Consolas"/>
          <w:b/>
          <w:bCs/>
          <w:color w:val="7F0055"/>
          <w:sz w:val="20"/>
          <w:lang w:val="en-US" w:eastAsia="el-GR"/>
        </w:rPr>
        <w:t>wire</w:t>
      </w:r>
      <w:r w:rsidRPr="00F70F54">
        <w:rPr>
          <w:rFonts w:ascii="Consolas" w:hAnsi="Consolas" w:cs="Consolas"/>
          <w:color w:val="000000"/>
          <w:sz w:val="20"/>
          <w:lang w:val="en-US" w:eastAsia="el-GR"/>
        </w:rPr>
        <w:t xml:space="preserve"> [31:0]case3 = (op==mips.ALUop &amp;&amp; mips.IDEXIR[5:0]==8) ? in2 : 0;</w:t>
      </w:r>
    </w:p>
    <w:p w14:paraId="2ECE0984" w14:textId="77777777" w:rsidR="00F70F54" w:rsidRPr="00F70F54" w:rsidRDefault="00F70F54" w:rsidP="00F70F54">
      <w:pPr>
        <w:autoSpaceDE w:val="0"/>
        <w:autoSpaceDN w:val="0"/>
        <w:adjustRightInd w:val="0"/>
        <w:spacing w:after="0" w:line="240" w:lineRule="auto"/>
        <w:jc w:val="left"/>
        <w:rPr>
          <w:rFonts w:ascii="Consolas" w:hAnsi="Consolas" w:cs="Consolas"/>
          <w:sz w:val="20"/>
          <w:lang w:val="en-US" w:eastAsia="el-GR"/>
        </w:rPr>
      </w:pPr>
      <w:r w:rsidRPr="00F70F54">
        <w:rPr>
          <w:rFonts w:ascii="Consolas" w:hAnsi="Consolas" w:cs="Consolas"/>
          <w:b/>
          <w:bCs/>
          <w:color w:val="7F0055"/>
          <w:sz w:val="20"/>
          <w:lang w:val="en-US" w:eastAsia="el-GR"/>
        </w:rPr>
        <w:t>wire</w:t>
      </w:r>
      <w:r w:rsidRPr="00F70F54">
        <w:rPr>
          <w:rFonts w:ascii="Consolas" w:hAnsi="Consolas" w:cs="Consolas"/>
          <w:color w:val="000000"/>
          <w:sz w:val="20"/>
          <w:lang w:val="en-US" w:eastAsia="el-GR"/>
        </w:rPr>
        <w:t xml:space="preserve"> [31:0]case4 = (op!=mips.Jop &amp;&amp; op!=mips.JALop &amp;&amp; (op!=mips.ALUop || mips.IDEXIR[5:0]!=8)) ? in3 +4 : 0;</w:t>
      </w:r>
    </w:p>
    <w:p w14:paraId="314FE392" w14:textId="77777777" w:rsidR="00F70F54" w:rsidRPr="00F70F54" w:rsidRDefault="00F70F54" w:rsidP="00F70F54">
      <w:pPr>
        <w:autoSpaceDE w:val="0"/>
        <w:autoSpaceDN w:val="0"/>
        <w:adjustRightInd w:val="0"/>
        <w:spacing w:after="0" w:line="240" w:lineRule="auto"/>
        <w:jc w:val="left"/>
        <w:rPr>
          <w:rFonts w:ascii="Consolas" w:hAnsi="Consolas" w:cs="Consolas"/>
          <w:sz w:val="20"/>
          <w:lang w:val="en-US" w:eastAsia="el-GR"/>
        </w:rPr>
      </w:pPr>
    </w:p>
    <w:p w14:paraId="60DA30FA" w14:textId="77777777" w:rsidR="00F70F54" w:rsidRPr="00F70F54" w:rsidRDefault="00F70F54" w:rsidP="00F70F54">
      <w:pPr>
        <w:autoSpaceDE w:val="0"/>
        <w:autoSpaceDN w:val="0"/>
        <w:adjustRightInd w:val="0"/>
        <w:spacing w:after="0" w:line="240" w:lineRule="auto"/>
        <w:jc w:val="left"/>
        <w:rPr>
          <w:rFonts w:ascii="Consolas" w:hAnsi="Consolas" w:cs="Consolas"/>
          <w:sz w:val="20"/>
          <w:lang w:val="en-US" w:eastAsia="el-GR"/>
        </w:rPr>
      </w:pPr>
      <w:r w:rsidRPr="00F70F54">
        <w:rPr>
          <w:rFonts w:ascii="Consolas" w:hAnsi="Consolas" w:cs="Consolas"/>
          <w:b/>
          <w:bCs/>
          <w:color w:val="7F0055"/>
          <w:sz w:val="20"/>
          <w:lang w:val="en-US" w:eastAsia="el-GR"/>
        </w:rPr>
        <w:t>assign</w:t>
      </w:r>
      <w:r w:rsidRPr="00F70F54">
        <w:rPr>
          <w:rFonts w:ascii="Consolas" w:hAnsi="Consolas" w:cs="Consolas"/>
          <w:color w:val="000000"/>
          <w:sz w:val="20"/>
          <w:lang w:val="en-US" w:eastAsia="el-GR"/>
        </w:rPr>
        <w:t xml:space="preserve"> out = case1 | case3 | case4;</w:t>
      </w:r>
    </w:p>
    <w:p w14:paraId="2D95D7F7" w14:textId="77777777" w:rsidR="00F70F54" w:rsidRPr="004B7679" w:rsidRDefault="00F70F54" w:rsidP="00F70F54">
      <w:pPr>
        <w:autoSpaceDE w:val="0"/>
        <w:autoSpaceDN w:val="0"/>
        <w:adjustRightInd w:val="0"/>
        <w:spacing w:after="0" w:line="240" w:lineRule="auto"/>
        <w:jc w:val="left"/>
        <w:rPr>
          <w:rFonts w:ascii="Consolas" w:hAnsi="Consolas" w:cs="Consolas"/>
          <w:sz w:val="20"/>
          <w:lang w:val="en-US" w:eastAsia="el-GR"/>
        </w:rPr>
      </w:pPr>
    </w:p>
    <w:p w14:paraId="688ADCD8" w14:textId="77777777" w:rsidR="00F70F54" w:rsidRDefault="00F70F54" w:rsidP="00F70F54">
      <w:pPr>
        <w:autoSpaceDE w:val="0"/>
        <w:autoSpaceDN w:val="0"/>
        <w:adjustRightInd w:val="0"/>
        <w:spacing w:after="0" w:line="240" w:lineRule="auto"/>
        <w:jc w:val="left"/>
        <w:rPr>
          <w:rFonts w:ascii="Consolas" w:hAnsi="Consolas" w:cs="Consolas"/>
          <w:b/>
          <w:bCs/>
          <w:color w:val="7F0055"/>
          <w:sz w:val="20"/>
          <w:lang w:eastAsia="el-GR"/>
        </w:rPr>
      </w:pPr>
      <w:r>
        <w:rPr>
          <w:rFonts w:ascii="Consolas" w:hAnsi="Consolas" w:cs="Consolas"/>
          <w:b/>
          <w:bCs/>
          <w:color w:val="7F0055"/>
          <w:sz w:val="20"/>
          <w:lang w:eastAsia="el-GR"/>
        </w:rPr>
        <w:t>endmodule</w:t>
      </w:r>
    </w:p>
    <w:p w14:paraId="0512C443" w14:textId="77777777" w:rsidR="004D3AAF" w:rsidRDefault="00774373" w:rsidP="002C62E7">
      <w:pPr>
        <w:pStyle w:val="Heading1"/>
        <w:rPr>
          <w:lang w:eastAsia="el-GR"/>
        </w:rPr>
      </w:pPr>
      <w:bookmarkStart w:id="125" w:name="_Toc423617363"/>
      <w:r>
        <w:rPr>
          <w:lang w:eastAsia="el-GR"/>
        </w:rPr>
        <w:lastRenderedPageBreak/>
        <w:t>Πειράματα</w:t>
      </w:r>
      <w:bookmarkEnd w:id="125"/>
    </w:p>
    <w:p w14:paraId="3BFFFD6E" w14:textId="77777777" w:rsidR="00CB3BDA" w:rsidRDefault="00CB3BDA" w:rsidP="00CB3BDA">
      <w:pPr>
        <w:rPr>
          <w:lang w:eastAsia="el-GR"/>
        </w:rPr>
      </w:pPr>
      <w:r>
        <w:rPr>
          <w:lang w:eastAsia="el-GR"/>
        </w:rPr>
        <w:t xml:space="preserve">Σε  αυτό το κεφάλαιο γίνεται μία αναλυτική μελέτη της σωστής λειτουργίας του επεξεργαστή. Για το σκοπό αυτό καταγράφηκε μία λίστα από επικίνδυνες περιπτώσεις. Για την σωστή λειτουργία αναπτύχθηκαν τόσο μικρά προγράμματα με στοχευμένες περιπτώσεις όσο και μεγάλα προγράμματα. Με τα μικρά προγράμματα γίνεται έλεγχος των μεμονωμένων περιπτώσεων ενώ από την άλλη μεριά τα μεγάλα προγράμματα εξετάζουν την σωστή λειτουργία του επεξεργαστή συνολικά. </w:t>
      </w:r>
    </w:p>
    <w:p w14:paraId="66AA3C8D" w14:textId="5478E4BD" w:rsidR="00CB3BDA" w:rsidRDefault="00CB3BDA" w:rsidP="00CB3BDA">
      <w:pPr>
        <w:rPr>
          <w:lang w:eastAsia="el-GR"/>
        </w:rPr>
      </w:pPr>
      <w:r>
        <w:rPr>
          <w:lang w:eastAsia="el-GR"/>
        </w:rPr>
        <w:t xml:space="preserve">Το κεφαλαίο ξεκινάει με μία περιγραφή των </w:t>
      </w:r>
      <w:r w:rsidR="00862154">
        <w:rPr>
          <w:lang w:eastAsia="el-GR"/>
        </w:rPr>
        <w:t xml:space="preserve">προγραμματιστικών εργαλείων και στη συνέχεια γίνεται περιγραφή των </w:t>
      </w:r>
      <w:r>
        <w:rPr>
          <w:lang w:eastAsia="el-GR"/>
        </w:rPr>
        <w:t>μεγάλων προγραμμάτων τα οποία χρησιμοποιήθηκαν για τον έλ</w:t>
      </w:r>
      <w:r w:rsidR="00862154">
        <w:rPr>
          <w:lang w:eastAsia="el-GR"/>
        </w:rPr>
        <w:t xml:space="preserve">εγχο. Τέλος, </w:t>
      </w:r>
      <w:r>
        <w:rPr>
          <w:lang w:eastAsia="el-GR"/>
        </w:rPr>
        <w:t>γίνεται μία αναλυτική περιγραφή των επικίνδυνων περιπτώσεων.</w:t>
      </w:r>
    </w:p>
    <w:p w14:paraId="2E7DD766" w14:textId="77777777" w:rsidR="00862154" w:rsidRDefault="00862154" w:rsidP="00862154">
      <w:pPr>
        <w:pStyle w:val="Heading2"/>
      </w:pPr>
      <w:bookmarkStart w:id="126" w:name="_Toc423617364"/>
      <w:r>
        <w:t>Πλατφόρμες και προγραμματιστικά εργαλεία</w:t>
      </w:r>
      <w:bookmarkEnd w:id="126"/>
      <w:r>
        <w:t xml:space="preserve"> </w:t>
      </w:r>
    </w:p>
    <w:p w14:paraId="2CBD325B" w14:textId="77777777" w:rsidR="00862154" w:rsidRPr="00D072F9" w:rsidRDefault="00862154" w:rsidP="00862154">
      <w:r>
        <w:t xml:space="preserve">Σε αυτή την ενότητα περιγράφονται τα εργαλεία που χρησιμοποιήθηκαν για την ανάπτυξη του επεξεργαστή </w:t>
      </w:r>
      <w:r>
        <w:rPr>
          <w:lang w:val="en-US"/>
        </w:rPr>
        <w:t>MIPS</w:t>
      </w:r>
      <w:r w:rsidRPr="00D072F9">
        <w:t xml:space="preserve">. </w:t>
      </w:r>
    </w:p>
    <w:p w14:paraId="71419FC7" w14:textId="77777777" w:rsidR="00862154" w:rsidRPr="00D072F9" w:rsidRDefault="00862154" w:rsidP="00862154">
      <w:pPr>
        <w:pStyle w:val="Heading3"/>
      </w:pPr>
      <w:bookmarkStart w:id="127" w:name="_Toc423617365"/>
      <w:r>
        <w:rPr>
          <w:lang w:val="en-US"/>
        </w:rPr>
        <w:t>Verilog</w:t>
      </w:r>
      <w:bookmarkEnd w:id="127"/>
      <w:r w:rsidRPr="00D072F9">
        <w:t xml:space="preserve"> </w:t>
      </w:r>
    </w:p>
    <w:p w14:paraId="7D9B8382" w14:textId="77777777" w:rsidR="00862154" w:rsidRDefault="00862154" w:rsidP="00862154">
      <w:r>
        <w:t xml:space="preserve">Για εγγραφή του κώδικα χρησιμοποιήθηκε η γλώσσα προγραμματισμού </w:t>
      </w:r>
      <w:r>
        <w:rPr>
          <w:lang w:val="en-US"/>
        </w:rPr>
        <w:t>Verilog</w:t>
      </w:r>
      <w:r w:rsidRPr="0040144F">
        <w:t xml:space="preserve">. </w:t>
      </w:r>
      <w:r>
        <w:rPr>
          <w:lang w:val="en-US"/>
        </w:rPr>
        <w:t>H</w:t>
      </w:r>
      <w:r w:rsidRPr="0040144F">
        <w:t xml:space="preserve"> </w:t>
      </w:r>
      <w:r>
        <w:rPr>
          <w:lang w:val="en-US"/>
        </w:rPr>
        <w:t>Verilog</w:t>
      </w:r>
      <w:r w:rsidRPr="0040144F">
        <w:t xml:space="preserve"> </w:t>
      </w:r>
      <w:r>
        <w:t xml:space="preserve">είναι μια γλώσσα περιγραφής υλικού </w:t>
      </w:r>
      <w:r w:rsidRPr="0040144F">
        <w:t>(</w:t>
      </w:r>
      <w:r>
        <w:rPr>
          <w:lang w:val="en-US"/>
        </w:rPr>
        <w:t>HDL</w:t>
      </w:r>
      <w:r w:rsidRPr="0040144F">
        <w:t>)</w:t>
      </w:r>
      <w:r>
        <w:t xml:space="preserve"> και χρησιμοποιείται για μοντελοποίηση ηλεκτρονικών συστημάτων.</w:t>
      </w:r>
      <w:r w:rsidRPr="0040144F">
        <w:t xml:space="preserve"> Η</w:t>
      </w:r>
      <w:r>
        <w:t xml:space="preserve"> χρήση της επιτρέπει στους σχεδιαστές να σχεδιάσουν σε διάφορα επίπεδα αφαίρεσης. Η </w:t>
      </w:r>
      <w:r>
        <w:rPr>
          <w:lang w:val="en-US"/>
        </w:rPr>
        <w:t>Verilog</w:t>
      </w:r>
      <w:r>
        <w:t xml:space="preserve"> κυρίως χρησιμοποιείται για τον σχεδιασμό και την επαλήθευση ψηφιακών κυκλωμάτων.</w:t>
      </w:r>
    </w:p>
    <w:p w14:paraId="521119EC" w14:textId="77777777" w:rsidR="00862154" w:rsidRDefault="00862154" w:rsidP="00862154">
      <w:pPr>
        <w:pStyle w:val="Heading3"/>
        <w:rPr>
          <w:lang w:val="en-US"/>
        </w:rPr>
      </w:pPr>
      <w:bookmarkStart w:id="128" w:name="_Toc423617366"/>
      <w:r>
        <w:rPr>
          <w:lang w:val="en-US"/>
        </w:rPr>
        <w:t>Icarus Verilog</w:t>
      </w:r>
      <w:bookmarkEnd w:id="128"/>
    </w:p>
    <w:p w14:paraId="751C4AC6" w14:textId="77777777" w:rsidR="00862154" w:rsidRDefault="00862154" w:rsidP="00862154">
      <w:r>
        <w:rPr>
          <w:lang w:val="en-US"/>
        </w:rPr>
        <w:t>To</w:t>
      </w:r>
      <w:r w:rsidRPr="0043202D">
        <w:t xml:space="preserve"> </w:t>
      </w:r>
      <w:r>
        <w:rPr>
          <w:lang w:val="en-US"/>
        </w:rPr>
        <w:t>Icarus</w:t>
      </w:r>
      <w:r w:rsidRPr="0043202D">
        <w:t xml:space="preserve"> </w:t>
      </w:r>
      <w:r>
        <w:rPr>
          <w:lang w:val="en-US"/>
        </w:rPr>
        <w:t>Verilog</w:t>
      </w:r>
      <w:r w:rsidRPr="0043202D">
        <w:t xml:space="preserve"> </w:t>
      </w:r>
      <w:r>
        <w:t xml:space="preserve">είναι ένα εργαλείο για σύνθεση και προσομοίωση της </w:t>
      </w:r>
      <w:r>
        <w:rPr>
          <w:lang w:val="en-US"/>
        </w:rPr>
        <w:t>Verilog</w:t>
      </w:r>
      <w:r w:rsidRPr="0043202D">
        <w:t xml:space="preserve">. </w:t>
      </w:r>
      <w:r>
        <w:t xml:space="preserve">Λειτουργεί σαν </w:t>
      </w:r>
      <w:r>
        <w:rPr>
          <w:lang w:val="en-US"/>
        </w:rPr>
        <w:t>compiler</w:t>
      </w:r>
      <w:r w:rsidRPr="0043202D">
        <w:t xml:space="preserve">, </w:t>
      </w:r>
      <w:r>
        <w:t xml:space="preserve">για την μεταγλώττιση πηγαίου κώδικα </w:t>
      </w:r>
      <w:r>
        <w:rPr>
          <w:lang w:val="en-US"/>
        </w:rPr>
        <w:t>Verilog</w:t>
      </w:r>
      <w:r w:rsidRPr="0043202D">
        <w:t xml:space="preserve"> </w:t>
      </w:r>
      <w:r>
        <w:t xml:space="preserve">σε κάποια </w:t>
      </w:r>
      <w:r>
        <w:lastRenderedPageBreak/>
        <w:t xml:space="preserve">μορφή στόχου. Για την προσομοίωση ο </w:t>
      </w:r>
      <w:r>
        <w:rPr>
          <w:lang w:val="en-US"/>
        </w:rPr>
        <w:t>compiler</w:t>
      </w:r>
      <w:r w:rsidRPr="0043202D">
        <w:t xml:space="preserve"> </w:t>
      </w:r>
      <w:r>
        <w:t xml:space="preserve">μπορεί να δημιουργήσει μια ενδιάμεση μορφή που ονομάζεται συνδεσμολογία </w:t>
      </w:r>
      <w:r>
        <w:rPr>
          <w:lang w:val="en-US"/>
        </w:rPr>
        <w:t>vvp</w:t>
      </w:r>
      <w:r w:rsidRPr="0043202D">
        <w:t xml:space="preserve"> ( </w:t>
      </w:r>
      <w:r>
        <w:rPr>
          <w:lang w:val="en-US"/>
        </w:rPr>
        <w:t>vvp</w:t>
      </w:r>
      <w:r w:rsidRPr="0043202D">
        <w:t xml:space="preserve"> </w:t>
      </w:r>
      <w:r>
        <w:rPr>
          <w:lang w:val="en-US"/>
        </w:rPr>
        <w:t>assembly</w:t>
      </w:r>
      <w:r w:rsidRPr="0043202D">
        <w:t xml:space="preserve">). </w:t>
      </w:r>
      <w:r>
        <w:t xml:space="preserve">Αυτή η ενδιάμεση μορφή εκτελείται από την εντολή </w:t>
      </w:r>
      <w:r w:rsidRPr="00CE195E">
        <w:t>‘</w:t>
      </w:r>
      <w:r>
        <w:rPr>
          <w:lang w:val="en-US"/>
        </w:rPr>
        <w:t>vvp</w:t>
      </w:r>
      <w:r w:rsidRPr="00CE195E">
        <w:t xml:space="preserve">’. </w:t>
      </w:r>
      <w:r>
        <w:t xml:space="preserve">Για σύνθεση ο </w:t>
      </w:r>
      <w:r>
        <w:rPr>
          <w:lang w:val="en-US"/>
        </w:rPr>
        <w:t>compiler</w:t>
      </w:r>
      <w:r w:rsidRPr="00CE195E">
        <w:t xml:space="preserve"> </w:t>
      </w:r>
      <w:r>
        <w:t xml:space="preserve">δημιουργεί </w:t>
      </w:r>
      <w:r>
        <w:rPr>
          <w:lang w:val="en-US"/>
        </w:rPr>
        <w:t>Netlists</w:t>
      </w:r>
      <w:r w:rsidRPr="001714E8">
        <w:t xml:space="preserve"> </w:t>
      </w:r>
      <w:r>
        <w:t>στην επιθυμητή μορφή.</w:t>
      </w:r>
    </w:p>
    <w:p w14:paraId="596D782D" w14:textId="77777777" w:rsidR="00862154" w:rsidRDefault="00862154" w:rsidP="00862154">
      <w:pPr>
        <w:pStyle w:val="Heading3"/>
        <w:rPr>
          <w:lang w:val="en-US"/>
        </w:rPr>
      </w:pPr>
      <w:bookmarkStart w:id="129" w:name="_Toc423617367"/>
      <w:r>
        <w:rPr>
          <w:lang w:val="en-US"/>
        </w:rPr>
        <w:t>Verilog coverage tool</w:t>
      </w:r>
      <w:bookmarkEnd w:id="129"/>
    </w:p>
    <w:p w14:paraId="57A84611" w14:textId="77777777" w:rsidR="00862154" w:rsidRDefault="00862154" w:rsidP="00862154">
      <w:r>
        <w:t xml:space="preserve">Το </w:t>
      </w:r>
      <w:r>
        <w:rPr>
          <w:lang w:val="en-US"/>
        </w:rPr>
        <w:t>Verilog</w:t>
      </w:r>
      <w:r w:rsidRPr="001A2C62">
        <w:t xml:space="preserve"> </w:t>
      </w:r>
      <w:r>
        <w:rPr>
          <w:lang w:val="en-US"/>
        </w:rPr>
        <w:t>coverage</w:t>
      </w:r>
      <w:r w:rsidRPr="001A2C62">
        <w:t xml:space="preserve"> </w:t>
      </w:r>
      <w:r>
        <w:t xml:space="preserve">είναι ένα εργαλείο της </w:t>
      </w:r>
      <w:r>
        <w:rPr>
          <w:lang w:val="en-US"/>
        </w:rPr>
        <w:t>Verilog</w:t>
      </w:r>
      <w:r w:rsidRPr="001A2C62">
        <w:t xml:space="preserve"> που μας δ</w:t>
      </w:r>
      <w:r>
        <w:t>ίνει σημαντικές πληροφορίες χρήσιμες για τον έλεγχο και την επαλήθευση του κώδικα. Μπορεί να μας παρέχει πληροφορίες για δύο τύπους κάλυψης του κώδικα (</w:t>
      </w:r>
      <w:r>
        <w:rPr>
          <w:lang w:val="en-US"/>
        </w:rPr>
        <w:t>code</w:t>
      </w:r>
      <w:r w:rsidRPr="00AC1C2F">
        <w:t xml:space="preserve"> </w:t>
      </w:r>
      <w:r>
        <w:rPr>
          <w:lang w:val="en-US"/>
        </w:rPr>
        <w:t>coverage</w:t>
      </w:r>
      <w:r w:rsidRPr="00AC1C2F">
        <w:t>):</w:t>
      </w:r>
    </w:p>
    <w:p w14:paraId="6D94CD58" w14:textId="77777777" w:rsidR="00862154" w:rsidRDefault="00862154" w:rsidP="00862154">
      <w:pPr>
        <w:pStyle w:val="ListParagraph"/>
        <w:numPr>
          <w:ilvl w:val="0"/>
          <w:numId w:val="16"/>
        </w:numPr>
      </w:pPr>
      <w:r>
        <w:t>Η πρώτη παρακολουθεί τις γραμμές και τις διακλαδώσεις που έχουν ληφθεί κατά την εκτέλεση ροής του κώδικα.</w:t>
      </w:r>
    </w:p>
    <w:p w14:paraId="00969AA4" w14:textId="77777777" w:rsidR="00862154" w:rsidRDefault="00862154" w:rsidP="00862154">
      <w:pPr>
        <w:pStyle w:val="ListParagraph"/>
        <w:numPr>
          <w:ilvl w:val="0"/>
          <w:numId w:val="16"/>
        </w:numPr>
      </w:pPr>
      <w:r>
        <w:t>Η δεύτερη μπορεί να μας δώσει πληροφορίες για τις τιμές που θα λάβουν τα σήματα κατά την διάρκεια της προσομοίωσης.</w:t>
      </w:r>
    </w:p>
    <w:p w14:paraId="2CB727D2" w14:textId="77777777" w:rsidR="00862154" w:rsidRPr="00FB6230" w:rsidRDefault="00862154" w:rsidP="00862154">
      <w:r>
        <w:t>Στα πλαίσια της παρούσας διπλωματικής χρησιμοποιήθηκαν οι τέσσερις μετρικές για την αξιολόγηση. Στη</w:t>
      </w:r>
      <w:r w:rsidRPr="00FB6230">
        <w:t xml:space="preserve"> </w:t>
      </w:r>
      <w:r>
        <w:t>συνέχεια</w:t>
      </w:r>
      <w:r w:rsidRPr="00FB6230">
        <w:t xml:space="preserve"> </w:t>
      </w:r>
      <w:r>
        <w:t>περιγράφονται</w:t>
      </w:r>
      <w:r w:rsidRPr="00FB6230">
        <w:t xml:space="preserve"> </w:t>
      </w:r>
      <w:r>
        <w:t>οι</w:t>
      </w:r>
      <w:r w:rsidRPr="00FB6230">
        <w:t xml:space="preserve"> </w:t>
      </w:r>
      <w:r>
        <w:t>μετρικές</w:t>
      </w:r>
      <w:r w:rsidRPr="00FB6230">
        <w:t>.</w:t>
      </w:r>
    </w:p>
    <w:p w14:paraId="097F7D82" w14:textId="77777777" w:rsidR="00862154" w:rsidRPr="00FB6230" w:rsidRDefault="00862154" w:rsidP="00862154">
      <w:pPr>
        <w:rPr>
          <w:b/>
        </w:rPr>
      </w:pPr>
      <w:r w:rsidRPr="00727856">
        <w:rPr>
          <w:b/>
          <w:lang w:val="en-US"/>
        </w:rPr>
        <w:t>Line</w:t>
      </w:r>
      <w:r w:rsidRPr="00FB6230">
        <w:rPr>
          <w:b/>
        </w:rPr>
        <w:t xml:space="preserve"> </w:t>
      </w:r>
      <w:r w:rsidRPr="00727856">
        <w:rPr>
          <w:b/>
          <w:lang w:val="en-US"/>
        </w:rPr>
        <w:t>Coverage</w:t>
      </w:r>
    </w:p>
    <w:p w14:paraId="7AFE9783" w14:textId="77777777" w:rsidR="00862154" w:rsidRDefault="00862154" w:rsidP="00862154">
      <w:pPr>
        <w:rPr>
          <w:lang w:eastAsia="el-GR"/>
        </w:rPr>
      </w:pPr>
      <w:r>
        <w:rPr>
          <w:lang w:eastAsia="el-GR"/>
        </w:rPr>
        <w:t xml:space="preserve">Στο </w:t>
      </w:r>
      <w:r>
        <w:rPr>
          <w:lang w:val="en-US" w:eastAsia="el-GR"/>
        </w:rPr>
        <w:t>line</w:t>
      </w:r>
      <w:r w:rsidRPr="00E44960">
        <w:rPr>
          <w:lang w:eastAsia="el-GR"/>
        </w:rPr>
        <w:t xml:space="preserve"> </w:t>
      </w:r>
      <w:r>
        <w:rPr>
          <w:lang w:val="en-US" w:eastAsia="el-GR"/>
        </w:rPr>
        <w:t>coverage</w:t>
      </w:r>
      <w:r w:rsidRPr="00E44960">
        <w:rPr>
          <w:lang w:eastAsia="el-GR"/>
        </w:rPr>
        <w:t>, το σ</w:t>
      </w:r>
      <w:r>
        <w:rPr>
          <w:lang w:eastAsia="el-GR"/>
        </w:rPr>
        <w:t>ύστημα ανιχνεύει τους κάτωθι τύπους από εντολές:</w:t>
      </w:r>
    </w:p>
    <w:p w14:paraId="14077664" w14:textId="77777777" w:rsidR="00862154" w:rsidRPr="00E44960" w:rsidRDefault="00862154" w:rsidP="00862154">
      <w:pPr>
        <w:pStyle w:val="ListParagraph"/>
        <w:numPr>
          <w:ilvl w:val="0"/>
          <w:numId w:val="17"/>
        </w:numPr>
        <w:rPr>
          <w:lang w:eastAsia="el-GR"/>
        </w:rPr>
      </w:pPr>
      <w:r>
        <w:rPr>
          <w:lang w:eastAsia="el-GR"/>
        </w:rPr>
        <w:t xml:space="preserve">Εντολές που προκαλούν ένα γεγονός, όπως μία εντολή ανάθεσης ή μία κλήση ενός system </w:t>
      </w:r>
      <w:r>
        <w:rPr>
          <w:lang w:val="en-US" w:eastAsia="el-GR"/>
        </w:rPr>
        <w:t>task</w:t>
      </w:r>
    </w:p>
    <w:p w14:paraId="7D558482" w14:textId="77777777" w:rsidR="00862154" w:rsidRPr="00E44960" w:rsidRDefault="00862154" w:rsidP="00862154">
      <w:pPr>
        <w:pStyle w:val="ListParagraph"/>
        <w:numPr>
          <w:ilvl w:val="0"/>
          <w:numId w:val="17"/>
        </w:numPr>
        <w:rPr>
          <w:lang w:eastAsia="el-GR"/>
        </w:rPr>
      </w:pPr>
      <w:r>
        <w:rPr>
          <w:lang w:eastAsia="el-GR"/>
        </w:rPr>
        <w:t xml:space="preserve">Εντολές που ελέγχουν ποιες άλλες εντολές εκτελούνται, όπως οι εντολές </w:t>
      </w:r>
      <w:r>
        <w:rPr>
          <w:lang w:val="en-US" w:eastAsia="el-GR"/>
        </w:rPr>
        <w:t>while</w:t>
      </w:r>
      <w:r>
        <w:rPr>
          <w:lang w:eastAsia="el-GR"/>
        </w:rPr>
        <w:t xml:space="preserve"> και </w:t>
      </w:r>
      <w:r>
        <w:rPr>
          <w:lang w:val="en-US" w:eastAsia="el-GR"/>
        </w:rPr>
        <w:t>if</w:t>
      </w:r>
      <w:r w:rsidRPr="00E44960">
        <w:rPr>
          <w:lang w:eastAsia="el-GR"/>
        </w:rPr>
        <w:t>.</w:t>
      </w:r>
    </w:p>
    <w:p w14:paraId="54C9798B" w14:textId="77777777" w:rsidR="00862154" w:rsidRPr="00A97835" w:rsidRDefault="00862154" w:rsidP="00862154">
      <w:pPr>
        <w:rPr>
          <w:b/>
        </w:rPr>
      </w:pPr>
      <w:r w:rsidRPr="00A97835">
        <w:rPr>
          <w:b/>
          <w:lang w:val="en-US"/>
        </w:rPr>
        <w:t>Toggle</w:t>
      </w:r>
      <w:r w:rsidRPr="00A97835">
        <w:rPr>
          <w:b/>
        </w:rPr>
        <w:t xml:space="preserve"> </w:t>
      </w:r>
      <w:r w:rsidRPr="00A97835">
        <w:rPr>
          <w:b/>
          <w:lang w:val="en-US"/>
        </w:rPr>
        <w:t>Coverage</w:t>
      </w:r>
    </w:p>
    <w:p w14:paraId="5048AF53" w14:textId="77777777" w:rsidR="00862154" w:rsidRPr="00FB6230" w:rsidRDefault="00862154" w:rsidP="00862154">
      <w:r>
        <w:rPr>
          <w:lang w:val="en-US" w:eastAsia="el-GR"/>
        </w:rPr>
        <w:t>To</w:t>
      </w:r>
      <w:r w:rsidRPr="00BC3AFE">
        <w:rPr>
          <w:lang w:eastAsia="el-GR"/>
        </w:rPr>
        <w:t xml:space="preserve"> </w:t>
      </w:r>
      <w:r>
        <w:rPr>
          <w:lang w:val="en-US" w:eastAsia="el-GR"/>
        </w:rPr>
        <w:t>toggle</w:t>
      </w:r>
      <w:r w:rsidRPr="00BC3AFE">
        <w:rPr>
          <w:lang w:eastAsia="el-GR"/>
        </w:rPr>
        <w:t xml:space="preserve"> </w:t>
      </w:r>
      <w:r>
        <w:rPr>
          <w:lang w:val="en-US" w:eastAsia="el-GR"/>
        </w:rPr>
        <w:t>coverage</w:t>
      </w:r>
      <w:r w:rsidRPr="00BC3AFE">
        <w:rPr>
          <w:lang w:eastAsia="el-GR"/>
        </w:rPr>
        <w:t xml:space="preserve"> </w:t>
      </w:r>
      <w:r>
        <w:rPr>
          <w:lang w:eastAsia="el-GR"/>
        </w:rPr>
        <w:t xml:space="preserve">ελέγχει αλλαγές στις τιμές των </w:t>
      </w:r>
      <w:r>
        <w:rPr>
          <w:lang w:val="en-US" w:eastAsia="el-GR"/>
        </w:rPr>
        <w:t>bit</w:t>
      </w:r>
      <w:r w:rsidRPr="00BC3AFE">
        <w:rPr>
          <w:lang w:eastAsia="el-GR"/>
        </w:rPr>
        <w:t xml:space="preserve"> </w:t>
      </w:r>
      <w:r>
        <w:rPr>
          <w:lang w:eastAsia="el-GR"/>
        </w:rPr>
        <w:t xml:space="preserve">των σημάτων στο σύστημα που έχει σχεδιαστεί. Όταν το </w:t>
      </w:r>
      <w:r>
        <w:rPr>
          <w:lang w:val="en-US" w:eastAsia="el-GR"/>
        </w:rPr>
        <w:t>toggle</w:t>
      </w:r>
      <w:r w:rsidRPr="00BC3AFE">
        <w:rPr>
          <w:lang w:eastAsia="el-GR"/>
        </w:rPr>
        <w:t xml:space="preserve"> </w:t>
      </w:r>
      <w:r>
        <w:rPr>
          <w:lang w:val="en-US" w:eastAsia="el-GR"/>
        </w:rPr>
        <w:t>coverage</w:t>
      </w:r>
      <w:r w:rsidRPr="00BC3AFE">
        <w:rPr>
          <w:lang w:eastAsia="el-GR"/>
        </w:rPr>
        <w:t xml:space="preserve"> </w:t>
      </w:r>
      <w:r>
        <w:rPr>
          <w:lang w:eastAsia="el-GR"/>
        </w:rPr>
        <w:t xml:space="preserve">φτάσει στο </w:t>
      </w:r>
      <w:r w:rsidRPr="00BC3AFE">
        <w:rPr>
          <w:lang w:eastAsia="el-GR"/>
        </w:rPr>
        <w:t xml:space="preserve">100% </w:t>
      </w:r>
      <w:r>
        <w:rPr>
          <w:lang w:eastAsia="el-GR"/>
        </w:rPr>
        <w:t xml:space="preserve">τότε συνεπάγεται πως κάθε </w:t>
      </w:r>
      <w:r>
        <w:rPr>
          <w:lang w:val="en-US" w:eastAsia="el-GR"/>
        </w:rPr>
        <w:t>bit</w:t>
      </w:r>
      <w:r w:rsidRPr="00BC3AFE">
        <w:rPr>
          <w:lang w:eastAsia="el-GR"/>
        </w:rPr>
        <w:t xml:space="preserve"> </w:t>
      </w:r>
      <w:r>
        <w:rPr>
          <w:lang w:eastAsia="el-GR"/>
        </w:rPr>
        <w:t>του συστήματος έχει αλλάξει από 0 σε 1 και από 1 σε 0.</w:t>
      </w:r>
    </w:p>
    <w:p w14:paraId="0F7AD73A" w14:textId="77777777" w:rsidR="00862154" w:rsidRPr="00FB6230" w:rsidRDefault="00862154" w:rsidP="00862154">
      <w:pPr>
        <w:rPr>
          <w:b/>
        </w:rPr>
      </w:pPr>
      <w:r w:rsidRPr="00A97835">
        <w:rPr>
          <w:b/>
          <w:lang w:val="en-US"/>
        </w:rPr>
        <w:t>Condition</w:t>
      </w:r>
      <w:r w:rsidRPr="00FB6230">
        <w:rPr>
          <w:b/>
        </w:rPr>
        <w:t xml:space="preserve"> </w:t>
      </w:r>
      <w:r w:rsidRPr="00A97835">
        <w:rPr>
          <w:b/>
          <w:lang w:val="en-US"/>
        </w:rPr>
        <w:t>Coverage</w:t>
      </w:r>
    </w:p>
    <w:p w14:paraId="769F77E6" w14:textId="77777777" w:rsidR="00862154" w:rsidRPr="0099286D" w:rsidRDefault="00862154" w:rsidP="00862154">
      <w:r>
        <w:t xml:space="preserve">Το </w:t>
      </w:r>
      <w:r>
        <w:rPr>
          <w:lang w:val="en-US"/>
        </w:rPr>
        <w:t>condition</w:t>
      </w:r>
      <w:r w:rsidRPr="0099286D">
        <w:t xml:space="preserve"> </w:t>
      </w:r>
      <w:r>
        <w:rPr>
          <w:lang w:val="en-US"/>
        </w:rPr>
        <w:t>Coverage</w:t>
      </w:r>
      <w:r w:rsidRPr="0099286D">
        <w:t xml:space="preserve"> </w:t>
      </w:r>
      <w:r>
        <w:t>ελέγχει αν συγκεκριμένες εκφράσεις και υπό-εκφράσεις στον κώδικα αποτιμώνται σε αληθής ή ψευδής.</w:t>
      </w:r>
    </w:p>
    <w:p w14:paraId="5EC7BCB9" w14:textId="77777777" w:rsidR="00862154" w:rsidRPr="00FB6230" w:rsidRDefault="00862154" w:rsidP="00862154">
      <w:pPr>
        <w:rPr>
          <w:b/>
        </w:rPr>
      </w:pPr>
      <w:r w:rsidRPr="00A97835">
        <w:rPr>
          <w:b/>
          <w:lang w:val="en-US"/>
        </w:rPr>
        <w:t>Branch</w:t>
      </w:r>
      <w:r w:rsidRPr="00FB6230">
        <w:rPr>
          <w:b/>
        </w:rPr>
        <w:t xml:space="preserve"> </w:t>
      </w:r>
      <w:r w:rsidRPr="00A97835">
        <w:rPr>
          <w:b/>
          <w:lang w:val="en-US"/>
        </w:rPr>
        <w:t>Coverage</w:t>
      </w:r>
    </w:p>
    <w:p w14:paraId="2F9FDCF3" w14:textId="6DD675D1" w:rsidR="00862154" w:rsidRPr="009D7538" w:rsidRDefault="00862154" w:rsidP="00862154">
      <w:r>
        <w:rPr>
          <w:lang w:val="en-US"/>
        </w:rPr>
        <w:t>To</w:t>
      </w:r>
      <w:r w:rsidRPr="00120624">
        <w:t xml:space="preserve"> </w:t>
      </w:r>
      <w:r>
        <w:rPr>
          <w:lang w:val="en-US"/>
        </w:rPr>
        <w:t>branch</w:t>
      </w:r>
      <w:r w:rsidRPr="00120624">
        <w:t xml:space="preserve"> </w:t>
      </w:r>
      <w:r>
        <w:rPr>
          <w:lang w:val="en-US"/>
        </w:rPr>
        <w:t>coverage</w:t>
      </w:r>
      <w:r w:rsidRPr="00120624">
        <w:t xml:space="preserve"> </w:t>
      </w:r>
      <w:r>
        <w:t>αναλύει</w:t>
      </w:r>
      <w:r w:rsidRPr="00120624">
        <w:t xml:space="preserve"> </w:t>
      </w:r>
      <w:r>
        <w:t>πως</w:t>
      </w:r>
      <w:r w:rsidRPr="00120624">
        <w:t xml:space="preserve"> </w:t>
      </w:r>
      <w:r>
        <w:t>οι</w:t>
      </w:r>
      <w:r w:rsidRPr="00120624">
        <w:t xml:space="preserve"> </w:t>
      </w:r>
      <w:r>
        <w:t xml:space="preserve">εντολές διακλαδώσεων εκτελούν όλες τις διακλαδώσεις κατά την εκτέλεση του κώδικα. Οι εντολές διακλαδώσεων είναι η εντολή </w:t>
      </w:r>
      <w:r>
        <w:rPr>
          <w:lang w:val="en-US"/>
        </w:rPr>
        <w:t>if</w:t>
      </w:r>
      <w:r w:rsidRPr="00120624">
        <w:t xml:space="preserve">, </w:t>
      </w:r>
      <w:r>
        <w:t xml:space="preserve">η εντολές </w:t>
      </w:r>
      <w:r>
        <w:rPr>
          <w:lang w:val="en-US"/>
        </w:rPr>
        <w:t>case</w:t>
      </w:r>
      <w:r w:rsidRPr="00120624">
        <w:t>,</w:t>
      </w:r>
      <w:r w:rsidR="001A5369">
        <w:t xml:space="preserve"> </w:t>
      </w:r>
      <w:r>
        <w:t>και ο τριαδικός τελεστής (?:). Η συγκεκριμένη μετρική δείχνει αν έγινε εκτέλεση όλων των διαφορετικών γεγονότων του κώδικα.</w:t>
      </w:r>
    </w:p>
    <w:p w14:paraId="22EC24A8" w14:textId="77777777" w:rsidR="00862154" w:rsidRDefault="00862154" w:rsidP="00862154">
      <w:pPr>
        <w:pStyle w:val="Heading3"/>
      </w:pPr>
      <w:bookmarkStart w:id="130" w:name="_Toc423617368"/>
      <w:r>
        <w:lastRenderedPageBreak/>
        <w:t>Προσομοιωτής Mars</w:t>
      </w:r>
      <w:bookmarkEnd w:id="130"/>
    </w:p>
    <w:p w14:paraId="5846F45B" w14:textId="650B6135" w:rsidR="00862154" w:rsidRDefault="00862154" w:rsidP="00862154">
      <w:r>
        <w:t xml:space="preserve">Ο </w:t>
      </w:r>
      <w:r>
        <w:rPr>
          <w:lang w:val="en-US"/>
        </w:rPr>
        <w:t>Mars</w:t>
      </w:r>
      <w:r w:rsidR="001A5369">
        <w:t xml:space="preserve"> </w:t>
      </w:r>
      <w:r>
        <w:t xml:space="preserve">είναι ένας από τους δημοφιλέστερους προσομοιωτές αρχιτεκτονικής </w:t>
      </w:r>
      <w:r>
        <w:rPr>
          <w:lang w:val="en-US"/>
        </w:rPr>
        <w:t>MIPS</w:t>
      </w:r>
      <w:r w:rsidRPr="0004385D">
        <w:t>.</w:t>
      </w:r>
      <w:r>
        <w:t xml:space="preserve"> Είναι γραμμένος σε </w:t>
      </w:r>
      <w:r>
        <w:rPr>
          <w:lang w:val="en-US"/>
        </w:rPr>
        <w:t>Java</w:t>
      </w:r>
      <w:r>
        <w:t xml:space="preserve"> και χρησιμοποιείται κυρίως για εκπαιδευτικούς λόγους. Παρουσιάζει γραφικά την εκτέλεση των εντολών σε κάθε κύκλο και παρέχει δυνατότητα συγγραφής κώδικα </w:t>
      </w:r>
      <w:r>
        <w:rPr>
          <w:lang w:val="en-US"/>
        </w:rPr>
        <w:t>assembly</w:t>
      </w:r>
      <w:r w:rsidRPr="00994953">
        <w:t xml:space="preserve"> </w:t>
      </w:r>
      <w:r>
        <w:t>και εργαλεία για την αποσφαλμάτωση</w:t>
      </w:r>
      <w:r w:rsidR="001A5369">
        <w:t xml:space="preserve"> </w:t>
      </w:r>
      <w:r>
        <w:t>(</w:t>
      </w:r>
      <w:r>
        <w:rPr>
          <w:lang w:val="en-US"/>
        </w:rPr>
        <w:t>debugging</w:t>
      </w:r>
      <w:r>
        <w:t>) του κώδικα</w:t>
      </w:r>
      <w:r w:rsidRPr="00994953">
        <w:t>.</w:t>
      </w:r>
      <w:r w:rsidR="001A5369">
        <w:t xml:space="preserve"> </w:t>
      </w:r>
    </w:p>
    <w:p w14:paraId="35193128" w14:textId="27658330" w:rsidR="00862154" w:rsidRDefault="00862154" w:rsidP="00862154">
      <w:r>
        <w:t xml:space="preserve">Το συγκεκριμένο εργαλείο χρησιμοποιήθηκε ώστε να γίνει συγγραφή των προγραμμάτων για τον έλεγχο της σωστής λειτουργίας του επεξεργαστή </w:t>
      </w:r>
      <w:r>
        <w:rPr>
          <w:lang w:val="en-US"/>
        </w:rPr>
        <w:t>MIPS</w:t>
      </w:r>
      <w:r w:rsidRPr="00A421E4">
        <w:t xml:space="preserve"> </w:t>
      </w:r>
      <w:r>
        <w:t>που υλοποιήθηκε. Ο προσομοιωτής δίνει την δυνατότητα εξαγωγής της μνήμης εντολών καθώς και της μνήμης δεδομένων.</w:t>
      </w:r>
      <w:r w:rsidR="001A5369">
        <w:t xml:space="preserve"> </w:t>
      </w:r>
      <w:r>
        <w:t xml:space="preserve">Για κάθε δοκιμαστικό πρόγραμμα έγινε πρώτα η συγγραφή σε </w:t>
      </w:r>
      <w:r>
        <w:rPr>
          <w:lang w:val="en-US"/>
        </w:rPr>
        <w:t>assembly</w:t>
      </w:r>
      <w:r w:rsidRPr="00A87625">
        <w:t xml:space="preserve"> </w:t>
      </w:r>
      <w:r>
        <w:t xml:space="preserve">και η δοκιμή του στον προσομοιωτή </w:t>
      </w:r>
      <w:r>
        <w:rPr>
          <w:lang w:val="en-US"/>
        </w:rPr>
        <w:t>Mars</w:t>
      </w:r>
      <w:r>
        <w:t>. Στη συνέχεια, έγινε εξαγωγή της μνήμης των εντολών και των δεδομένων. Τέλος, χρησιμοποιήθηκαν οι δύο παραπάνω μνήμες για να γίνει η δοκιμή του προγράμματος στον επεξεργαστή που υλοποιήθηκε.</w:t>
      </w:r>
    </w:p>
    <w:p w14:paraId="227FAD2A" w14:textId="77777777" w:rsidR="00862154" w:rsidRDefault="00862154" w:rsidP="00862154">
      <w:pPr>
        <w:pStyle w:val="Heading3"/>
        <w:rPr>
          <w:lang w:val="en-US"/>
        </w:rPr>
      </w:pPr>
      <w:bookmarkStart w:id="131" w:name="_Toc423617369"/>
      <w:r>
        <w:rPr>
          <w:lang w:val="en-US"/>
        </w:rPr>
        <w:t>Github</w:t>
      </w:r>
      <w:bookmarkEnd w:id="131"/>
    </w:p>
    <w:p w14:paraId="1722F1BD" w14:textId="77777777" w:rsidR="00862154" w:rsidRDefault="00862154" w:rsidP="00862154">
      <w:r>
        <w:t>Το</w:t>
      </w:r>
      <w:r w:rsidRPr="003373A3">
        <w:t xml:space="preserve"> </w:t>
      </w:r>
      <w:r>
        <w:rPr>
          <w:lang w:val="en-US"/>
        </w:rPr>
        <w:t>Github</w:t>
      </w:r>
      <w:r w:rsidRPr="003373A3">
        <w:t xml:space="preserve"> </w:t>
      </w:r>
      <w:r>
        <w:t>είναι</w:t>
      </w:r>
      <w:r w:rsidRPr="003373A3">
        <w:t xml:space="preserve"> </w:t>
      </w:r>
      <w:r>
        <w:t>ένα</w:t>
      </w:r>
      <w:r w:rsidRPr="003373A3">
        <w:t xml:space="preserve"> </w:t>
      </w:r>
      <w:r>
        <w:t>κοινωνικό δίκτυο με αποθετήρια (</w:t>
      </w:r>
      <w:r>
        <w:rPr>
          <w:lang w:val="en-US"/>
        </w:rPr>
        <w:t>repository</w:t>
      </w:r>
      <w:r w:rsidRPr="005B37AC">
        <w:t>)</w:t>
      </w:r>
      <w:r>
        <w:t xml:space="preserve"> για</w:t>
      </w:r>
      <w:r w:rsidRPr="003373A3">
        <w:t xml:space="preserve"> ανοιχτο</w:t>
      </w:r>
      <w:r>
        <w:t>ύ</w:t>
      </w:r>
      <w:r w:rsidRPr="003373A3">
        <w:t xml:space="preserve"> </w:t>
      </w:r>
      <w:r>
        <w:t xml:space="preserve">κώδικα </w:t>
      </w:r>
      <w:r>
        <w:rPr>
          <w:lang w:val="en-US"/>
        </w:rPr>
        <w:t>project</w:t>
      </w:r>
      <w:r>
        <w:t xml:space="preserve">. Βασίζεται στο σύστημα λογισμικού </w:t>
      </w:r>
      <w:r>
        <w:rPr>
          <w:lang w:val="en-US"/>
        </w:rPr>
        <w:t>Git</w:t>
      </w:r>
      <w:r w:rsidRPr="005B5BB2">
        <w:t xml:space="preserve"> </w:t>
      </w:r>
      <w:r>
        <w:t xml:space="preserve">το οποίο σχεδιάστηκε από τον </w:t>
      </w:r>
      <w:r>
        <w:rPr>
          <w:lang w:val="en-US"/>
        </w:rPr>
        <w:t>Linus</w:t>
      </w:r>
      <w:r w:rsidRPr="005B5BB2">
        <w:t xml:space="preserve"> </w:t>
      </w:r>
      <w:r>
        <w:rPr>
          <w:lang w:val="en-US"/>
        </w:rPr>
        <w:t>Torvalds</w:t>
      </w:r>
      <w:r w:rsidRPr="005B5BB2">
        <w:t xml:space="preserve"> </w:t>
      </w:r>
      <w:r>
        <w:t xml:space="preserve">για την ανάπτυξη του πυρήνα του </w:t>
      </w:r>
      <w:r>
        <w:rPr>
          <w:lang w:val="en-US"/>
        </w:rPr>
        <w:t>Linux</w:t>
      </w:r>
      <w:r w:rsidRPr="005B5BB2">
        <w:t xml:space="preserve">. </w:t>
      </w:r>
      <w:r>
        <w:rPr>
          <w:lang w:val="en-US"/>
        </w:rPr>
        <w:t>To</w:t>
      </w:r>
      <w:r w:rsidRPr="005B5BB2">
        <w:t xml:space="preserve"> </w:t>
      </w:r>
      <w:r>
        <w:rPr>
          <w:lang w:val="en-US"/>
        </w:rPr>
        <w:t>Git</w:t>
      </w:r>
      <w:r w:rsidRPr="005B5BB2">
        <w:t xml:space="preserve"> </w:t>
      </w:r>
      <w:r>
        <w:t>είναι ένα κατανεμημένο σύστημα για τον έλεγχο εκδόσεων (</w:t>
      </w:r>
      <w:r>
        <w:rPr>
          <w:lang w:val="en-US"/>
        </w:rPr>
        <w:t>version</w:t>
      </w:r>
      <w:r w:rsidRPr="001C7B77">
        <w:t xml:space="preserve"> </w:t>
      </w:r>
      <w:r>
        <w:rPr>
          <w:lang w:val="en-US"/>
        </w:rPr>
        <w:t>control</w:t>
      </w:r>
      <w:r w:rsidRPr="001C7B77">
        <w:t>) και διαχε</w:t>
      </w:r>
      <w:r>
        <w:t>ίριση πηγαίου κώδικα. H</w:t>
      </w:r>
      <w:r w:rsidRPr="003373A3">
        <w:t xml:space="preserve"> </w:t>
      </w:r>
      <w:r>
        <w:t>κύρια</w:t>
      </w:r>
      <w:r w:rsidRPr="003373A3">
        <w:t xml:space="preserve"> </w:t>
      </w:r>
      <w:r>
        <w:t>εφαρμογή του είναι να διευκολύνει</w:t>
      </w:r>
      <w:r w:rsidRPr="000A2CC0">
        <w:t xml:space="preserve"> </w:t>
      </w:r>
      <w:r>
        <w:t xml:space="preserve">την διαμοίραση κώδικα και την συνεργασία σε </w:t>
      </w:r>
      <w:r>
        <w:rPr>
          <w:lang w:val="en-US"/>
        </w:rPr>
        <w:t>project</w:t>
      </w:r>
      <w:r w:rsidRPr="000A2CC0">
        <w:t>.</w:t>
      </w:r>
      <w:r>
        <w:t xml:space="preserve"> </w:t>
      </w:r>
    </w:p>
    <w:p w14:paraId="32A08C18" w14:textId="77777777" w:rsidR="00862154" w:rsidRPr="004659FD" w:rsidRDefault="00862154" w:rsidP="00862154">
      <w:r>
        <w:t xml:space="preserve">Το </w:t>
      </w:r>
      <w:r>
        <w:rPr>
          <w:lang w:val="en-US"/>
        </w:rPr>
        <w:t>Git</w:t>
      </w:r>
      <w:r w:rsidRPr="004659FD">
        <w:t xml:space="preserve"> </w:t>
      </w:r>
      <w:r>
        <w:t xml:space="preserve">μαζί με το </w:t>
      </w:r>
      <w:r>
        <w:rPr>
          <w:lang w:val="en-US"/>
        </w:rPr>
        <w:t>Github</w:t>
      </w:r>
      <w:r w:rsidRPr="004659FD">
        <w:t xml:space="preserve"> </w:t>
      </w:r>
      <w:r>
        <w:t xml:space="preserve">χρησιμοποιήθηκαν ώστε να διατηρηθεί ένα ιστορικό εκδόσεων κατά τον σχεδιασμό και την υλοποίηση του επεξεργαστή </w:t>
      </w:r>
      <w:r>
        <w:rPr>
          <w:lang w:val="en-US"/>
        </w:rPr>
        <w:t>MIPS</w:t>
      </w:r>
      <w:r w:rsidRPr="004659FD">
        <w:t>.</w:t>
      </w:r>
    </w:p>
    <w:p w14:paraId="28CC9D32" w14:textId="77777777" w:rsidR="00862154" w:rsidRPr="00CB3BDA" w:rsidRDefault="00862154" w:rsidP="00CB3BDA">
      <w:pPr>
        <w:rPr>
          <w:lang w:eastAsia="el-GR"/>
        </w:rPr>
      </w:pPr>
    </w:p>
    <w:p w14:paraId="2BE1D407" w14:textId="77777777" w:rsidR="00B644AC" w:rsidRDefault="00CB3BDA" w:rsidP="00B644AC">
      <w:pPr>
        <w:pStyle w:val="Heading2"/>
        <w:rPr>
          <w:lang w:eastAsia="el-GR"/>
        </w:rPr>
      </w:pPr>
      <w:bookmarkStart w:id="132" w:name="_Toc423617370"/>
      <w:r>
        <w:rPr>
          <w:lang w:eastAsia="el-GR"/>
        </w:rPr>
        <w:t>Περιγραφή Πειραμάτων</w:t>
      </w:r>
      <w:bookmarkEnd w:id="132"/>
    </w:p>
    <w:p w14:paraId="118FCC1D" w14:textId="77777777" w:rsidR="000143C6" w:rsidRDefault="000143C6" w:rsidP="000143C6">
      <w:r>
        <w:t xml:space="preserve">Στη συνέχεια περιγράφονται τα προγράμματα που αναπτύχθηκαν. Για κάθε δοκιμαστικό πρόγραμμα έγινε πρώτα η συγγραφή σε </w:t>
      </w:r>
      <w:r>
        <w:rPr>
          <w:lang w:val="en-US"/>
        </w:rPr>
        <w:t>assembly</w:t>
      </w:r>
      <w:r w:rsidRPr="00A87625">
        <w:t xml:space="preserve"> </w:t>
      </w:r>
      <w:r>
        <w:t xml:space="preserve">και η δοκιμή του στον προσομοιωτή </w:t>
      </w:r>
      <w:r>
        <w:rPr>
          <w:lang w:val="en-US"/>
        </w:rPr>
        <w:t>Mars</w:t>
      </w:r>
      <w:r>
        <w:t xml:space="preserve">. Στη συνέχεια, έγινε εξαγωγή της μνήμης των εντολών και των δεδομένων. Τέλος, χρησιμοποιήθηκαν οι δύο παραπάνω μνήμες για να γίνει η δοκιμή του προγράμματος στον επεξεργαστή που υλοποιήθηκε. </w:t>
      </w:r>
    </w:p>
    <w:p w14:paraId="54963785" w14:textId="5C22D53F" w:rsidR="000143C6" w:rsidRDefault="000143C6" w:rsidP="000143C6">
      <w:r>
        <w:t>Η μνήμη εντολών του προγράμματος όπως την εξήγαγε ο</w:t>
      </w:r>
      <w:r w:rsidRPr="000143C6">
        <w:t xml:space="preserve"> </w:t>
      </w:r>
      <w:r>
        <w:rPr>
          <w:lang w:val="en-US"/>
        </w:rPr>
        <w:t>Mars</w:t>
      </w:r>
      <w:r w:rsidRPr="000143C6">
        <w:t xml:space="preserve"> </w:t>
      </w:r>
      <w:r>
        <w:t xml:space="preserve">χρειάζεται μία μικρή τροποποίηση ώστε να εκτελεστεί κατευθείαν στον επεξεργαστή μας. </w:t>
      </w:r>
      <w:r>
        <w:rPr>
          <w:lang w:val="en-US"/>
        </w:rPr>
        <w:t>H</w:t>
      </w:r>
      <w:r w:rsidRPr="000143C6">
        <w:t xml:space="preserve"> </w:t>
      </w:r>
      <w:r>
        <w:t xml:space="preserve">τροποποίηση αυτή έγκειται στο γεγονός πως ο </w:t>
      </w:r>
      <w:r>
        <w:rPr>
          <w:lang w:val="en-US"/>
        </w:rPr>
        <w:t>Mips</w:t>
      </w:r>
      <w:r w:rsidRPr="000143C6">
        <w:t xml:space="preserve"> </w:t>
      </w:r>
      <w:r>
        <w:t xml:space="preserve">έχει μία συνολική μνήμη για δεδομένα και για τις </w:t>
      </w:r>
      <w:r>
        <w:lastRenderedPageBreak/>
        <w:t xml:space="preserve">εντολές. </w:t>
      </w:r>
      <w:r w:rsidR="00196BCA">
        <w:rPr>
          <w:lang w:val="en-US"/>
        </w:rPr>
        <w:t>O</w:t>
      </w:r>
      <w:r w:rsidR="00196BCA" w:rsidRPr="00196BCA">
        <w:t xml:space="preserve"> </w:t>
      </w:r>
      <w:r w:rsidR="00196BCA">
        <w:t xml:space="preserve">επεξεργαστής που </w:t>
      </w:r>
      <w:r w:rsidR="004B6DE1">
        <w:t>υλοποιήθηκε</w:t>
      </w:r>
      <w:r w:rsidR="00196BCA">
        <w:t xml:space="preserve"> στα πλαίσια της παρούσας διπλωματικής έχει διαφορετικές μνήμες για δεδομένα και εντολές. Στον </w:t>
      </w:r>
      <w:r w:rsidR="00196BCA">
        <w:rPr>
          <w:lang w:val="en-US"/>
        </w:rPr>
        <w:t>Mips</w:t>
      </w:r>
      <w:r w:rsidR="00196BCA" w:rsidRPr="00196BCA">
        <w:t xml:space="preserve"> </w:t>
      </w:r>
      <w:r w:rsidR="00196BCA">
        <w:t>ο</w:t>
      </w:r>
      <w:r>
        <w:t xml:space="preserve">ι εντολές ξεκινάνε από την διεύθυνση </w:t>
      </w:r>
      <w:r w:rsidRPr="00196BCA">
        <w:t>0</w:t>
      </w:r>
      <w:r>
        <w:rPr>
          <w:lang w:val="en-US"/>
        </w:rPr>
        <w:t>x</w:t>
      </w:r>
      <w:r w:rsidR="00196BCA">
        <w:t xml:space="preserve">0040000, σε αντίθεση με τον επεξεργαστή που υλοποιήθηκε όπου ξεκινάνε από την διεύθυνση </w:t>
      </w:r>
      <w:r w:rsidR="002A40F9">
        <w:t>0.</w:t>
      </w:r>
      <w:r w:rsidR="00196BCA">
        <w:t xml:space="preserve"> Ο</w:t>
      </w:r>
      <w:r w:rsidR="00196BCA" w:rsidRPr="00196BCA">
        <w:t>π</w:t>
      </w:r>
      <w:r w:rsidR="00196BCA">
        <w:t xml:space="preserve">ότε οι εντολές </w:t>
      </w:r>
      <w:r w:rsidR="00196BCA">
        <w:rPr>
          <w:lang w:val="en-US"/>
        </w:rPr>
        <w:t>jump</w:t>
      </w:r>
      <w:r w:rsidR="00196BCA" w:rsidRPr="00196BCA">
        <w:t xml:space="preserve"> </w:t>
      </w:r>
      <w:r w:rsidR="00196BCA">
        <w:t xml:space="preserve">που εξάγει ο </w:t>
      </w:r>
      <w:r w:rsidR="00196BCA">
        <w:rPr>
          <w:lang w:val="en-US"/>
        </w:rPr>
        <w:t>Mips</w:t>
      </w:r>
      <w:r w:rsidR="00196BCA" w:rsidRPr="00196BCA">
        <w:t xml:space="preserve"> </w:t>
      </w:r>
      <w:r w:rsidR="00196BCA">
        <w:t xml:space="preserve">είχαν διαφορετική διεύθυνση και κάθε εντολή </w:t>
      </w:r>
      <w:r w:rsidR="00196BCA">
        <w:rPr>
          <w:lang w:val="en-US"/>
        </w:rPr>
        <w:t>jump</w:t>
      </w:r>
      <w:r w:rsidR="00196BCA" w:rsidRPr="00196BCA">
        <w:t xml:space="preserve"> </w:t>
      </w:r>
      <w:r w:rsidR="00196BCA">
        <w:t>πρέπει να τροποποιηθεί ώστε να έχει τη σωστή διεύθυνση.</w:t>
      </w:r>
      <w:r w:rsidR="004B6DE1">
        <w:t xml:space="preserve"> </w:t>
      </w:r>
    </w:p>
    <w:p w14:paraId="557325B9" w14:textId="746C9E3B" w:rsidR="00D81260" w:rsidRDefault="00E713C2" w:rsidP="00D81260">
      <w:r>
        <w:t xml:space="preserve">Τέλος, ο </w:t>
      </w:r>
      <w:r>
        <w:rPr>
          <w:lang w:val="en-US"/>
        </w:rPr>
        <w:t>Mars</w:t>
      </w:r>
      <w:r w:rsidRPr="00E713C2">
        <w:t xml:space="preserve"> </w:t>
      </w:r>
      <w:r>
        <w:t xml:space="preserve">υποστηρίζει την εντολή </w:t>
      </w:r>
      <w:r>
        <w:rPr>
          <w:lang w:val="en-US"/>
        </w:rPr>
        <w:t>syscall</w:t>
      </w:r>
      <w:r w:rsidRPr="00E713C2">
        <w:t xml:space="preserve"> </w:t>
      </w:r>
      <w:r>
        <w:t xml:space="preserve">για εκτέλεση συγκεκριμένων συναρτήσεων. </w:t>
      </w:r>
      <w:r w:rsidR="00666CF4">
        <w:t xml:space="preserve">Η εντολή </w:t>
      </w:r>
      <w:r w:rsidR="00666CF4">
        <w:rPr>
          <w:lang w:val="en-US"/>
        </w:rPr>
        <w:t>syscall</w:t>
      </w:r>
      <w:r w:rsidR="00666CF4" w:rsidRPr="00666CF4">
        <w:t xml:space="preserve"> </w:t>
      </w:r>
      <w:r w:rsidR="00666CF4">
        <w:t xml:space="preserve">εξετάζει τον καταχωρητή </w:t>
      </w:r>
      <w:r w:rsidR="00666CF4">
        <w:rPr>
          <w:lang w:val="en-US"/>
        </w:rPr>
        <w:t>v</w:t>
      </w:r>
      <w:r w:rsidR="00666CF4" w:rsidRPr="00666CF4">
        <w:t xml:space="preserve">0 </w:t>
      </w:r>
      <w:r w:rsidR="00666CF4">
        <w:t xml:space="preserve">για την τιμή που έχει. Υπάρχουν συγκεκριμένες συναρτήσεις οι οποίες αντιστοιχούν σε αριθμούς. </w:t>
      </w:r>
      <w:r w:rsidR="007C00DD">
        <w:t xml:space="preserve">Ο </w:t>
      </w:r>
      <w:r w:rsidR="007C00DD">
        <w:rPr>
          <w:lang w:val="en-US"/>
        </w:rPr>
        <w:t>Mars</w:t>
      </w:r>
      <w:r w:rsidR="007C00DD" w:rsidRPr="007C00DD">
        <w:t xml:space="preserve"> </w:t>
      </w:r>
      <w:r w:rsidR="007C00DD">
        <w:t xml:space="preserve">για να σταματήσει την εκτέλεση στο τέλος του προγράμματός έχει </w:t>
      </w:r>
      <w:r w:rsidR="00D81260">
        <w:t xml:space="preserve">τις ακόλουθες </w:t>
      </w:r>
      <w:r w:rsidR="007C00DD">
        <w:t xml:space="preserve">δύο εντολές. </w:t>
      </w:r>
    </w:p>
    <w:p w14:paraId="0D207009" w14:textId="24815F20" w:rsidR="00D81260" w:rsidRPr="000E3AB2" w:rsidRDefault="00612265" w:rsidP="00D81260">
      <w:pPr>
        <w:jc w:val="center"/>
        <w:rPr>
          <w:rFonts w:ascii="Courier New" w:hAnsi="Courier New" w:cs="Courier New"/>
          <w:sz w:val="18"/>
          <w:szCs w:val="18"/>
        </w:rPr>
      </w:pPr>
      <w:r w:rsidRPr="000E3AB2">
        <w:rPr>
          <w:rFonts w:ascii="Courier New" w:hAnsi="Courier New" w:cs="Courier New"/>
          <w:sz w:val="18"/>
          <w:szCs w:val="18"/>
        </w:rPr>
        <w:t xml:space="preserve">li </w:t>
      </w:r>
      <w:r w:rsidR="00D81260" w:rsidRPr="000E3AB2">
        <w:rPr>
          <w:rFonts w:ascii="Courier New" w:hAnsi="Courier New" w:cs="Courier New"/>
          <w:sz w:val="18"/>
          <w:szCs w:val="18"/>
        </w:rPr>
        <w:t>$v0, 10</w:t>
      </w:r>
    </w:p>
    <w:p w14:paraId="3ED901D7" w14:textId="346825BF" w:rsidR="00E713C2" w:rsidRPr="000E3AB2" w:rsidRDefault="00D81260" w:rsidP="00D81260">
      <w:pPr>
        <w:jc w:val="center"/>
        <w:rPr>
          <w:rFonts w:ascii="Courier New" w:hAnsi="Courier New" w:cs="Courier New"/>
          <w:sz w:val="18"/>
          <w:szCs w:val="18"/>
        </w:rPr>
      </w:pPr>
      <w:r w:rsidRPr="000E3AB2">
        <w:rPr>
          <w:rFonts w:ascii="Courier New" w:hAnsi="Courier New" w:cs="Courier New"/>
          <w:sz w:val="18"/>
          <w:szCs w:val="18"/>
        </w:rPr>
        <w:t>syscall</w:t>
      </w:r>
    </w:p>
    <w:p w14:paraId="281B41F5" w14:textId="7793FFC1" w:rsidR="00D81260" w:rsidRDefault="00666CF4" w:rsidP="00D81260">
      <w:r>
        <w:t xml:space="preserve">Σε αυτές τις δύο εντολές φορτώνει στον καταχωρητή </w:t>
      </w:r>
      <w:r>
        <w:rPr>
          <w:lang w:val="en-US"/>
        </w:rPr>
        <w:t>v</w:t>
      </w:r>
      <w:r w:rsidRPr="00666CF4">
        <w:t xml:space="preserve">0 </w:t>
      </w:r>
      <w:r>
        <w:t>την 10ή συνάρτηση και στη συνέχεια την εκτελεί. Ο αριθμός 10 αντιστοιχεί στον τερματισμό του προγράμματος.</w:t>
      </w:r>
    </w:p>
    <w:p w14:paraId="1BEA1029" w14:textId="17BE4073" w:rsidR="00666CF4" w:rsidRPr="00666CF4" w:rsidRDefault="00666CF4" w:rsidP="00D81260">
      <w:r>
        <w:t xml:space="preserve">Στο επεξεργαστή </w:t>
      </w:r>
      <w:r>
        <w:rPr>
          <w:lang w:val="en-US"/>
        </w:rPr>
        <w:t>MIPS</w:t>
      </w:r>
      <w:r w:rsidRPr="00E713C2">
        <w:t xml:space="preserve"> </w:t>
      </w:r>
      <w:r>
        <w:t xml:space="preserve">που υλοποιήθηκε δεν υποστηρίχθηκε η συγκεκριμένη εντολή. Οπότε δεν γίνεται να εκτελεστούν εντολές </w:t>
      </w:r>
      <w:r>
        <w:rPr>
          <w:lang w:val="en-US"/>
        </w:rPr>
        <w:t>syscall</w:t>
      </w:r>
      <w:r w:rsidRPr="007C00DD">
        <w:t>.</w:t>
      </w:r>
      <w:r w:rsidR="001C5E15">
        <w:t xml:space="preserve"> Για το λόγο αυτό αφαιρέθηκαν οι αντίστοιχες εντολές από την μνήμη των εντολών.</w:t>
      </w:r>
    </w:p>
    <w:p w14:paraId="21DCD1FE" w14:textId="77777777" w:rsidR="00CB3BDA" w:rsidRDefault="001545D2" w:rsidP="00153FFA">
      <w:pPr>
        <w:pStyle w:val="Heading3"/>
        <w:rPr>
          <w:lang w:eastAsia="el-GR"/>
        </w:rPr>
      </w:pPr>
      <w:bookmarkStart w:id="133" w:name="_Toc423617371"/>
      <w:r>
        <w:rPr>
          <w:lang w:eastAsia="el-GR"/>
        </w:rPr>
        <w:t>Εύρεση πλήθους εμφανίσεων ενός στοιχείου σε Πίνακα</w:t>
      </w:r>
      <w:bookmarkEnd w:id="133"/>
    </w:p>
    <w:p w14:paraId="2F70CD99" w14:textId="77777777" w:rsidR="00153FFA" w:rsidRDefault="00153FFA" w:rsidP="00153FFA">
      <w:pPr>
        <w:rPr>
          <w:lang w:eastAsia="el-GR"/>
        </w:rPr>
      </w:pPr>
      <w:r>
        <w:rPr>
          <w:lang w:eastAsia="el-GR"/>
        </w:rPr>
        <w:t>Το πρώτο πρόγραμμα που δημιουργήθηκε έχει αρχικά ένα στοιχείο και στη συνέχεια ένα πίνακα από στοιχεία. Για τον πίνακα αυτό υπάρχει το πλήθος των στοιχείων και στη συνέχεια τα ίδια τα στοιχεία. Το πρόγραμμα αυτό που κάνει είναι να διαβάζει τα στοιχεία από την μνήμη και να βρίσκει πόσες φορές εμφανίζεται το στοιχείο μέσα στον πίνακα. Αφού διασχίσει όλα τα στοιχεία στη συνέχεια γράφει στο τέλος του πίνακα το πλήθος εμφανίσεων του στοιχείου.</w:t>
      </w:r>
      <w:r w:rsidR="008961C6">
        <w:rPr>
          <w:lang w:eastAsia="el-GR"/>
        </w:rPr>
        <w:t xml:space="preserve"> Στη συνέχεια παρουσιάζεται ο κώδικας του προγράμματος.</w:t>
      </w:r>
    </w:p>
    <w:p w14:paraId="158C35A2" w14:textId="77777777" w:rsidR="00443385" w:rsidRPr="0085228E" w:rsidRDefault="00443385" w:rsidP="00443385">
      <w:pPr>
        <w:rPr>
          <w:rFonts w:ascii="Courier New" w:hAnsi="Courier New" w:cs="Courier New"/>
          <w:sz w:val="18"/>
          <w:szCs w:val="18"/>
          <w:lang w:eastAsia="el-GR"/>
        </w:rPr>
      </w:pPr>
      <w:r>
        <w:rPr>
          <w:lang w:eastAsia="el-GR"/>
        </w:rPr>
        <w:tab/>
      </w:r>
      <w:r w:rsidRPr="00832C3B">
        <w:rPr>
          <w:rFonts w:ascii="Courier New" w:hAnsi="Courier New" w:cs="Courier New"/>
          <w:sz w:val="18"/>
          <w:szCs w:val="18"/>
          <w:lang w:val="en-US" w:eastAsia="el-GR"/>
        </w:rPr>
        <w:t>la</w:t>
      </w:r>
      <w:r w:rsidRPr="0085228E">
        <w:rPr>
          <w:rFonts w:ascii="Courier New" w:hAnsi="Courier New" w:cs="Courier New"/>
          <w:sz w:val="18"/>
          <w:szCs w:val="18"/>
          <w:lang w:eastAsia="el-GR"/>
        </w:rPr>
        <w:t xml:space="preserve"> $</w:t>
      </w:r>
      <w:r w:rsidRPr="00832C3B">
        <w:rPr>
          <w:rFonts w:ascii="Courier New" w:hAnsi="Courier New" w:cs="Courier New"/>
          <w:sz w:val="18"/>
          <w:szCs w:val="18"/>
          <w:lang w:val="en-US" w:eastAsia="el-GR"/>
        </w:rPr>
        <w:t>a</w:t>
      </w:r>
      <w:r w:rsidRPr="0085228E">
        <w:rPr>
          <w:rFonts w:ascii="Courier New" w:hAnsi="Courier New" w:cs="Courier New"/>
          <w:sz w:val="18"/>
          <w:szCs w:val="18"/>
          <w:lang w:eastAsia="el-GR"/>
        </w:rPr>
        <w:t xml:space="preserve">0, </w:t>
      </w:r>
      <w:r w:rsidRPr="00832C3B">
        <w:rPr>
          <w:rFonts w:ascii="Courier New" w:hAnsi="Courier New" w:cs="Courier New"/>
          <w:sz w:val="18"/>
          <w:szCs w:val="18"/>
          <w:lang w:val="en-US" w:eastAsia="el-GR"/>
        </w:rPr>
        <w:t>number</w:t>
      </w:r>
    </w:p>
    <w:p w14:paraId="3EF25388" w14:textId="77777777" w:rsidR="00443385" w:rsidRPr="0085228E" w:rsidRDefault="00443385" w:rsidP="00443385">
      <w:pPr>
        <w:rPr>
          <w:rFonts w:ascii="Courier New" w:hAnsi="Courier New" w:cs="Courier New"/>
          <w:sz w:val="18"/>
          <w:szCs w:val="18"/>
          <w:lang w:eastAsia="el-GR"/>
        </w:rPr>
      </w:pPr>
      <w:r w:rsidRPr="0085228E">
        <w:rPr>
          <w:rFonts w:ascii="Courier New" w:hAnsi="Courier New" w:cs="Courier New"/>
          <w:sz w:val="18"/>
          <w:szCs w:val="18"/>
          <w:lang w:eastAsia="el-GR"/>
        </w:rPr>
        <w:tab/>
      </w:r>
    </w:p>
    <w:p w14:paraId="717B4D6A" w14:textId="77777777" w:rsidR="00443385" w:rsidRPr="0085228E" w:rsidRDefault="00443385" w:rsidP="00443385">
      <w:pPr>
        <w:rPr>
          <w:rFonts w:ascii="Courier New" w:hAnsi="Courier New" w:cs="Courier New"/>
          <w:sz w:val="18"/>
          <w:szCs w:val="18"/>
          <w:lang w:eastAsia="el-GR"/>
        </w:rPr>
      </w:pPr>
      <w:r w:rsidRPr="0085228E">
        <w:rPr>
          <w:rFonts w:ascii="Courier New" w:hAnsi="Courier New" w:cs="Courier New"/>
          <w:sz w:val="18"/>
          <w:szCs w:val="18"/>
          <w:lang w:eastAsia="el-GR"/>
        </w:rPr>
        <w:tab/>
      </w:r>
      <w:r w:rsidRPr="00832C3B">
        <w:rPr>
          <w:rFonts w:ascii="Courier New" w:hAnsi="Courier New" w:cs="Courier New"/>
          <w:sz w:val="18"/>
          <w:szCs w:val="18"/>
          <w:lang w:val="en-US" w:eastAsia="el-GR"/>
        </w:rPr>
        <w:t>lw</w:t>
      </w:r>
      <w:r w:rsidRPr="0085228E">
        <w:rPr>
          <w:rFonts w:ascii="Courier New" w:hAnsi="Courier New" w:cs="Courier New"/>
          <w:sz w:val="18"/>
          <w:szCs w:val="18"/>
          <w:lang w:eastAsia="el-GR"/>
        </w:rPr>
        <w:t xml:space="preserve"> $</w:t>
      </w:r>
      <w:r w:rsidRPr="00832C3B">
        <w:rPr>
          <w:rFonts w:ascii="Courier New" w:hAnsi="Courier New" w:cs="Courier New"/>
          <w:sz w:val="18"/>
          <w:szCs w:val="18"/>
          <w:lang w:val="en-US" w:eastAsia="el-GR"/>
        </w:rPr>
        <w:t>t</w:t>
      </w:r>
      <w:r w:rsidRPr="0085228E">
        <w:rPr>
          <w:rFonts w:ascii="Courier New" w:hAnsi="Courier New" w:cs="Courier New"/>
          <w:sz w:val="18"/>
          <w:szCs w:val="18"/>
          <w:lang w:eastAsia="el-GR"/>
        </w:rPr>
        <w:t>0, 0($</w:t>
      </w:r>
      <w:r w:rsidRPr="00832C3B">
        <w:rPr>
          <w:rFonts w:ascii="Courier New" w:hAnsi="Courier New" w:cs="Courier New"/>
          <w:sz w:val="18"/>
          <w:szCs w:val="18"/>
          <w:lang w:val="en-US" w:eastAsia="el-GR"/>
        </w:rPr>
        <w:t>a</w:t>
      </w:r>
      <w:r w:rsidRPr="0085228E">
        <w:rPr>
          <w:rFonts w:ascii="Courier New" w:hAnsi="Courier New" w:cs="Courier New"/>
          <w:sz w:val="18"/>
          <w:szCs w:val="18"/>
          <w:lang w:eastAsia="el-GR"/>
        </w:rPr>
        <w:t>0)</w:t>
      </w:r>
      <w:r w:rsidRPr="0085228E">
        <w:rPr>
          <w:rFonts w:ascii="Courier New" w:hAnsi="Courier New" w:cs="Courier New"/>
          <w:sz w:val="18"/>
          <w:szCs w:val="18"/>
          <w:lang w:eastAsia="el-GR"/>
        </w:rPr>
        <w:tab/>
      </w:r>
      <w:r w:rsidRPr="0085228E">
        <w:rPr>
          <w:rFonts w:ascii="Courier New" w:hAnsi="Courier New" w:cs="Courier New"/>
          <w:sz w:val="18"/>
          <w:szCs w:val="18"/>
          <w:lang w:eastAsia="el-GR"/>
        </w:rPr>
        <w:tab/>
        <w:t>#</w:t>
      </w:r>
      <w:r w:rsidRPr="00832C3B">
        <w:rPr>
          <w:rFonts w:ascii="Courier New" w:hAnsi="Courier New" w:cs="Courier New"/>
          <w:sz w:val="18"/>
          <w:szCs w:val="18"/>
          <w:lang w:val="en-US" w:eastAsia="el-GR"/>
        </w:rPr>
        <w:t>auto</w:t>
      </w:r>
      <w:r w:rsidRPr="0085228E">
        <w:rPr>
          <w:rFonts w:ascii="Courier New" w:hAnsi="Courier New" w:cs="Courier New"/>
          <w:sz w:val="18"/>
          <w:szCs w:val="18"/>
          <w:lang w:eastAsia="el-GR"/>
        </w:rPr>
        <w:t xml:space="preserve"> </w:t>
      </w:r>
      <w:r w:rsidRPr="00832C3B">
        <w:rPr>
          <w:rFonts w:ascii="Courier New" w:hAnsi="Courier New" w:cs="Courier New"/>
          <w:sz w:val="18"/>
          <w:szCs w:val="18"/>
          <w:lang w:val="en-US" w:eastAsia="el-GR"/>
        </w:rPr>
        <w:t>pou</w:t>
      </w:r>
      <w:r w:rsidRPr="0085228E">
        <w:rPr>
          <w:rFonts w:ascii="Courier New" w:hAnsi="Courier New" w:cs="Courier New"/>
          <w:sz w:val="18"/>
          <w:szCs w:val="18"/>
          <w:lang w:eastAsia="el-GR"/>
        </w:rPr>
        <w:t xml:space="preserve"> </w:t>
      </w:r>
      <w:r w:rsidRPr="00832C3B">
        <w:rPr>
          <w:rFonts w:ascii="Courier New" w:hAnsi="Courier New" w:cs="Courier New"/>
          <w:sz w:val="18"/>
          <w:szCs w:val="18"/>
          <w:lang w:val="en-US" w:eastAsia="el-GR"/>
        </w:rPr>
        <w:t>psaxnw</w:t>
      </w:r>
    </w:p>
    <w:p w14:paraId="2255C083" w14:textId="77777777" w:rsidR="00443385" w:rsidRPr="00832C3B" w:rsidRDefault="00443385" w:rsidP="00443385">
      <w:pPr>
        <w:rPr>
          <w:rFonts w:ascii="Courier New" w:hAnsi="Courier New" w:cs="Courier New"/>
          <w:sz w:val="18"/>
          <w:szCs w:val="18"/>
          <w:lang w:val="en-US" w:eastAsia="el-GR"/>
        </w:rPr>
      </w:pPr>
      <w:r w:rsidRPr="0085228E">
        <w:rPr>
          <w:rFonts w:ascii="Courier New" w:hAnsi="Courier New" w:cs="Courier New"/>
          <w:sz w:val="18"/>
          <w:szCs w:val="18"/>
          <w:lang w:eastAsia="el-GR"/>
        </w:rPr>
        <w:tab/>
      </w:r>
      <w:r w:rsidRPr="00832C3B">
        <w:rPr>
          <w:rFonts w:ascii="Courier New" w:hAnsi="Courier New" w:cs="Courier New"/>
          <w:sz w:val="18"/>
          <w:szCs w:val="18"/>
          <w:lang w:val="en-US" w:eastAsia="el-GR"/>
        </w:rPr>
        <w:t>lw $t1, 4($a0)</w:t>
      </w:r>
      <w:r w:rsidRPr="00832C3B">
        <w:rPr>
          <w:rFonts w:ascii="Courier New" w:hAnsi="Courier New" w:cs="Courier New"/>
          <w:sz w:val="18"/>
          <w:szCs w:val="18"/>
          <w:lang w:val="en-US" w:eastAsia="el-GR"/>
        </w:rPr>
        <w:tab/>
      </w:r>
      <w:r w:rsidRPr="00832C3B">
        <w:rPr>
          <w:rFonts w:ascii="Courier New" w:hAnsi="Courier New" w:cs="Courier New"/>
          <w:sz w:val="18"/>
          <w:szCs w:val="18"/>
          <w:lang w:val="en-US" w:eastAsia="el-GR"/>
        </w:rPr>
        <w:tab/>
        <w:t>#to plithos twn stoixewn</w:t>
      </w:r>
    </w:p>
    <w:p w14:paraId="4EC735BC" w14:textId="77777777" w:rsidR="00443385" w:rsidRPr="00832C3B" w:rsidRDefault="00443385" w:rsidP="00443385">
      <w:pPr>
        <w:rPr>
          <w:rFonts w:ascii="Courier New" w:hAnsi="Courier New" w:cs="Courier New"/>
          <w:sz w:val="18"/>
          <w:szCs w:val="18"/>
          <w:lang w:val="en-US" w:eastAsia="el-GR"/>
        </w:rPr>
      </w:pPr>
      <w:r w:rsidRPr="00832C3B">
        <w:rPr>
          <w:rFonts w:ascii="Courier New" w:hAnsi="Courier New" w:cs="Courier New"/>
          <w:sz w:val="18"/>
          <w:szCs w:val="18"/>
          <w:lang w:val="en-US" w:eastAsia="el-GR"/>
        </w:rPr>
        <w:tab/>
      </w:r>
    </w:p>
    <w:p w14:paraId="4B654676" w14:textId="77777777" w:rsidR="00443385" w:rsidRPr="00832C3B" w:rsidRDefault="00443385" w:rsidP="00443385">
      <w:pPr>
        <w:rPr>
          <w:rFonts w:ascii="Courier New" w:hAnsi="Courier New" w:cs="Courier New"/>
          <w:sz w:val="18"/>
          <w:szCs w:val="18"/>
          <w:lang w:val="en-US" w:eastAsia="el-GR"/>
        </w:rPr>
      </w:pPr>
      <w:r w:rsidRPr="00832C3B">
        <w:rPr>
          <w:rFonts w:ascii="Courier New" w:hAnsi="Courier New" w:cs="Courier New"/>
          <w:sz w:val="18"/>
          <w:szCs w:val="18"/>
          <w:lang w:val="en-US" w:eastAsia="el-GR"/>
        </w:rPr>
        <w:tab/>
        <w:t>addi $a0, $a0, 4</w:t>
      </w:r>
      <w:r w:rsidRPr="00832C3B">
        <w:rPr>
          <w:rFonts w:ascii="Courier New" w:hAnsi="Courier New" w:cs="Courier New"/>
          <w:sz w:val="18"/>
          <w:szCs w:val="18"/>
          <w:lang w:val="en-US" w:eastAsia="el-GR"/>
        </w:rPr>
        <w:tab/>
        <w:t>#deixnei sth mnhmh</w:t>
      </w:r>
    </w:p>
    <w:p w14:paraId="074CFC8E" w14:textId="77777777" w:rsidR="00443385" w:rsidRPr="00832C3B" w:rsidRDefault="00443385" w:rsidP="00443385">
      <w:pPr>
        <w:rPr>
          <w:rFonts w:ascii="Courier New" w:hAnsi="Courier New" w:cs="Courier New"/>
          <w:sz w:val="18"/>
          <w:szCs w:val="18"/>
          <w:lang w:val="en-US" w:eastAsia="el-GR"/>
        </w:rPr>
      </w:pPr>
      <w:r w:rsidRPr="00832C3B">
        <w:rPr>
          <w:rFonts w:ascii="Courier New" w:hAnsi="Courier New" w:cs="Courier New"/>
          <w:sz w:val="18"/>
          <w:szCs w:val="18"/>
          <w:lang w:val="en-US" w:eastAsia="el-GR"/>
        </w:rPr>
        <w:tab/>
        <w:t>add $a1, $zero, $zero #counter gia to plithos twn stoixeiwn</w:t>
      </w:r>
    </w:p>
    <w:p w14:paraId="2F818557" w14:textId="77777777" w:rsidR="00443385" w:rsidRPr="00832C3B" w:rsidRDefault="00443385" w:rsidP="00443385">
      <w:pPr>
        <w:rPr>
          <w:rFonts w:ascii="Courier New" w:hAnsi="Courier New" w:cs="Courier New"/>
          <w:sz w:val="18"/>
          <w:szCs w:val="18"/>
          <w:lang w:val="en-US" w:eastAsia="el-GR"/>
        </w:rPr>
      </w:pPr>
      <w:r w:rsidRPr="00832C3B">
        <w:rPr>
          <w:rFonts w:ascii="Courier New" w:hAnsi="Courier New" w:cs="Courier New"/>
          <w:sz w:val="18"/>
          <w:szCs w:val="18"/>
          <w:lang w:val="en-US" w:eastAsia="el-GR"/>
        </w:rPr>
        <w:tab/>
        <w:t>add $s1, $zero, $zero #poses fores tha vrei ton arithmo</w:t>
      </w:r>
    </w:p>
    <w:p w14:paraId="16E52576" w14:textId="77777777" w:rsidR="00443385" w:rsidRPr="00832C3B" w:rsidRDefault="00443385" w:rsidP="00443385">
      <w:pPr>
        <w:rPr>
          <w:rFonts w:ascii="Courier New" w:hAnsi="Courier New" w:cs="Courier New"/>
          <w:sz w:val="18"/>
          <w:szCs w:val="18"/>
          <w:lang w:val="en-US" w:eastAsia="el-GR"/>
        </w:rPr>
      </w:pPr>
      <w:r w:rsidRPr="00832C3B">
        <w:rPr>
          <w:rFonts w:ascii="Courier New" w:hAnsi="Courier New" w:cs="Courier New"/>
          <w:sz w:val="18"/>
          <w:szCs w:val="18"/>
          <w:lang w:val="en-US" w:eastAsia="el-GR"/>
        </w:rPr>
        <w:tab/>
        <w:t>and $t9, $zero, $zero</w:t>
      </w:r>
    </w:p>
    <w:p w14:paraId="6FDAE4F3" w14:textId="77777777" w:rsidR="00443385" w:rsidRPr="00832C3B" w:rsidRDefault="00443385" w:rsidP="00443385">
      <w:pPr>
        <w:rPr>
          <w:rFonts w:ascii="Courier New" w:hAnsi="Courier New" w:cs="Courier New"/>
          <w:sz w:val="18"/>
          <w:szCs w:val="18"/>
          <w:lang w:val="en-US" w:eastAsia="el-GR"/>
        </w:rPr>
      </w:pPr>
      <w:r w:rsidRPr="00832C3B">
        <w:rPr>
          <w:rFonts w:ascii="Courier New" w:hAnsi="Courier New" w:cs="Courier New"/>
          <w:sz w:val="18"/>
          <w:szCs w:val="18"/>
          <w:lang w:val="en-US" w:eastAsia="el-GR"/>
        </w:rPr>
        <w:lastRenderedPageBreak/>
        <w:tab/>
      </w:r>
    </w:p>
    <w:p w14:paraId="3B8E2A40" w14:textId="77777777" w:rsidR="00443385" w:rsidRPr="00832C3B" w:rsidRDefault="00443385" w:rsidP="00443385">
      <w:pPr>
        <w:rPr>
          <w:rFonts w:ascii="Courier New" w:hAnsi="Courier New" w:cs="Courier New"/>
          <w:sz w:val="18"/>
          <w:szCs w:val="18"/>
          <w:lang w:val="en-US" w:eastAsia="el-GR"/>
        </w:rPr>
      </w:pPr>
      <w:r w:rsidRPr="00832C3B">
        <w:rPr>
          <w:rFonts w:ascii="Courier New" w:hAnsi="Courier New" w:cs="Courier New"/>
          <w:sz w:val="18"/>
          <w:szCs w:val="18"/>
          <w:lang w:val="en-US" w:eastAsia="el-GR"/>
        </w:rPr>
        <w:t>loop:</w:t>
      </w:r>
      <w:r w:rsidRPr="00832C3B">
        <w:rPr>
          <w:rFonts w:ascii="Courier New" w:hAnsi="Courier New" w:cs="Courier New"/>
          <w:sz w:val="18"/>
          <w:szCs w:val="18"/>
          <w:lang w:val="en-US" w:eastAsia="el-GR"/>
        </w:rPr>
        <w:tab/>
        <w:t>addi $a0, $a0, 4</w:t>
      </w:r>
      <w:r w:rsidRPr="00832C3B">
        <w:rPr>
          <w:rFonts w:ascii="Courier New" w:hAnsi="Courier New" w:cs="Courier New"/>
          <w:sz w:val="18"/>
          <w:szCs w:val="18"/>
          <w:lang w:val="en-US" w:eastAsia="el-GR"/>
        </w:rPr>
        <w:tab/>
        <w:t>#epomeni thesi</w:t>
      </w:r>
    </w:p>
    <w:p w14:paraId="57F7A959" w14:textId="77777777" w:rsidR="00443385" w:rsidRPr="00832C3B" w:rsidRDefault="00443385" w:rsidP="00443385">
      <w:pPr>
        <w:rPr>
          <w:rFonts w:ascii="Courier New" w:hAnsi="Courier New" w:cs="Courier New"/>
          <w:sz w:val="18"/>
          <w:szCs w:val="18"/>
          <w:lang w:val="en-US" w:eastAsia="el-GR"/>
        </w:rPr>
      </w:pPr>
      <w:r w:rsidRPr="00832C3B">
        <w:rPr>
          <w:rFonts w:ascii="Courier New" w:hAnsi="Courier New" w:cs="Courier New"/>
          <w:sz w:val="18"/>
          <w:szCs w:val="18"/>
          <w:lang w:val="en-US" w:eastAsia="el-GR"/>
        </w:rPr>
        <w:tab/>
        <w:t>beq $t1, $a1, end</w:t>
      </w:r>
    </w:p>
    <w:p w14:paraId="53289BD7" w14:textId="77777777" w:rsidR="00443385" w:rsidRPr="00832C3B" w:rsidRDefault="00443385" w:rsidP="00443385">
      <w:pPr>
        <w:rPr>
          <w:rFonts w:ascii="Courier New" w:hAnsi="Courier New" w:cs="Courier New"/>
          <w:sz w:val="18"/>
          <w:szCs w:val="18"/>
          <w:lang w:val="en-US" w:eastAsia="el-GR"/>
        </w:rPr>
      </w:pPr>
      <w:r w:rsidRPr="00832C3B">
        <w:rPr>
          <w:rFonts w:ascii="Courier New" w:hAnsi="Courier New" w:cs="Courier New"/>
          <w:sz w:val="18"/>
          <w:szCs w:val="18"/>
          <w:lang w:val="en-US" w:eastAsia="el-GR"/>
        </w:rPr>
        <w:tab/>
        <w:t>addi $a1, $a1, 1</w:t>
      </w:r>
      <w:r w:rsidRPr="00832C3B">
        <w:rPr>
          <w:rFonts w:ascii="Courier New" w:hAnsi="Courier New" w:cs="Courier New"/>
          <w:sz w:val="18"/>
          <w:szCs w:val="18"/>
          <w:lang w:val="en-US" w:eastAsia="el-GR"/>
        </w:rPr>
        <w:tab/>
        <w:t>#auxanei counter</w:t>
      </w:r>
    </w:p>
    <w:p w14:paraId="57EF5F25" w14:textId="77777777" w:rsidR="00443385" w:rsidRPr="00832C3B" w:rsidRDefault="00443385" w:rsidP="00443385">
      <w:pPr>
        <w:rPr>
          <w:rFonts w:ascii="Courier New" w:hAnsi="Courier New" w:cs="Courier New"/>
          <w:sz w:val="18"/>
          <w:szCs w:val="18"/>
          <w:lang w:val="en-US" w:eastAsia="el-GR"/>
        </w:rPr>
      </w:pPr>
      <w:r w:rsidRPr="00832C3B">
        <w:rPr>
          <w:rFonts w:ascii="Courier New" w:hAnsi="Courier New" w:cs="Courier New"/>
          <w:sz w:val="18"/>
          <w:szCs w:val="18"/>
          <w:lang w:val="en-US" w:eastAsia="el-GR"/>
        </w:rPr>
        <w:tab/>
        <w:t>or $t9, $t9, $a1</w:t>
      </w:r>
    </w:p>
    <w:p w14:paraId="1521F8B1" w14:textId="77777777" w:rsidR="00443385" w:rsidRPr="00832C3B" w:rsidRDefault="00443385" w:rsidP="00443385">
      <w:pPr>
        <w:rPr>
          <w:rFonts w:ascii="Courier New" w:hAnsi="Courier New" w:cs="Courier New"/>
          <w:sz w:val="18"/>
          <w:szCs w:val="18"/>
          <w:lang w:val="en-US" w:eastAsia="el-GR"/>
        </w:rPr>
      </w:pPr>
      <w:r w:rsidRPr="00832C3B">
        <w:rPr>
          <w:rFonts w:ascii="Courier New" w:hAnsi="Courier New" w:cs="Courier New"/>
          <w:sz w:val="18"/>
          <w:szCs w:val="18"/>
          <w:lang w:val="en-US" w:eastAsia="el-GR"/>
        </w:rPr>
        <w:tab/>
        <w:t>lw $t2, 0($a0)</w:t>
      </w:r>
    </w:p>
    <w:p w14:paraId="534E6781" w14:textId="77777777" w:rsidR="00443385" w:rsidRPr="00832C3B" w:rsidRDefault="00443385" w:rsidP="00443385">
      <w:pPr>
        <w:rPr>
          <w:rFonts w:ascii="Courier New" w:hAnsi="Courier New" w:cs="Courier New"/>
          <w:sz w:val="18"/>
          <w:szCs w:val="18"/>
          <w:lang w:val="en-US" w:eastAsia="el-GR"/>
        </w:rPr>
      </w:pPr>
      <w:r w:rsidRPr="00832C3B">
        <w:rPr>
          <w:rFonts w:ascii="Courier New" w:hAnsi="Courier New" w:cs="Courier New"/>
          <w:sz w:val="18"/>
          <w:szCs w:val="18"/>
          <w:lang w:val="en-US" w:eastAsia="el-GR"/>
        </w:rPr>
        <w:tab/>
        <w:t>beq $t0, $t2, incr</w:t>
      </w:r>
    </w:p>
    <w:p w14:paraId="01E5AB77" w14:textId="77777777" w:rsidR="00443385" w:rsidRPr="00832C3B" w:rsidRDefault="00443385" w:rsidP="00443385">
      <w:pPr>
        <w:rPr>
          <w:rFonts w:ascii="Courier New" w:hAnsi="Courier New" w:cs="Courier New"/>
          <w:sz w:val="18"/>
          <w:szCs w:val="18"/>
          <w:lang w:val="en-US" w:eastAsia="el-GR"/>
        </w:rPr>
      </w:pPr>
      <w:r w:rsidRPr="00832C3B">
        <w:rPr>
          <w:rFonts w:ascii="Courier New" w:hAnsi="Courier New" w:cs="Courier New"/>
          <w:sz w:val="18"/>
          <w:szCs w:val="18"/>
          <w:lang w:val="en-US" w:eastAsia="el-GR"/>
        </w:rPr>
        <w:tab/>
        <w:t>j loop</w:t>
      </w:r>
    </w:p>
    <w:p w14:paraId="62EFA169" w14:textId="77777777" w:rsidR="00443385" w:rsidRPr="00832C3B" w:rsidRDefault="00443385" w:rsidP="00443385">
      <w:pPr>
        <w:rPr>
          <w:rFonts w:ascii="Courier New" w:hAnsi="Courier New" w:cs="Courier New"/>
          <w:sz w:val="18"/>
          <w:szCs w:val="18"/>
          <w:lang w:val="en-US" w:eastAsia="el-GR"/>
        </w:rPr>
      </w:pPr>
      <w:r w:rsidRPr="00832C3B">
        <w:rPr>
          <w:rFonts w:ascii="Courier New" w:hAnsi="Courier New" w:cs="Courier New"/>
          <w:sz w:val="18"/>
          <w:szCs w:val="18"/>
          <w:lang w:val="en-US" w:eastAsia="el-GR"/>
        </w:rPr>
        <w:t>incr:</w:t>
      </w:r>
      <w:r w:rsidRPr="00832C3B">
        <w:rPr>
          <w:rFonts w:ascii="Courier New" w:hAnsi="Courier New" w:cs="Courier New"/>
          <w:sz w:val="18"/>
          <w:szCs w:val="18"/>
          <w:lang w:val="en-US" w:eastAsia="el-GR"/>
        </w:rPr>
        <w:tab/>
        <w:t>addi $s1, $s1, 1</w:t>
      </w:r>
    </w:p>
    <w:p w14:paraId="1E10274B" w14:textId="77777777" w:rsidR="00443385" w:rsidRPr="00832C3B" w:rsidRDefault="00443385" w:rsidP="00443385">
      <w:pPr>
        <w:rPr>
          <w:rFonts w:ascii="Courier New" w:hAnsi="Courier New" w:cs="Courier New"/>
          <w:sz w:val="18"/>
          <w:szCs w:val="18"/>
          <w:lang w:val="en-US" w:eastAsia="el-GR"/>
        </w:rPr>
      </w:pPr>
      <w:r w:rsidRPr="00832C3B">
        <w:rPr>
          <w:rFonts w:ascii="Courier New" w:hAnsi="Courier New" w:cs="Courier New"/>
          <w:sz w:val="18"/>
          <w:szCs w:val="18"/>
          <w:lang w:val="en-US" w:eastAsia="el-GR"/>
        </w:rPr>
        <w:tab/>
        <w:t>j loop</w:t>
      </w:r>
    </w:p>
    <w:p w14:paraId="6CC0332C" w14:textId="77777777" w:rsidR="00443385" w:rsidRPr="00832C3B" w:rsidRDefault="00443385" w:rsidP="00443385">
      <w:pPr>
        <w:rPr>
          <w:rFonts w:ascii="Courier New" w:hAnsi="Courier New" w:cs="Courier New"/>
          <w:sz w:val="18"/>
          <w:szCs w:val="18"/>
          <w:lang w:val="en-US" w:eastAsia="el-GR"/>
        </w:rPr>
      </w:pPr>
      <w:r w:rsidRPr="00832C3B">
        <w:rPr>
          <w:rFonts w:ascii="Courier New" w:hAnsi="Courier New" w:cs="Courier New"/>
          <w:sz w:val="18"/>
          <w:szCs w:val="18"/>
          <w:lang w:val="en-US" w:eastAsia="el-GR"/>
        </w:rPr>
        <w:t>end:</w:t>
      </w:r>
      <w:r w:rsidRPr="00832C3B">
        <w:rPr>
          <w:rFonts w:ascii="Courier New" w:hAnsi="Courier New" w:cs="Courier New"/>
          <w:sz w:val="18"/>
          <w:szCs w:val="18"/>
          <w:lang w:val="en-US" w:eastAsia="el-GR"/>
        </w:rPr>
        <w:tab/>
      </w:r>
      <w:r w:rsidRPr="00832C3B">
        <w:rPr>
          <w:rFonts w:ascii="Courier New" w:hAnsi="Courier New" w:cs="Courier New"/>
          <w:sz w:val="18"/>
          <w:szCs w:val="18"/>
          <w:lang w:val="en-US" w:eastAsia="el-GR"/>
        </w:rPr>
        <w:tab/>
      </w:r>
    </w:p>
    <w:p w14:paraId="24781167" w14:textId="77777777" w:rsidR="00443385" w:rsidRPr="00832C3B" w:rsidRDefault="00443385" w:rsidP="00443385">
      <w:pPr>
        <w:rPr>
          <w:rFonts w:ascii="Courier New" w:hAnsi="Courier New" w:cs="Courier New"/>
          <w:sz w:val="18"/>
          <w:szCs w:val="18"/>
          <w:lang w:val="en-US" w:eastAsia="el-GR"/>
        </w:rPr>
      </w:pPr>
      <w:r w:rsidRPr="00832C3B">
        <w:rPr>
          <w:rFonts w:ascii="Courier New" w:hAnsi="Courier New" w:cs="Courier New"/>
          <w:sz w:val="18"/>
          <w:szCs w:val="18"/>
          <w:lang w:val="en-US" w:eastAsia="el-GR"/>
        </w:rPr>
        <w:tab/>
        <w:t>sw $s1, 0($a0)</w:t>
      </w:r>
    </w:p>
    <w:p w14:paraId="68E01C1E" w14:textId="77777777" w:rsidR="000143C6" w:rsidRDefault="004B6DE1" w:rsidP="004B6DE1">
      <w:pPr>
        <w:pStyle w:val="Heading3"/>
        <w:rPr>
          <w:lang w:eastAsia="el-GR"/>
        </w:rPr>
      </w:pPr>
      <w:bookmarkStart w:id="134" w:name="_Toc423617372"/>
      <w:r>
        <w:rPr>
          <w:lang w:eastAsia="el-GR"/>
        </w:rPr>
        <w:t>Ταξινόμηση Στοιχείων</w:t>
      </w:r>
      <w:r w:rsidR="00952095">
        <w:rPr>
          <w:lang w:eastAsia="el-GR"/>
        </w:rPr>
        <w:t xml:space="preserve"> Πίνακα</w:t>
      </w:r>
      <w:bookmarkEnd w:id="134"/>
    </w:p>
    <w:p w14:paraId="78A39931" w14:textId="77777777" w:rsidR="00952095" w:rsidRDefault="00952095" w:rsidP="00952095">
      <w:pPr>
        <w:rPr>
          <w:lang w:eastAsia="el-GR"/>
        </w:rPr>
      </w:pPr>
      <w:r>
        <w:rPr>
          <w:lang w:eastAsia="el-GR"/>
        </w:rPr>
        <w:t xml:space="preserve">Το συγκεκριμένο πρόγραμμα παίρνει ως είσοδο ένα πλήθος στοιχείων και τα ταξινομεί. Στη μνήμη αρχικά είναι το πλήθος των στοιχείων και στη συνέχεια τα ίδια τα στοιχεία. </w:t>
      </w:r>
    </w:p>
    <w:p w14:paraId="3738D507" w14:textId="77777777" w:rsidR="00A45D81" w:rsidRPr="00A45D81" w:rsidRDefault="00A45D81" w:rsidP="00A45D81">
      <w:pPr>
        <w:ind w:firstLine="720"/>
        <w:rPr>
          <w:rFonts w:ascii="Courier New" w:hAnsi="Courier New" w:cs="Courier New"/>
          <w:sz w:val="18"/>
          <w:szCs w:val="18"/>
          <w:lang w:val="en-US" w:eastAsia="el-GR"/>
        </w:rPr>
      </w:pPr>
      <w:r w:rsidRPr="00A45D81">
        <w:rPr>
          <w:rFonts w:ascii="Courier New" w:hAnsi="Courier New" w:cs="Courier New"/>
          <w:sz w:val="18"/>
          <w:szCs w:val="18"/>
          <w:lang w:val="en-US" w:eastAsia="el-GR"/>
        </w:rPr>
        <w:t>la $a0, number</w:t>
      </w:r>
    </w:p>
    <w:p w14:paraId="1A513A7F"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r>
    </w:p>
    <w:p w14:paraId="393DE285"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lw $t0, 0($a0)</w:t>
      </w:r>
      <w:r w:rsidRPr="00A45D81">
        <w:rPr>
          <w:rFonts w:ascii="Courier New" w:hAnsi="Courier New" w:cs="Courier New"/>
          <w:sz w:val="18"/>
          <w:szCs w:val="18"/>
          <w:lang w:val="en-US" w:eastAsia="el-GR"/>
        </w:rPr>
        <w:tab/>
      </w:r>
      <w:r w:rsidRPr="00A45D81">
        <w:rPr>
          <w:rFonts w:ascii="Courier New" w:hAnsi="Courier New" w:cs="Courier New"/>
          <w:sz w:val="18"/>
          <w:szCs w:val="18"/>
          <w:lang w:val="en-US" w:eastAsia="el-GR"/>
        </w:rPr>
        <w:tab/>
        <w:t>#to plithos stoixeiwn</w:t>
      </w:r>
    </w:p>
    <w:p w14:paraId="1627CDA1"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addi $a0, $a0, 4</w:t>
      </w:r>
      <w:r w:rsidRPr="00A45D81">
        <w:rPr>
          <w:rFonts w:ascii="Courier New" w:hAnsi="Courier New" w:cs="Courier New"/>
          <w:sz w:val="18"/>
          <w:szCs w:val="18"/>
          <w:lang w:val="en-US" w:eastAsia="el-GR"/>
        </w:rPr>
        <w:tab/>
        <w:t>#deixnei sth mnhmh (i )</w:t>
      </w:r>
    </w:p>
    <w:p w14:paraId="10084DA4"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add $t1, $zero, $zero</w:t>
      </w:r>
    </w:p>
    <w:p w14:paraId="2997503D" w14:textId="77777777" w:rsidR="00A45D81" w:rsidRPr="00A45D81" w:rsidRDefault="00A45D81" w:rsidP="00A45D81">
      <w:pPr>
        <w:rPr>
          <w:rFonts w:ascii="Courier New" w:hAnsi="Courier New" w:cs="Courier New"/>
          <w:sz w:val="18"/>
          <w:szCs w:val="18"/>
          <w:lang w:val="en-US" w:eastAsia="el-GR"/>
        </w:rPr>
      </w:pPr>
    </w:p>
    <w:p w14:paraId="2CEE0ED3"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check1:</w:t>
      </w:r>
      <w:r w:rsidRPr="00A45D81">
        <w:rPr>
          <w:rFonts w:ascii="Courier New" w:hAnsi="Courier New" w:cs="Courier New"/>
          <w:sz w:val="18"/>
          <w:szCs w:val="18"/>
          <w:lang w:val="en-US" w:eastAsia="el-GR"/>
        </w:rPr>
        <w:tab/>
      </w:r>
    </w:p>
    <w:p w14:paraId="43BB8640"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slt $t9, $t1, $t0</w:t>
      </w:r>
    </w:p>
    <w:p w14:paraId="0C1A17AD"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addi $t8, $zero, 1</w:t>
      </w:r>
    </w:p>
    <w:p w14:paraId="600AF3D4"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beq $t9,$t8, loop1</w:t>
      </w:r>
    </w:p>
    <w:p w14:paraId="1F38FDC2"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j end</w:t>
      </w:r>
    </w:p>
    <w:p w14:paraId="686BCAF9"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loop1:</w:t>
      </w:r>
    </w:p>
    <w:p w14:paraId="0A56A7F3"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lw $s0, 0($a0)</w:t>
      </w:r>
      <w:r w:rsidRPr="00A45D81">
        <w:rPr>
          <w:rFonts w:ascii="Courier New" w:hAnsi="Courier New" w:cs="Courier New"/>
          <w:sz w:val="18"/>
          <w:szCs w:val="18"/>
          <w:lang w:val="en-US" w:eastAsia="el-GR"/>
        </w:rPr>
        <w:tab/>
      </w:r>
      <w:r w:rsidRPr="00A45D81">
        <w:rPr>
          <w:rFonts w:ascii="Courier New" w:hAnsi="Courier New" w:cs="Courier New"/>
          <w:sz w:val="18"/>
          <w:szCs w:val="18"/>
          <w:lang w:val="en-US" w:eastAsia="el-GR"/>
        </w:rPr>
        <w:tab/>
        <w:t>#to trexon stoixeio</w:t>
      </w:r>
    </w:p>
    <w:p w14:paraId="3975C190"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addi $a1, $a0, 4</w:t>
      </w:r>
      <w:r w:rsidRPr="00A45D81">
        <w:rPr>
          <w:rFonts w:ascii="Courier New" w:hAnsi="Courier New" w:cs="Courier New"/>
          <w:sz w:val="18"/>
          <w:szCs w:val="18"/>
          <w:lang w:val="en-US" w:eastAsia="el-GR"/>
        </w:rPr>
        <w:tab/>
        <w:t>#to epomeno stoixeio</w:t>
      </w:r>
    </w:p>
    <w:p w14:paraId="758F7233"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addi $t2, $t1, 1</w:t>
      </w:r>
      <w:r w:rsidRPr="00A45D81">
        <w:rPr>
          <w:rFonts w:ascii="Courier New" w:hAnsi="Courier New" w:cs="Courier New"/>
          <w:sz w:val="18"/>
          <w:szCs w:val="18"/>
          <w:lang w:val="en-US" w:eastAsia="el-GR"/>
        </w:rPr>
        <w:tab/>
        <w:t>#counter gia to epomeno</w:t>
      </w:r>
    </w:p>
    <w:p w14:paraId="1B1CF3E8"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add $t4, $a0, $zero</w:t>
      </w:r>
    </w:p>
    <w:p w14:paraId="40C5DBFB"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 xml:space="preserve">check2: </w:t>
      </w:r>
      <w:r w:rsidRPr="00A45D81">
        <w:rPr>
          <w:rFonts w:ascii="Courier New" w:hAnsi="Courier New" w:cs="Courier New"/>
          <w:sz w:val="18"/>
          <w:szCs w:val="18"/>
          <w:lang w:val="en-US" w:eastAsia="el-GR"/>
        </w:rPr>
        <w:tab/>
      </w:r>
      <w:r w:rsidRPr="00A45D81">
        <w:rPr>
          <w:rFonts w:ascii="Courier New" w:hAnsi="Courier New" w:cs="Courier New"/>
          <w:sz w:val="18"/>
          <w:szCs w:val="18"/>
          <w:lang w:val="en-US" w:eastAsia="el-GR"/>
        </w:rPr>
        <w:tab/>
      </w:r>
      <w:r w:rsidRPr="00A45D81">
        <w:rPr>
          <w:rFonts w:ascii="Courier New" w:hAnsi="Courier New" w:cs="Courier New"/>
          <w:sz w:val="18"/>
          <w:szCs w:val="18"/>
          <w:lang w:val="en-US" w:eastAsia="el-GR"/>
        </w:rPr>
        <w:tab/>
        <w:t>#elegxos deuterou for</w:t>
      </w:r>
    </w:p>
    <w:p w14:paraId="0194F7B7"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slt $t9, $t2, $t0</w:t>
      </w:r>
    </w:p>
    <w:p w14:paraId="4AEFDE8D"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addi $t8, $zero,1</w:t>
      </w:r>
    </w:p>
    <w:p w14:paraId="6F39B477" w14:textId="77777777" w:rsidR="00A45D81" w:rsidRPr="00935A2C"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r>
      <w:r w:rsidRPr="00935A2C">
        <w:rPr>
          <w:rFonts w:ascii="Courier New" w:hAnsi="Courier New" w:cs="Courier New"/>
          <w:sz w:val="18"/>
          <w:szCs w:val="18"/>
          <w:lang w:val="en-US" w:eastAsia="el-GR"/>
        </w:rPr>
        <w:t>beq $t9, $t8, loop2</w:t>
      </w:r>
    </w:p>
    <w:p w14:paraId="13CD3E75" w14:textId="77777777" w:rsidR="00A45D81" w:rsidRPr="00935A2C" w:rsidRDefault="00A45D81" w:rsidP="00A45D81">
      <w:pPr>
        <w:rPr>
          <w:rFonts w:ascii="Courier New" w:hAnsi="Courier New" w:cs="Courier New"/>
          <w:sz w:val="18"/>
          <w:szCs w:val="18"/>
          <w:lang w:val="en-US" w:eastAsia="el-GR"/>
        </w:rPr>
      </w:pPr>
      <w:r w:rsidRPr="00935A2C">
        <w:rPr>
          <w:rFonts w:ascii="Courier New" w:hAnsi="Courier New" w:cs="Courier New"/>
          <w:sz w:val="18"/>
          <w:szCs w:val="18"/>
          <w:lang w:val="en-US" w:eastAsia="el-GR"/>
        </w:rPr>
        <w:tab/>
        <w:t>j end2</w:t>
      </w:r>
    </w:p>
    <w:p w14:paraId="43E1C07B" w14:textId="77777777" w:rsidR="00A45D81" w:rsidRPr="00935A2C" w:rsidRDefault="00A45D81" w:rsidP="00A45D81">
      <w:pPr>
        <w:rPr>
          <w:rFonts w:ascii="Courier New" w:hAnsi="Courier New" w:cs="Courier New"/>
          <w:sz w:val="18"/>
          <w:szCs w:val="18"/>
          <w:lang w:val="en-US" w:eastAsia="el-GR"/>
        </w:rPr>
      </w:pPr>
      <w:r w:rsidRPr="00935A2C">
        <w:rPr>
          <w:rFonts w:ascii="Courier New" w:hAnsi="Courier New" w:cs="Courier New"/>
          <w:sz w:val="18"/>
          <w:szCs w:val="18"/>
          <w:lang w:val="en-US" w:eastAsia="el-GR"/>
        </w:rPr>
        <w:t>loop2:</w:t>
      </w:r>
    </w:p>
    <w:p w14:paraId="46A20E71" w14:textId="77777777" w:rsidR="00A45D81" w:rsidRPr="00A45D81" w:rsidRDefault="00A45D81" w:rsidP="00A45D81">
      <w:pPr>
        <w:rPr>
          <w:rFonts w:ascii="Courier New" w:hAnsi="Courier New" w:cs="Courier New"/>
          <w:sz w:val="18"/>
          <w:szCs w:val="18"/>
          <w:lang w:val="en-US" w:eastAsia="el-GR"/>
        </w:rPr>
      </w:pPr>
      <w:r w:rsidRPr="00935A2C">
        <w:rPr>
          <w:rFonts w:ascii="Courier New" w:hAnsi="Courier New" w:cs="Courier New"/>
          <w:sz w:val="18"/>
          <w:szCs w:val="18"/>
          <w:lang w:val="en-US" w:eastAsia="el-GR"/>
        </w:rPr>
        <w:lastRenderedPageBreak/>
        <w:tab/>
      </w:r>
      <w:r w:rsidRPr="00A45D81">
        <w:rPr>
          <w:rFonts w:ascii="Courier New" w:hAnsi="Courier New" w:cs="Courier New"/>
          <w:sz w:val="18"/>
          <w:szCs w:val="18"/>
          <w:lang w:val="en-US" w:eastAsia="el-GR"/>
        </w:rPr>
        <w:t>lw $s1, 0($a1)</w:t>
      </w:r>
    </w:p>
    <w:p w14:paraId="5210E422"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slt $t9, $s1, $s0</w:t>
      </w:r>
    </w:p>
    <w:p w14:paraId="6D0CD972" w14:textId="77777777" w:rsidR="00A45D81" w:rsidRPr="00935A2C"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r>
      <w:r w:rsidRPr="00935A2C">
        <w:rPr>
          <w:rFonts w:ascii="Courier New" w:hAnsi="Courier New" w:cs="Courier New"/>
          <w:sz w:val="18"/>
          <w:szCs w:val="18"/>
          <w:lang w:val="en-US" w:eastAsia="el-GR"/>
        </w:rPr>
        <w:t>addi $t8, $zero,1</w:t>
      </w:r>
    </w:p>
    <w:p w14:paraId="20FED63D" w14:textId="77777777" w:rsidR="00A45D81" w:rsidRPr="00935A2C" w:rsidRDefault="00A45D81" w:rsidP="00A45D81">
      <w:pPr>
        <w:rPr>
          <w:rFonts w:ascii="Courier New" w:hAnsi="Courier New" w:cs="Courier New"/>
          <w:sz w:val="18"/>
          <w:szCs w:val="18"/>
          <w:lang w:val="en-US" w:eastAsia="el-GR"/>
        </w:rPr>
      </w:pPr>
      <w:r w:rsidRPr="00935A2C">
        <w:rPr>
          <w:rFonts w:ascii="Courier New" w:hAnsi="Courier New" w:cs="Courier New"/>
          <w:sz w:val="18"/>
          <w:szCs w:val="18"/>
          <w:lang w:val="en-US" w:eastAsia="el-GR"/>
        </w:rPr>
        <w:tab/>
        <w:t>beq $t9, $t8, swap</w:t>
      </w:r>
    </w:p>
    <w:p w14:paraId="6B6DA452" w14:textId="77777777" w:rsidR="00A45D81" w:rsidRPr="00A45D81" w:rsidRDefault="00A45D81" w:rsidP="00A45D81">
      <w:pPr>
        <w:rPr>
          <w:rFonts w:ascii="Courier New" w:hAnsi="Courier New" w:cs="Courier New"/>
          <w:sz w:val="18"/>
          <w:szCs w:val="18"/>
          <w:lang w:val="en-US" w:eastAsia="el-GR"/>
        </w:rPr>
      </w:pPr>
      <w:r w:rsidRPr="00935A2C">
        <w:rPr>
          <w:rFonts w:ascii="Courier New" w:hAnsi="Courier New" w:cs="Courier New"/>
          <w:sz w:val="18"/>
          <w:szCs w:val="18"/>
          <w:lang w:val="en-US" w:eastAsia="el-GR"/>
        </w:rPr>
        <w:tab/>
      </w:r>
      <w:r w:rsidRPr="00A45D81">
        <w:rPr>
          <w:rFonts w:ascii="Courier New" w:hAnsi="Courier New" w:cs="Courier New"/>
          <w:sz w:val="18"/>
          <w:szCs w:val="18"/>
          <w:lang w:val="en-US" w:eastAsia="el-GR"/>
        </w:rPr>
        <w:t>j notswap</w:t>
      </w:r>
    </w:p>
    <w:p w14:paraId="6845C689"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swap:</w:t>
      </w:r>
    </w:p>
    <w:p w14:paraId="57DE7393"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add $s2, $s1, $zero</w:t>
      </w:r>
    </w:p>
    <w:p w14:paraId="0C04A745"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add $s1, $s0, $zero</w:t>
      </w:r>
    </w:p>
    <w:p w14:paraId="2991C5E1"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add $s0, $s2, $zero</w:t>
      </w:r>
    </w:p>
    <w:p w14:paraId="58610AF9"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add $t4, $a1, $zero</w:t>
      </w:r>
    </w:p>
    <w:p w14:paraId="1DEEE22D"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notswap:</w:t>
      </w:r>
    </w:p>
    <w:p w14:paraId="7067AB84"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addi $a1, $a1, 4</w:t>
      </w:r>
    </w:p>
    <w:p w14:paraId="542BD89E"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addi $t2, $t2, 1</w:t>
      </w:r>
    </w:p>
    <w:p w14:paraId="3122145E"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j check2</w:t>
      </w:r>
    </w:p>
    <w:p w14:paraId="0374345E"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end2:</w:t>
      </w:r>
    </w:p>
    <w:p w14:paraId="1C09A1F0"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lw $s5, 0($a0)</w:t>
      </w:r>
    </w:p>
    <w:p w14:paraId="389638F9"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sw $s0, 0($a0)</w:t>
      </w:r>
    </w:p>
    <w:p w14:paraId="7614788D"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sw $s5, 0($t4)</w:t>
      </w:r>
    </w:p>
    <w:p w14:paraId="0A61C019"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addi $a0, $a0, 4</w:t>
      </w:r>
    </w:p>
    <w:p w14:paraId="631330C2"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addi $t1, $t1, 1</w:t>
      </w:r>
    </w:p>
    <w:p w14:paraId="72426CB9"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ab/>
        <w:t>j check1</w:t>
      </w:r>
    </w:p>
    <w:p w14:paraId="7951E4C6" w14:textId="77777777" w:rsidR="00A45D81" w:rsidRPr="00A45D81" w:rsidRDefault="00A45D81" w:rsidP="00A45D81">
      <w:pPr>
        <w:rPr>
          <w:rFonts w:ascii="Courier New" w:hAnsi="Courier New" w:cs="Courier New"/>
          <w:sz w:val="18"/>
          <w:szCs w:val="18"/>
          <w:lang w:val="en-US" w:eastAsia="el-GR"/>
        </w:rPr>
      </w:pPr>
      <w:r w:rsidRPr="00A45D81">
        <w:rPr>
          <w:rFonts w:ascii="Courier New" w:hAnsi="Courier New" w:cs="Courier New"/>
          <w:sz w:val="18"/>
          <w:szCs w:val="18"/>
          <w:lang w:val="en-US" w:eastAsia="el-GR"/>
        </w:rPr>
        <w:t>end:</w:t>
      </w:r>
    </w:p>
    <w:p w14:paraId="0027CB67" w14:textId="77777777" w:rsidR="004B6DE1" w:rsidRDefault="004B6DE1" w:rsidP="004B6DE1">
      <w:pPr>
        <w:pStyle w:val="Heading3"/>
        <w:rPr>
          <w:lang w:eastAsia="el-GR"/>
        </w:rPr>
      </w:pPr>
      <w:bookmarkStart w:id="135" w:name="_Toc423617373"/>
      <w:r>
        <w:rPr>
          <w:lang w:eastAsia="el-GR"/>
        </w:rPr>
        <w:t>Συγχώνευση Ταξινομημένων Πινάκων</w:t>
      </w:r>
      <w:bookmarkEnd w:id="135"/>
    </w:p>
    <w:p w14:paraId="11B2DE9A" w14:textId="77777777" w:rsidR="008C0EF0" w:rsidRDefault="00466F67" w:rsidP="00466F67">
      <w:pPr>
        <w:rPr>
          <w:lang w:eastAsia="el-GR"/>
        </w:rPr>
      </w:pPr>
      <w:r>
        <w:rPr>
          <w:lang w:eastAsia="el-GR"/>
        </w:rPr>
        <w:t>Το συγκεκριμένο πρόγραμμα δέχεται ως είσοδο δύο ταξινομημένους πίνακες με αριθμούς και τους συγχωνεύει ταξινομημένα. Στην αρχή της μνήμης είναι ο πρώτος πίνακα, στη συνέχεια ο δεύτερος, ενώ στο τέλος τοποθετείται το αποτέλεσμα.</w:t>
      </w:r>
      <w:r w:rsidR="008C0EF0">
        <w:rPr>
          <w:lang w:eastAsia="el-GR"/>
        </w:rPr>
        <w:t xml:space="preserve"> Για καθένα από τους δύο πρώτους πίνακες υπάρχει αρχικά το πλήθος των στοιχείων και στη συνέχεια τα ίδια τα στοιχεία. Στη συνέχεια δίνεται ο κώδικας του προγράμματος</w:t>
      </w:r>
    </w:p>
    <w:p w14:paraId="1612658F" w14:textId="77777777" w:rsidR="008C0EF0" w:rsidRPr="000E1E72" w:rsidRDefault="008C0EF0" w:rsidP="008C0EF0">
      <w:pPr>
        <w:ind w:firstLine="720"/>
        <w:rPr>
          <w:rFonts w:ascii="Courier New" w:hAnsi="Courier New" w:cs="Courier New"/>
          <w:sz w:val="18"/>
          <w:szCs w:val="18"/>
          <w:lang w:eastAsia="el-GR"/>
        </w:rPr>
      </w:pPr>
      <w:commentRangeStart w:id="136"/>
      <w:commentRangeStart w:id="137"/>
      <w:r w:rsidRPr="000E1E72">
        <w:rPr>
          <w:rFonts w:ascii="Courier New" w:hAnsi="Courier New" w:cs="Courier New"/>
          <w:sz w:val="18"/>
          <w:szCs w:val="18"/>
          <w:lang w:eastAsia="el-GR"/>
        </w:rPr>
        <w:t>la $a0, number</w:t>
      </w:r>
      <w:r w:rsidRPr="000E1E72">
        <w:rPr>
          <w:rFonts w:ascii="Courier New" w:hAnsi="Courier New" w:cs="Courier New"/>
          <w:sz w:val="18"/>
          <w:szCs w:val="18"/>
          <w:lang w:eastAsia="el-GR"/>
        </w:rPr>
        <w:tab/>
        <w:t>#first array</w:t>
      </w:r>
      <w:commentRangeEnd w:id="136"/>
      <w:r w:rsidR="0090022A" w:rsidRPr="000E1E72">
        <w:rPr>
          <w:rStyle w:val="CommentReference"/>
          <w:rFonts w:ascii="Courier New" w:hAnsi="Courier New" w:cs="Courier New"/>
          <w:vanish/>
          <w:sz w:val="18"/>
          <w:szCs w:val="18"/>
        </w:rPr>
        <w:commentReference w:id="136"/>
      </w:r>
      <w:commentRangeEnd w:id="137"/>
      <w:r w:rsidR="000E1E72">
        <w:rPr>
          <w:rStyle w:val="CommentReference"/>
        </w:rPr>
        <w:commentReference w:id="137"/>
      </w:r>
    </w:p>
    <w:p w14:paraId="5ACED5DA" w14:textId="77777777" w:rsidR="008C0EF0" w:rsidRPr="000E1E72" w:rsidRDefault="001B2CFC" w:rsidP="008C0EF0">
      <w:pPr>
        <w:rPr>
          <w:rFonts w:ascii="Courier New" w:hAnsi="Courier New" w:cs="Courier New"/>
          <w:sz w:val="18"/>
          <w:szCs w:val="18"/>
          <w:lang w:val="en-US" w:eastAsia="el-GR"/>
        </w:rPr>
      </w:pPr>
      <w:r w:rsidRPr="000E1E72">
        <w:rPr>
          <w:rFonts w:ascii="Courier New" w:hAnsi="Courier New" w:cs="Courier New"/>
          <w:sz w:val="18"/>
          <w:szCs w:val="18"/>
          <w:lang w:eastAsia="el-GR"/>
        </w:rPr>
        <w:tab/>
      </w:r>
      <w:r w:rsidRPr="000E1E72">
        <w:rPr>
          <w:rFonts w:ascii="Courier New" w:hAnsi="Courier New" w:cs="Courier New"/>
          <w:sz w:val="18"/>
          <w:szCs w:val="18"/>
          <w:lang w:val="en-US" w:eastAsia="el-GR"/>
        </w:rPr>
        <w:t>la $a1, number2</w:t>
      </w:r>
      <w:r w:rsidRPr="000E1E72">
        <w:rPr>
          <w:rFonts w:ascii="Courier New" w:hAnsi="Courier New" w:cs="Courier New"/>
          <w:sz w:val="18"/>
          <w:szCs w:val="18"/>
          <w:lang w:val="en-US" w:eastAsia="el-GR"/>
        </w:rPr>
        <w:tab/>
        <w:t>#second array</w:t>
      </w:r>
    </w:p>
    <w:p w14:paraId="4BEEF35A"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lw $s0, 0($a0)</w:t>
      </w:r>
      <w:r w:rsidRPr="000E1E72">
        <w:rPr>
          <w:rFonts w:ascii="Courier New" w:hAnsi="Courier New" w:cs="Courier New"/>
          <w:sz w:val="18"/>
          <w:szCs w:val="18"/>
          <w:lang w:val="en-US" w:eastAsia="el-GR"/>
        </w:rPr>
        <w:tab/>
        <w:t>#s0 first array size</w:t>
      </w:r>
    </w:p>
    <w:p w14:paraId="28FAA9F9"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lw $s1, 0($a1)</w:t>
      </w:r>
      <w:r w:rsidRPr="000E1E72">
        <w:rPr>
          <w:rFonts w:ascii="Courier New" w:hAnsi="Courier New" w:cs="Courier New"/>
          <w:sz w:val="18"/>
          <w:szCs w:val="18"/>
          <w:lang w:val="en-US" w:eastAsia="el-GR"/>
        </w:rPr>
        <w:tab/>
        <w:t>#second array size</w:t>
      </w:r>
    </w:p>
    <w:p w14:paraId="33578CF9"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#vazw ston a2 thn dieuthinsi tou deuteroun pinaka kai phgainw na ton ferw na deixnei sto telos</w:t>
      </w:r>
    </w:p>
    <w:p w14:paraId="40C80C4A"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#ekei tha valw tis sygxwneumenes times</w:t>
      </w:r>
    </w:p>
    <w:p w14:paraId="558C58EF"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addi $a2, $zero, 4</w:t>
      </w:r>
    </w:p>
    <w:p w14:paraId="043CB1CD"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initloop:</w:t>
      </w:r>
    </w:p>
    <w:p w14:paraId="277DCB4F"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lastRenderedPageBreak/>
        <w:tab/>
        <w:t>beq $s1, $zero, initend</w:t>
      </w:r>
    </w:p>
    <w:p w14:paraId="1FED5444"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addi $a2, $a2, 4</w:t>
      </w:r>
    </w:p>
    <w:p w14:paraId="6EC681E0"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subi $s1, $s1, 1</w:t>
      </w:r>
    </w:p>
    <w:p w14:paraId="50717206"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j initloop</w:t>
      </w:r>
    </w:p>
    <w:p w14:paraId="2B302F91"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initend:</w:t>
      </w:r>
    </w:p>
    <w:p w14:paraId="729D89EA"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add $a2, $a2, $a1</w:t>
      </w:r>
    </w:p>
    <w:p w14:paraId="20C0D7B6" w14:textId="77777777" w:rsidR="008C0EF0" w:rsidRPr="000E1E72" w:rsidRDefault="00D4159B"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lw $s1, 0($a1)</w:t>
      </w:r>
    </w:p>
    <w:p w14:paraId="212024C8"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#ta t0, t1, t2 exoun tous counters</w:t>
      </w:r>
    </w:p>
    <w:p w14:paraId="692FC0F4"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add $t0, $t0, $zero</w:t>
      </w:r>
    </w:p>
    <w:p w14:paraId="680A4899"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add $t1, $t1, $zero</w:t>
      </w:r>
    </w:p>
    <w:p w14:paraId="6D900E5D"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add $t2, $t2, $zero</w:t>
      </w:r>
    </w:p>
    <w:p w14:paraId="4A83FE7F"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r>
    </w:p>
    <w:p w14:paraId="44C71997"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#prwxwraw mia thesi mprosta</w:t>
      </w:r>
    </w:p>
    <w:p w14:paraId="252D8C53"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addi $a0, $a0, 4</w:t>
      </w:r>
    </w:p>
    <w:p w14:paraId="5F6D1727"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addi $a1, $a1, 4</w:t>
      </w:r>
    </w:p>
    <w:p w14:paraId="771E2C8C"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loop:</w:t>
      </w:r>
      <w:r w:rsidRPr="000E1E72">
        <w:rPr>
          <w:rFonts w:ascii="Courier New" w:hAnsi="Courier New" w:cs="Courier New"/>
          <w:sz w:val="18"/>
          <w:szCs w:val="18"/>
          <w:lang w:val="en-US" w:eastAsia="el-GR"/>
        </w:rPr>
        <w:tab/>
      </w:r>
    </w:p>
    <w:p w14:paraId="5BA000F3"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beq $t0, $s0, end</w:t>
      </w:r>
    </w:p>
    <w:p w14:paraId="2451617E"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beq $t1, $s1, end</w:t>
      </w:r>
    </w:p>
    <w:p w14:paraId="6115D1DF"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lw $t8, 0($a0)</w:t>
      </w:r>
    </w:p>
    <w:p w14:paraId="1D215392"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addi $t6, $zero,1</w:t>
      </w:r>
    </w:p>
    <w:p w14:paraId="228FCFAC"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lw $t9, 0($a1)</w:t>
      </w:r>
    </w:p>
    <w:p w14:paraId="021EC5D7"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r>
    </w:p>
    <w:p w14:paraId="7198801A"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slt $t7, $t8, $t9</w:t>
      </w:r>
    </w:p>
    <w:p w14:paraId="02774BBB"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beq $t7, $t6, case1</w:t>
      </w:r>
    </w:p>
    <w:p w14:paraId="35A0E6BA"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j case2</w:t>
      </w:r>
    </w:p>
    <w:p w14:paraId="78C04456"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case1:</w:t>
      </w:r>
      <w:r w:rsidRPr="000E1E72">
        <w:rPr>
          <w:rFonts w:ascii="Courier New" w:hAnsi="Courier New" w:cs="Courier New"/>
          <w:sz w:val="18"/>
          <w:szCs w:val="18"/>
          <w:lang w:val="en-US" w:eastAsia="el-GR"/>
        </w:rPr>
        <w:tab/>
      </w:r>
    </w:p>
    <w:p w14:paraId="030A9520"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sw $t8, 0($a2)</w:t>
      </w:r>
    </w:p>
    <w:p w14:paraId="4807A618"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addi $a0, $a0,4</w:t>
      </w:r>
    </w:p>
    <w:p w14:paraId="687BCCC5"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addi $t0, $t0, 1</w:t>
      </w:r>
    </w:p>
    <w:p w14:paraId="706BA18B"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j step</w:t>
      </w:r>
    </w:p>
    <w:p w14:paraId="6C2134A0"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case2:</w:t>
      </w:r>
    </w:p>
    <w:p w14:paraId="50ECC3F4"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sw $t9, 0($a2)</w:t>
      </w:r>
    </w:p>
    <w:p w14:paraId="26263BC9"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addi $a1, $a1,4</w:t>
      </w:r>
    </w:p>
    <w:p w14:paraId="23D06730"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addi $t1, $t1, 1</w:t>
      </w:r>
    </w:p>
    <w:p w14:paraId="0D1355C3"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step:</w:t>
      </w:r>
    </w:p>
    <w:p w14:paraId="39CDCB98"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 o t2 auxanei kathe fora</w:t>
      </w:r>
    </w:p>
    <w:p w14:paraId="27085113"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addi $t2, $t2,1</w:t>
      </w:r>
    </w:p>
    <w:p w14:paraId="051B0AFD"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addi $a2, $a2,4</w:t>
      </w:r>
    </w:p>
    <w:p w14:paraId="79815184"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lastRenderedPageBreak/>
        <w:tab/>
        <w:t>j loop</w:t>
      </w:r>
    </w:p>
    <w:p w14:paraId="71212B56"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r>
    </w:p>
    <w:p w14:paraId="7D485AB0" w14:textId="614347F5"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end:</w:t>
      </w:r>
    </w:p>
    <w:p w14:paraId="5BCC00E8"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loopfirst:</w:t>
      </w:r>
    </w:p>
    <w:p w14:paraId="3C4B9E92"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beq $t0, $s0, endfirst</w:t>
      </w:r>
    </w:p>
    <w:p w14:paraId="3C0F1C28"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lw $t8, 0($a0)</w:t>
      </w:r>
    </w:p>
    <w:p w14:paraId="2AB8118F"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sw $t8, 0($a2)</w:t>
      </w:r>
    </w:p>
    <w:p w14:paraId="72866B6B"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addi $a2,$a2,4</w:t>
      </w:r>
    </w:p>
    <w:p w14:paraId="29D3EB39"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addi $a0, $a0, 4</w:t>
      </w:r>
    </w:p>
    <w:p w14:paraId="41F3AD38"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addi $t0, $t0, 1</w:t>
      </w:r>
    </w:p>
    <w:p w14:paraId="3C490A12"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j loopfirst</w:t>
      </w:r>
    </w:p>
    <w:p w14:paraId="59142E60" w14:textId="77777777" w:rsidR="008C0EF0" w:rsidRPr="000E1E72" w:rsidRDefault="00D4159B"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endfirst:</w:t>
      </w:r>
    </w:p>
    <w:p w14:paraId="764410E8"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loopsecond:</w:t>
      </w:r>
    </w:p>
    <w:p w14:paraId="2C499409"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beq $t1, $s1, endsecond</w:t>
      </w:r>
    </w:p>
    <w:p w14:paraId="1DC0EB92"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lw $t9, 0($a1)</w:t>
      </w:r>
    </w:p>
    <w:p w14:paraId="0D1A12C3"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sw $t9, 0($a2)</w:t>
      </w:r>
    </w:p>
    <w:p w14:paraId="3C4E8AB2"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addi $a2,$a2,4</w:t>
      </w:r>
    </w:p>
    <w:p w14:paraId="2C2BAFEC"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addi $a1, $a1, 4</w:t>
      </w:r>
    </w:p>
    <w:p w14:paraId="2308C1BC"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addi $t1, $t1, 1</w:t>
      </w:r>
    </w:p>
    <w:p w14:paraId="21FD0A56"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ab/>
        <w:t>j loopsecond</w:t>
      </w:r>
    </w:p>
    <w:p w14:paraId="03825233" w14:textId="77777777" w:rsidR="008C0EF0" w:rsidRPr="000E1E72" w:rsidRDefault="008C0EF0" w:rsidP="008C0EF0">
      <w:pPr>
        <w:rPr>
          <w:rFonts w:ascii="Courier New" w:hAnsi="Courier New" w:cs="Courier New"/>
          <w:sz w:val="18"/>
          <w:szCs w:val="18"/>
          <w:lang w:val="en-US" w:eastAsia="el-GR"/>
        </w:rPr>
      </w:pPr>
      <w:r w:rsidRPr="000E1E72">
        <w:rPr>
          <w:rFonts w:ascii="Courier New" w:hAnsi="Courier New" w:cs="Courier New"/>
          <w:sz w:val="18"/>
          <w:szCs w:val="18"/>
          <w:lang w:val="en-US" w:eastAsia="el-GR"/>
        </w:rPr>
        <w:t>endsecond:</w:t>
      </w:r>
    </w:p>
    <w:p w14:paraId="6314AE60" w14:textId="77777777" w:rsidR="004B6DE1" w:rsidRDefault="004B6DE1" w:rsidP="004B6DE1">
      <w:pPr>
        <w:pStyle w:val="Heading3"/>
        <w:rPr>
          <w:lang w:eastAsia="el-GR"/>
        </w:rPr>
      </w:pPr>
      <w:bookmarkStart w:id="138" w:name="_Toc423617374"/>
      <w:r>
        <w:rPr>
          <w:lang w:eastAsia="el-GR"/>
        </w:rPr>
        <w:t>Ακέραια Διαίρεση Αριθμών</w:t>
      </w:r>
      <w:bookmarkEnd w:id="138"/>
    </w:p>
    <w:p w14:paraId="2B72738A" w14:textId="77777777" w:rsidR="00FC703C" w:rsidRPr="00FC703C" w:rsidRDefault="00FC703C" w:rsidP="00FC703C">
      <w:pPr>
        <w:rPr>
          <w:lang w:eastAsia="el-GR"/>
        </w:rPr>
      </w:pPr>
      <w:r>
        <w:rPr>
          <w:lang w:val="en-US" w:eastAsia="el-GR"/>
        </w:rPr>
        <w:t>To</w:t>
      </w:r>
      <w:r w:rsidRPr="00FC703C">
        <w:rPr>
          <w:lang w:eastAsia="el-GR"/>
        </w:rPr>
        <w:t xml:space="preserve"> </w:t>
      </w:r>
      <w:r>
        <w:rPr>
          <w:lang w:eastAsia="el-GR"/>
        </w:rPr>
        <w:t xml:space="preserve">συγκεκριμένο πρόγραμμα παίρνει από την μνήμη δύο αριθμούς και κάνει την ακέραι διαίρεση. Ο πρώτος αριθμός είναι ο </w:t>
      </w:r>
      <w:r w:rsidRPr="00FC703C">
        <w:rPr>
          <w:lang w:eastAsia="el-GR"/>
        </w:rPr>
        <w:t>διαιρετέ</w:t>
      </w:r>
      <w:r>
        <w:rPr>
          <w:lang w:eastAsia="el-GR"/>
        </w:rPr>
        <w:t>ος και ο δεύτερος είναι ο διαιρέτης. Στο τέλος γράφεται στην μνήμη το πηλίκο και το υπόλοιπο.</w:t>
      </w:r>
    </w:p>
    <w:p w14:paraId="60C746BA" w14:textId="77777777" w:rsidR="00FB3B43" w:rsidRPr="00857335" w:rsidRDefault="00FB3B43" w:rsidP="00FB3B43">
      <w:pPr>
        <w:rPr>
          <w:rFonts w:ascii="Courier New" w:hAnsi="Courier New" w:cs="Courier New"/>
          <w:sz w:val="18"/>
          <w:szCs w:val="18"/>
          <w:lang w:val="en-US" w:eastAsia="el-GR"/>
        </w:rPr>
      </w:pPr>
      <w:r>
        <w:rPr>
          <w:lang w:eastAsia="el-GR"/>
        </w:rPr>
        <w:tab/>
      </w:r>
      <w:r w:rsidRPr="00857335">
        <w:rPr>
          <w:rFonts w:ascii="Courier New" w:hAnsi="Courier New" w:cs="Courier New"/>
          <w:sz w:val="18"/>
          <w:szCs w:val="18"/>
          <w:lang w:val="en-US" w:eastAsia="el-GR"/>
        </w:rPr>
        <w:t>la $a0, number</w:t>
      </w:r>
    </w:p>
    <w:p w14:paraId="57F1465B" w14:textId="77777777" w:rsidR="00FB3B43" w:rsidRPr="00857335" w:rsidRDefault="00FB3B43" w:rsidP="00FB3B43">
      <w:pPr>
        <w:rPr>
          <w:rFonts w:ascii="Courier New" w:hAnsi="Courier New" w:cs="Courier New"/>
          <w:sz w:val="18"/>
          <w:szCs w:val="18"/>
          <w:lang w:val="en-US" w:eastAsia="el-GR"/>
        </w:rPr>
      </w:pPr>
      <w:r w:rsidRPr="00857335">
        <w:rPr>
          <w:rFonts w:ascii="Courier New" w:hAnsi="Courier New" w:cs="Courier New"/>
          <w:sz w:val="18"/>
          <w:szCs w:val="18"/>
          <w:lang w:val="en-US" w:eastAsia="el-GR"/>
        </w:rPr>
        <w:tab/>
        <w:t>lw $s0, 0($a0)</w:t>
      </w:r>
      <w:r w:rsidRPr="00857335">
        <w:rPr>
          <w:rFonts w:ascii="Courier New" w:hAnsi="Courier New" w:cs="Courier New"/>
          <w:sz w:val="18"/>
          <w:szCs w:val="18"/>
          <w:lang w:val="en-US" w:eastAsia="el-GR"/>
        </w:rPr>
        <w:tab/>
        <w:t># o arithmos</w:t>
      </w:r>
    </w:p>
    <w:p w14:paraId="5E24E367" w14:textId="77777777" w:rsidR="00FB3B43" w:rsidRPr="00857335" w:rsidRDefault="00D66F35" w:rsidP="00FB3B43">
      <w:pPr>
        <w:rPr>
          <w:rFonts w:ascii="Courier New" w:hAnsi="Courier New" w:cs="Courier New"/>
          <w:sz w:val="18"/>
          <w:szCs w:val="18"/>
          <w:lang w:val="en-US" w:eastAsia="el-GR"/>
        </w:rPr>
      </w:pPr>
      <w:r w:rsidRPr="00857335">
        <w:rPr>
          <w:rFonts w:ascii="Courier New" w:hAnsi="Courier New" w:cs="Courier New"/>
          <w:sz w:val="18"/>
          <w:szCs w:val="18"/>
          <w:lang w:val="en-US" w:eastAsia="el-GR"/>
        </w:rPr>
        <w:tab/>
        <w:t>lw $s1, 4($a0)</w:t>
      </w:r>
      <w:r w:rsidRPr="00857335">
        <w:rPr>
          <w:rFonts w:ascii="Courier New" w:hAnsi="Courier New" w:cs="Courier New"/>
          <w:sz w:val="18"/>
          <w:szCs w:val="18"/>
          <w:lang w:val="en-US" w:eastAsia="el-GR"/>
        </w:rPr>
        <w:tab/>
        <w:t># o diaireths</w:t>
      </w:r>
    </w:p>
    <w:p w14:paraId="2E556C65" w14:textId="5E4A0B69" w:rsidR="00FB3B43" w:rsidRPr="00857335" w:rsidRDefault="00FB3B43" w:rsidP="00FB3B43">
      <w:pPr>
        <w:rPr>
          <w:rFonts w:ascii="Courier New" w:hAnsi="Courier New" w:cs="Courier New"/>
          <w:sz w:val="18"/>
          <w:szCs w:val="18"/>
          <w:lang w:val="en-US" w:eastAsia="el-GR"/>
        </w:rPr>
      </w:pPr>
      <w:r w:rsidRPr="00857335">
        <w:rPr>
          <w:rFonts w:ascii="Courier New" w:hAnsi="Courier New" w:cs="Courier New"/>
          <w:sz w:val="18"/>
          <w:szCs w:val="18"/>
          <w:lang w:val="en-US" w:eastAsia="el-GR"/>
        </w:rPr>
        <w:tab/>
        <w:t>addi $t0, $zero, 0 # o metritis</w:t>
      </w:r>
    </w:p>
    <w:p w14:paraId="1E2C2DD1" w14:textId="77777777" w:rsidR="00FB3B43" w:rsidRPr="00857335" w:rsidRDefault="00FB3B43" w:rsidP="00FB3B43">
      <w:pPr>
        <w:rPr>
          <w:rFonts w:ascii="Courier New" w:hAnsi="Courier New" w:cs="Courier New"/>
          <w:sz w:val="18"/>
          <w:szCs w:val="18"/>
          <w:lang w:val="en-US" w:eastAsia="el-GR"/>
        </w:rPr>
      </w:pPr>
      <w:r w:rsidRPr="00857335">
        <w:rPr>
          <w:rFonts w:ascii="Courier New" w:hAnsi="Courier New" w:cs="Courier New"/>
          <w:sz w:val="18"/>
          <w:szCs w:val="18"/>
          <w:lang w:val="en-US" w:eastAsia="el-GR"/>
        </w:rPr>
        <w:t>loop:</w:t>
      </w:r>
    </w:p>
    <w:p w14:paraId="1FE67D93" w14:textId="77777777" w:rsidR="00FB3B43" w:rsidRPr="00857335" w:rsidRDefault="00FB3B43" w:rsidP="00FB3B43">
      <w:pPr>
        <w:rPr>
          <w:rFonts w:ascii="Courier New" w:hAnsi="Courier New" w:cs="Courier New"/>
          <w:sz w:val="18"/>
          <w:szCs w:val="18"/>
          <w:lang w:val="en-US" w:eastAsia="el-GR"/>
        </w:rPr>
      </w:pPr>
      <w:r w:rsidRPr="00857335">
        <w:rPr>
          <w:rFonts w:ascii="Courier New" w:hAnsi="Courier New" w:cs="Courier New"/>
          <w:sz w:val="18"/>
          <w:szCs w:val="18"/>
          <w:lang w:val="en-US" w:eastAsia="el-GR"/>
        </w:rPr>
        <w:tab/>
        <w:t>slt $t2, $s1, $s0</w:t>
      </w:r>
    </w:p>
    <w:p w14:paraId="686C314A" w14:textId="77777777" w:rsidR="00FB3B43" w:rsidRPr="00857335" w:rsidRDefault="00FB3B43" w:rsidP="00FB3B43">
      <w:pPr>
        <w:rPr>
          <w:rFonts w:ascii="Courier New" w:hAnsi="Courier New" w:cs="Courier New"/>
          <w:sz w:val="18"/>
          <w:szCs w:val="18"/>
          <w:lang w:val="en-US" w:eastAsia="el-GR"/>
        </w:rPr>
      </w:pPr>
      <w:r w:rsidRPr="00857335">
        <w:rPr>
          <w:rFonts w:ascii="Courier New" w:hAnsi="Courier New" w:cs="Courier New"/>
          <w:sz w:val="18"/>
          <w:szCs w:val="18"/>
          <w:lang w:val="en-US" w:eastAsia="el-GR"/>
        </w:rPr>
        <w:tab/>
        <w:t>beq $t2, $zero, end</w:t>
      </w:r>
    </w:p>
    <w:p w14:paraId="19ABC943" w14:textId="77777777" w:rsidR="00FB3B43" w:rsidRPr="00857335" w:rsidRDefault="00FB3B43" w:rsidP="00FB3B43">
      <w:pPr>
        <w:rPr>
          <w:rFonts w:ascii="Courier New" w:hAnsi="Courier New" w:cs="Courier New"/>
          <w:sz w:val="18"/>
          <w:szCs w:val="18"/>
          <w:lang w:val="en-US" w:eastAsia="el-GR"/>
        </w:rPr>
      </w:pPr>
      <w:r w:rsidRPr="00857335">
        <w:rPr>
          <w:rFonts w:ascii="Courier New" w:hAnsi="Courier New" w:cs="Courier New"/>
          <w:sz w:val="18"/>
          <w:szCs w:val="18"/>
          <w:lang w:val="en-US" w:eastAsia="el-GR"/>
        </w:rPr>
        <w:tab/>
        <w:t>sub $s0, $s0, $s1</w:t>
      </w:r>
    </w:p>
    <w:p w14:paraId="6E54DFF6" w14:textId="77777777" w:rsidR="00FB3B43" w:rsidRPr="00857335" w:rsidRDefault="00FB3B43" w:rsidP="00FB3B43">
      <w:pPr>
        <w:rPr>
          <w:rFonts w:ascii="Courier New" w:hAnsi="Courier New" w:cs="Courier New"/>
          <w:sz w:val="18"/>
          <w:szCs w:val="18"/>
          <w:lang w:val="en-US" w:eastAsia="el-GR"/>
        </w:rPr>
      </w:pPr>
      <w:r w:rsidRPr="00857335">
        <w:rPr>
          <w:rFonts w:ascii="Courier New" w:hAnsi="Courier New" w:cs="Courier New"/>
          <w:sz w:val="18"/>
          <w:szCs w:val="18"/>
          <w:lang w:val="en-US" w:eastAsia="el-GR"/>
        </w:rPr>
        <w:tab/>
        <w:t>addi $t0, $t0, 1</w:t>
      </w:r>
    </w:p>
    <w:p w14:paraId="4920CB4A" w14:textId="77777777" w:rsidR="00FB3B43" w:rsidRPr="00857335" w:rsidRDefault="00FB3B43" w:rsidP="00FB3B43">
      <w:pPr>
        <w:rPr>
          <w:rFonts w:ascii="Courier New" w:hAnsi="Courier New" w:cs="Courier New"/>
          <w:sz w:val="18"/>
          <w:szCs w:val="18"/>
          <w:lang w:val="en-US" w:eastAsia="el-GR"/>
        </w:rPr>
      </w:pPr>
      <w:r w:rsidRPr="00857335">
        <w:rPr>
          <w:rFonts w:ascii="Courier New" w:hAnsi="Courier New" w:cs="Courier New"/>
          <w:sz w:val="18"/>
          <w:szCs w:val="18"/>
          <w:lang w:val="en-US" w:eastAsia="el-GR"/>
        </w:rPr>
        <w:tab/>
        <w:t>j loop</w:t>
      </w:r>
    </w:p>
    <w:p w14:paraId="0A23B785" w14:textId="77777777" w:rsidR="00FB3B43" w:rsidRPr="00857335" w:rsidRDefault="00FB3B43" w:rsidP="00FB3B43">
      <w:pPr>
        <w:rPr>
          <w:rFonts w:ascii="Courier New" w:hAnsi="Courier New" w:cs="Courier New"/>
          <w:sz w:val="18"/>
          <w:szCs w:val="18"/>
          <w:lang w:val="en-US" w:eastAsia="el-GR"/>
        </w:rPr>
      </w:pPr>
      <w:r w:rsidRPr="00857335">
        <w:rPr>
          <w:rFonts w:ascii="Courier New" w:hAnsi="Courier New" w:cs="Courier New"/>
          <w:sz w:val="18"/>
          <w:szCs w:val="18"/>
          <w:lang w:val="en-US" w:eastAsia="el-GR"/>
        </w:rPr>
        <w:t>end:</w:t>
      </w:r>
    </w:p>
    <w:p w14:paraId="1744106F" w14:textId="77777777" w:rsidR="00FB3B43" w:rsidRPr="00857335" w:rsidRDefault="00FB3B43" w:rsidP="00FB3B43">
      <w:pPr>
        <w:rPr>
          <w:rFonts w:ascii="Courier New" w:hAnsi="Courier New" w:cs="Courier New"/>
          <w:sz w:val="18"/>
          <w:szCs w:val="18"/>
          <w:lang w:val="en-US" w:eastAsia="el-GR"/>
        </w:rPr>
      </w:pPr>
      <w:r w:rsidRPr="00857335">
        <w:rPr>
          <w:rFonts w:ascii="Courier New" w:hAnsi="Courier New" w:cs="Courier New"/>
          <w:sz w:val="18"/>
          <w:szCs w:val="18"/>
          <w:lang w:val="en-US" w:eastAsia="el-GR"/>
        </w:rPr>
        <w:tab/>
        <w:t>beq $s1, $s0, incr</w:t>
      </w:r>
    </w:p>
    <w:p w14:paraId="29371EC2" w14:textId="77777777" w:rsidR="00FB3B43" w:rsidRPr="00857335" w:rsidRDefault="00FB3B43" w:rsidP="00FB3B43">
      <w:pPr>
        <w:rPr>
          <w:rFonts w:ascii="Courier New" w:hAnsi="Courier New" w:cs="Courier New"/>
          <w:sz w:val="18"/>
          <w:szCs w:val="18"/>
          <w:lang w:val="en-US" w:eastAsia="el-GR"/>
        </w:rPr>
      </w:pPr>
      <w:r w:rsidRPr="00857335">
        <w:rPr>
          <w:rFonts w:ascii="Courier New" w:hAnsi="Courier New" w:cs="Courier New"/>
          <w:sz w:val="18"/>
          <w:szCs w:val="18"/>
          <w:lang w:val="en-US" w:eastAsia="el-GR"/>
        </w:rPr>
        <w:lastRenderedPageBreak/>
        <w:tab/>
        <w:t>j save</w:t>
      </w:r>
    </w:p>
    <w:p w14:paraId="42A3C74D" w14:textId="77777777" w:rsidR="00FB3B43" w:rsidRPr="00857335" w:rsidRDefault="00FB3B43" w:rsidP="00FB3B43">
      <w:pPr>
        <w:rPr>
          <w:rFonts w:ascii="Courier New" w:hAnsi="Courier New" w:cs="Courier New"/>
          <w:sz w:val="18"/>
          <w:szCs w:val="18"/>
          <w:lang w:val="en-US" w:eastAsia="el-GR"/>
        </w:rPr>
      </w:pPr>
      <w:r w:rsidRPr="00857335">
        <w:rPr>
          <w:rFonts w:ascii="Courier New" w:hAnsi="Courier New" w:cs="Courier New"/>
          <w:sz w:val="18"/>
          <w:szCs w:val="18"/>
          <w:lang w:val="en-US" w:eastAsia="el-GR"/>
        </w:rPr>
        <w:t>incr:</w:t>
      </w:r>
      <w:r w:rsidRPr="00857335">
        <w:rPr>
          <w:rFonts w:ascii="Courier New" w:hAnsi="Courier New" w:cs="Courier New"/>
          <w:sz w:val="18"/>
          <w:szCs w:val="18"/>
          <w:lang w:val="en-US" w:eastAsia="el-GR"/>
        </w:rPr>
        <w:tab/>
      </w:r>
    </w:p>
    <w:p w14:paraId="2021B21C" w14:textId="77777777" w:rsidR="00FB3B43" w:rsidRPr="00857335" w:rsidRDefault="00FB3B43" w:rsidP="00FB3B43">
      <w:pPr>
        <w:rPr>
          <w:rFonts w:ascii="Courier New" w:hAnsi="Courier New" w:cs="Courier New"/>
          <w:sz w:val="18"/>
          <w:szCs w:val="18"/>
          <w:lang w:val="en-US" w:eastAsia="el-GR"/>
        </w:rPr>
      </w:pPr>
      <w:r w:rsidRPr="00857335">
        <w:rPr>
          <w:rFonts w:ascii="Courier New" w:hAnsi="Courier New" w:cs="Courier New"/>
          <w:sz w:val="18"/>
          <w:szCs w:val="18"/>
          <w:lang w:val="en-US" w:eastAsia="el-GR"/>
        </w:rPr>
        <w:tab/>
        <w:t>addi $t0, $t0,1</w:t>
      </w:r>
    </w:p>
    <w:p w14:paraId="47BAAD8B" w14:textId="77777777" w:rsidR="00FB3B43" w:rsidRPr="00857335" w:rsidRDefault="00FB3B43" w:rsidP="00FB3B43">
      <w:pPr>
        <w:rPr>
          <w:rFonts w:ascii="Courier New" w:hAnsi="Courier New" w:cs="Courier New"/>
          <w:sz w:val="18"/>
          <w:szCs w:val="18"/>
          <w:lang w:val="en-US" w:eastAsia="el-GR"/>
        </w:rPr>
      </w:pPr>
      <w:r w:rsidRPr="00857335">
        <w:rPr>
          <w:rFonts w:ascii="Courier New" w:hAnsi="Courier New" w:cs="Courier New"/>
          <w:sz w:val="18"/>
          <w:szCs w:val="18"/>
          <w:lang w:val="en-US" w:eastAsia="el-GR"/>
        </w:rPr>
        <w:tab/>
        <w:t>sub $s0, $s0, $s1</w:t>
      </w:r>
    </w:p>
    <w:p w14:paraId="5FA09160" w14:textId="77777777" w:rsidR="00FB3B43" w:rsidRPr="00857335" w:rsidRDefault="00FB3B43" w:rsidP="00FB3B43">
      <w:pPr>
        <w:rPr>
          <w:rFonts w:ascii="Courier New" w:hAnsi="Courier New" w:cs="Courier New"/>
          <w:sz w:val="18"/>
          <w:szCs w:val="18"/>
          <w:lang w:val="en-US" w:eastAsia="el-GR"/>
        </w:rPr>
      </w:pPr>
      <w:r w:rsidRPr="00857335">
        <w:rPr>
          <w:rFonts w:ascii="Courier New" w:hAnsi="Courier New" w:cs="Courier New"/>
          <w:sz w:val="18"/>
          <w:szCs w:val="18"/>
          <w:lang w:val="en-US" w:eastAsia="el-GR"/>
        </w:rPr>
        <w:t>save:</w:t>
      </w:r>
      <w:r w:rsidRPr="00857335">
        <w:rPr>
          <w:rFonts w:ascii="Courier New" w:hAnsi="Courier New" w:cs="Courier New"/>
          <w:sz w:val="18"/>
          <w:szCs w:val="18"/>
          <w:lang w:val="en-US" w:eastAsia="el-GR"/>
        </w:rPr>
        <w:tab/>
      </w:r>
    </w:p>
    <w:p w14:paraId="2DF5EE96" w14:textId="77777777" w:rsidR="00FB3B43" w:rsidRPr="00857335" w:rsidRDefault="00FB3B43" w:rsidP="00FB3B43">
      <w:pPr>
        <w:rPr>
          <w:rFonts w:ascii="Courier New" w:hAnsi="Courier New" w:cs="Courier New"/>
          <w:sz w:val="18"/>
          <w:szCs w:val="18"/>
          <w:lang w:val="en-US" w:eastAsia="el-GR"/>
        </w:rPr>
      </w:pPr>
      <w:r w:rsidRPr="00857335">
        <w:rPr>
          <w:rFonts w:ascii="Courier New" w:hAnsi="Courier New" w:cs="Courier New"/>
          <w:sz w:val="18"/>
          <w:szCs w:val="18"/>
          <w:lang w:val="en-US" w:eastAsia="el-GR"/>
        </w:rPr>
        <w:tab/>
        <w:t>sw $s0, 12($a0)</w:t>
      </w:r>
    </w:p>
    <w:p w14:paraId="4ECEBABF" w14:textId="77777777" w:rsidR="00FB3B43" w:rsidRPr="00857335" w:rsidRDefault="005B1BC7" w:rsidP="00FB3B43">
      <w:pPr>
        <w:rPr>
          <w:rFonts w:ascii="Courier New" w:hAnsi="Courier New" w:cs="Courier New"/>
          <w:sz w:val="18"/>
          <w:szCs w:val="18"/>
          <w:lang w:val="en-US" w:eastAsia="el-GR"/>
        </w:rPr>
      </w:pPr>
      <w:r w:rsidRPr="00857335">
        <w:rPr>
          <w:rFonts w:ascii="Courier New" w:hAnsi="Courier New" w:cs="Courier New"/>
          <w:sz w:val="18"/>
          <w:szCs w:val="18"/>
          <w:lang w:val="en-US" w:eastAsia="el-GR"/>
        </w:rPr>
        <w:tab/>
        <w:t>sw $t0, 8($a0)</w:t>
      </w:r>
    </w:p>
    <w:p w14:paraId="00576D2A" w14:textId="4ADE4167" w:rsidR="002C62E7" w:rsidRDefault="002C62E7" w:rsidP="002C62E7">
      <w:pPr>
        <w:pStyle w:val="Heading2"/>
        <w:rPr>
          <w:lang w:eastAsia="el-GR"/>
        </w:rPr>
      </w:pPr>
      <w:bookmarkStart w:id="139" w:name="_Toc423617375"/>
      <w:r>
        <w:rPr>
          <w:lang w:eastAsia="el-GR"/>
        </w:rPr>
        <w:t>Περιπτώσεις Ελέγχου</w:t>
      </w:r>
      <w:bookmarkEnd w:id="139"/>
    </w:p>
    <w:p w14:paraId="35039437" w14:textId="07278995" w:rsidR="00CB3BDA" w:rsidRDefault="00CB3BDA" w:rsidP="001E793E">
      <w:pPr>
        <w:rPr>
          <w:lang w:eastAsia="el-GR"/>
        </w:rPr>
      </w:pPr>
      <w:r>
        <w:rPr>
          <w:lang w:eastAsia="el-GR"/>
        </w:rPr>
        <w:t>Σε αυτή την ε</w:t>
      </w:r>
      <w:r w:rsidR="001E793E">
        <w:rPr>
          <w:lang w:eastAsia="el-GR"/>
        </w:rPr>
        <w:t>νότητα</w:t>
      </w:r>
      <w:r w:rsidR="001A5369">
        <w:rPr>
          <w:lang w:eastAsia="el-GR"/>
        </w:rPr>
        <w:t xml:space="preserve"> </w:t>
      </w:r>
      <w:r w:rsidR="001E793E">
        <w:rPr>
          <w:lang w:eastAsia="el-GR"/>
        </w:rPr>
        <w:t>περιγράφονται οι επικίνδυνες περιπτώσεις που ελέγχθηκαν. Για κάθε περίπτωση είτε έγινε ο έλεγχος μέσα από τα παραπάνω προγράμματα είτε έγινε συγγραφή ενός μικρού προγράμματος που να το ελέγχει. Τα προγράμματα που εξετάστηκαν δεν ήταν δυνατό να καλύψουν όλες τις</w:t>
      </w:r>
      <w:r w:rsidR="00766866">
        <w:rPr>
          <w:lang w:eastAsia="el-GR"/>
        </w:rPr>
        <w:t xml:space="preserve"> περιπτώσεις και για </w:t>
      </w:r>
      <w:r w:rsidR="001E793E">
        <w:rPr>
          <w:lang w:eastAsia="el-GR"/>
        </w:rPr>
        <w:t xml:space="preserve">αυτό </w:t>
      </w:r>
      <w:r w:rsidR="00766866">
        <w:rPr>
          <w:lang w:eastAsia="el-GR"/>
        </w:rPr>
        <w:t xml:space="preserve">το λόγο </w:t>
      </w:r>
      <w:r w:rsidR="001E793E">
        <w:rPr>
          <w:lang w:eastAsia="el-GR"/>
        </w:rPr>
        <w:t xml:space="preserve">χρειάστηκε η συγγραφή των μικρότερων και στοχευμένων προγραμμάτων. Σε κάθε περίπτωση δίνεται ο κώδικας που έγινε ο έλεγχος. </w:t>
      </w:r>
    </w:p>
    <w:p w14:paraId="6559BF0C" w14:textId="30AE0A29" w:rsidR="001E793E" w:rsidRPr="00766866" w:rsidRDefault="001E793E" w:rsidP="001E793E">
      <w:pPr>
        <w:rPr>
          <w:lang w:eastAsia="el-GR"/>
        </w:rPr>
      </w:pPr>
      <w:r>
        <w:rPr>
          <w:lang w:eastAsia="el-GR"/>
        </w:rPr>
        <w:t xml:space="preserve">Οι έλεγχοι χωρίζονται σε κατηγορίες. Η πρώτη κατηγορία αφορά το </w:t>
      </w:r>
      <w:r>
        <w:rPr>
          <w:lang w:val="en-US" w:eastAsia="el-GR"/>
        </w:rPr>
        <w:t>forward</w:t>
      </w:r>
      <w:r w:rsidRPr="001E793E">
        <w:rPr>
          <w:lang w:eastAsia="el-GR"/>
        </w:rPr>
        <w:t xml:space="preserve"> </w:t>
      </w:r>
      <w:r>
        <w:rPr>
          <w:lang w:eastAsia="el-GR"/>
        </w:rPr>
        <w:t xml:space="preserve">δεδομένων για το στάδιο του </w:t>
      </w:r>
      <w:r>
        <w:rPr>
          <w:lang w:val="en-US" w:eastAsia="el-GR"/>
        </w:rPr>
        <w:t>decode</w:t>
      </w:r>
      <w:r w:rsidRPr="001E793E">
        <w:rPr>
          <w:lang w:eastAsia="el-GR"/>
        </w:rPr>
        <w:t xml:space="preserve">. </w:t>
      </w:r>
      <w:r>
        <w:rPr>
          <w:lang w:eastAsia="el-GR"/>
        </w:rPr>
        <w:t xml:space="preserve">Η δεύτερη περίπτωση αφορά το </w:t>
      </w:r>
      <w:r>
        <w:rPr>
          <w:lang w:val="en-US" w:eastAsia="el-GR"/>
        </w:rPr>
        <w:t>forward</w:t>
      </w:r>
      <w:r w:rsidRPr="001E793E">
        <w:rPr>
          <w:lang w:eastAsia="el-GR"/>
        </w:rPr>
        <w:t xml:space="preserve"> </w:t>
      </w:r>
      <w:r>
        <w:rPr>
          <w:lang w:eastAsia="el-GR"/>
        </w:rPr>
        <w:t xml:space="preserve">δεδομένων για το στάδιο του </w:t>
      </w:r>
      <w:r>
        <w:rPr>
          <w:lang w:val="en-US" w:eastAsia="el-GR"/>
        </w:rPr>
        <w:t>execute</w:t>
      </w:r>
      <w:r>
        <w:rPr>
          <w:lang w:eastAsia="el-GR"/>
        </w:rPr>
        <w:t xml:space="preserve">. </w:t>
      </w:r>
      <w:r>
        <w:rPr>
          <w:lang w:val="en-US" w:eastAsia="el-GR"/>
        </w:rPr>
        <w:t>H</w:t>
      </w:r>
      <w:r w:rsidRPr="004D66BF">
        <w:rPr>
          <w:lang w:eastAsia="el-GR"/>
        </w:rPr>
        <w:t xml:space="preserve"> </w:t>
      </w:r>
      <w:r>
        <w:rPr>
          <w:lang w:eastAsia="el-GR"/>
        </w:rPr>
        <w:t xml:space="preserve">τρίτη περίπτωση είναι για προώθηση </w:t>
      </w:r>
      <w:r w:rsidR="004D66BF">
        <w:rPr>
          <w:lang w:eastAsia="el-GR"/>
        </w:rPr>
        <w:t xml:space="preserve">στο στάδιο της μνήμης. Η τέταρτη κατηγορία είναι οι διπλοί κίνδυνοι, ενώ η </w:t>
      </w:r>
      <w:r w:rsidR="00A45E5B">
        <w:rPr>
          <w:lang w:eastAsia="el-GR"/>
        </w:rPr>
        <w:t>π</w:t>
      </w:r>
      <w:r w:rsidR="004D66BF">
        <w:rPr>
          <w:lang w:eastAsia="el-GR"/>
        </w:rPr>
        <w:t xml:space="preserve">έμπτη κατηγορία είναι οι συνδυασμοί κινδύνων δεδομένων με κίνδυνους ελέγχου. </w:t>
      </w:r>
      <w:r w:rsidR="00AA6A0B">
        <w:rPr>
          <w:lang w:eastAsia="el-GR"/>
        </w:rPr>
        <w:t>Η έκτη κατηγορία αφορά το καταχωρητή μηδέν.</w:t>
      </w:r>
      <w:r w:rsidR="00766866">
        <w:rPr>
          <w:lang w:eastAsia="el-GR"/>
        </w:rPr>
        <w:t xml:space="preserve"> Η έβδομη κατηγορία είναι περιπτώσεις χρήσης διάφορων εντολών </w:t>
      </w:r>
      <w:r w:rsidR="00766866">
        <w:rPr>
          <w:lang w:val="en-US" w:eastAsia="el-GR"/>
        </w:rPr>
        <w:t>jump</w:t>
      </w:r>
      <w:r w:rsidR="00766866">
        <w:rPr>
          <w:lang w:eastAsia="el-GR"/>
        </w:rPr>
        <w:t xml:space="preserve"> σε συνδυασμό με </w:t>
      </w:r>
      <w:r w:rsidR="00766866">
        <w:rPr>
          <w:lang w:val="en-US" w:eastAsia="el-GR"/>
        </w:rPr>
        <w:t>load</w:t>
      </w:r>
      <w:r w:rsidR="00766866" w:rsidRPr="00766866">
        <w:rPr>
          <w:lang w:eastAsia="el-GR"/>
        </w:rPr>
        <w:t xml:space="preserve"> </w:t>
      </w:r>
      <w:r w:rsidR="00766866">
        <w:rPr>
          <w:lang w:eastAsia="el-GR"/>
        </w:rPr>
        <w:t xml:space="preserve">ή </w:t>
      </w:r>
      <w:r w:rsidR="00766866">
        <w:rPr>
          <w:lang w:val="en-US" w:eastAsia="el-GR"/>
        </w:rPr>
        <w:t>beq</w:t>
      </w:r>
      <w:r w:rsidR="00766866" w:rsidRPr="00766866">
        <w:rPr>
          <w:lang w:eastAsia="el-GR"/>
        </w:rPr>
        <w:t>.</w:t>
      </w:r>
      <w:r w:rsidR="00FE7175">
        <w:rPr>
          <w:lang w:eastAsia="el-GR"/>
        </w:rPr>
        <w:t xml:space="preserve"> Η τελευταί</w:t>
      </w:r>
      <w:r w:rsidR="00F50EB5">
        <w:rPr>
          <w:lang w:eastAsia="el-GR"/>
        </w:rPr>
        <w:t>α</w:t>
      </w:r>
      <w:r w:rsidR="00FE7175">
        <w:rPr>
          <w:lang w:eastAsia="el-GR"/>
        </w:rPr>
        <w:t xml:space="preserve"> κατηγορία αφορά περιπτώσεις</w:t>
      </w:r>
      <w:r w:rsidR="00FE7175" w:rsidRPr="00766866">
        <w:rPr>
          <w:lang w:eastAsia="el-GR"/>
        </w:rPr>
        <w:t xml:space="preserve"> </w:t>
      </w:r>
      <w:r w:rsidR="00FE7175">
        <w:rPr>
          <w:lang w:eastAsia="el-GR"/>
        </w:rPr>
        <w:t>interlock</w:t>
      </w:r>
      <w:r w:rsidR="00FE7175" w:rsidRPr="00766866">
        <w:rPr>
          <w:lang w:eastAsia="el-GR"/>
        </w:rPr>
        <w:t xml:space="preserve"> </w:t>
      </w:r>
    </w:p>
    <w:p w14:paraId="3F031902" w14:textId="77777777" w:rsidR="00A45E5B" w:rsidRPr="00D42F00" w:rsidRDefault="00A45E5B" w:rsidP="00034A90">
      <w:pPr>
        <w:pStyle w:val="Heading3"/>
        <w:rPr>
          <w:lang w:eastAsia="el-GR"/>
        </w:rPr>
      </w:pPr>
      <w:bookmarkStart w:id="140" w:name="_Toc423617376"/>
      <w:commentRangeStart w:id="141"/>
      <w:commentRangeStart w:id="142"/>
      <w:r>
        <w:rPr>
          <w:lang w:eastAsia="el-GR"/>
        </w:rPr>
        <w:t>Προώθηση Δεδομ</w:t>
      </w:r>
      <w:r w:rsidR="00034A90">
        <w:rPr>
          <w:lang w:eastAsia="el-GR"/>
        </w:rPr>
        <w:t xml:space="preserve">ένων </w:t>
      </w:r>
      <w:r w:rsidR="005D5723">
        <w:rPr>
          <w:lang w:eastAsia="el-GR"/>
        </w:rPr>
        <w:t>στο Στά</w:t>
      </w:r>
      <w:r w:rsidR="00034A90">
        <w:rPr>
          <w:lang w:eastAsia="el-GR"/>
        </w:rPr>
        <w:t xml:space="preserve">διο </w:t>
      </w:r>
      <w:r w:rsidR="00034A90">
        <w:rPr>
          <w:lang w:val="en-US" w:eastAsia="el-GR"/>
        </w:rPr>
        <w:t>Decode</w:t>
      </w:r>
      <w:commentRangeEnd w:id="141"/>
      <w:r w:rsidR="0004096D">
        <w:rPr>
          <w:rStyle w:val="CommentReference"/>
          <w:rFonts w:ascii="Cambria" w:hAnsi="Cambria"/>
          <w:b w:val="0"/>
          <w:vanish/>
          <w:kern w:val="0"/>
        </w:rPr>
        <w:commentReference w:id="141"/>
      </w:r>
      <w:commentRangeEnd w:id="142"/>
      <w:r w:rsidR="003D2637">
        <w:rPr>
          <w:rStyle w:val="CommentReference"/>
          <w:rFonts w:ascii="Cambria" w:hAnsi="Cambria"/>
          <w:b w:val="0"/>
          <w:kern w:val="0"/>
        </w:rPr>
        <w:commentReference w:id="142"/>
      </w:r>
      <w:bookmarkEnd w:id="140"/>
    </w:p>
    <w:p w14:paraId="74E33FE9" w14:textId="77777777" w:rsidR="005D5723" w:rsidRPr="009F6E4F" w:rsidRDefault="005D5723" w:rsidP="005D5723">
      <w:pPr>
        <w:rPr>
          <w:lang w:eastAsia="el-GR"/>
        </w:rPr>
      </w:pPr>
      <w:r>
        <w:rPr>
          <w:lang w:eastAsia="el-GR"/>
        </w:rPr>
        <w:t xml:space="preserve">Σε αυτή την κατηγορία ελέγχων είναι η περίπτωση που χρειάζεται να γίνει προώθηση δεδομένων για μία εντολή </w:t>
      </w:r>
      <w:r>
        <w:rPr>
          <w:lang w:val="en-US" w:eastAsia="el-GR"/>
        </w:rPr>
        <w:t>BEQ</w:t>
      </w:r>
      <w:r w:rsidRPr="005D5723">
        <w:rPr>
          <w:lang w:eastAsia="el-GR"/>
        </w:rPr>
        <w:t xml:space="preserve">. </w:t>
      </w:r>
      <w:r>
        <w:rPr>
          <w:lang w:eastAsia="el-GR"/>
        </w:rPr>
        <w:t xml:space="preserve">Η </w:t>
      </w:r>
      <w:r>
        <w:rPr>
          <w:lang w:val="en-US" w:eastAsia="el-GR"/>
        </w:rPr>
        <w:t>BEQ</w:t>
      </w:r>
      <w:r w:rsidRPr="005D5723">
        <w:rPr>
          <w:lang w:eastAsia="el-GR"/>
        </w:rPr>
        <w:t xml:space="preserve"> </w:t>
      </w:r>
      <w:r>
        <w:rPr>
          <w:lang w:eastAsia="el-GR"/>
        </w:rPr>
        <w:t xml:space="preserve">ελέγχεται στο στάδιο </w:t>
      </w:r>
      <w:r>
        <w:rPr>
          <w:lang w:val="en-US" w:eastAsia="el-GR"/>
        </w:rPr>
        <w:t>decode</w:t>
      </w:r>
      <w:r w:rsidRPr="005D5723">
        <w:rPr>
          <w:lang w:eastAsia="el-GR"/>
        </w:rPr>
        <w:t xml:space="preserve">. </w:t>
      </w:r>
      <w:r>
        <w:rPr>
          <w:lang w:eastAsia="el-GR"/>
        </w:rPr>
        <w:t xml:space="preserve">Τα δεδομένα υπάρχει περίπτωση να προέρχονται από την έξοδο της μνήμη είτε από την έξοδο της </w:t>
      </w:r>
      <w:r>
        <w:rPr>
          <w:lang w:val="en-US" w:eastAsia="el-GR"/>
        </w:rPr>
        <w:t>ALU</w:t>
      </w:r>
      <w:r w:rsidRPr="005D5723">
        <w:rPr>
          <w:lang w:eastAsia="el-GR"/>
        </w:rPr>
        <w:t>.</w:t>
      </w:r>
      <w:r>
        <w:rPr>
          <w:lang w:eastAsia="el-GR"/>
        </w:rPr>
        <w:t xml:space="preserve"> Προώθηση δεδομένων μπορεί να γίνει και για τους δύο καταχωρητές, </w:t>
      </w:r>
      <w:r>
        <w:rPr>
          <w:lang w:val="en-US" w:eastAsia="el-GR"/>
        </w:rPr>
        <w:t>rs</w:t>
      </w:r>
      <w:r w:rsidRPr="005D5723">
        <w:rPr>
          <w:lang w:eastAsia="el-GR"/>
        </w:rPr>
        <w:t xml:space="preserve"> </w:t>
      </w:r>
      <w:r w:rsidR="00E32B01">
        <w:rPr>
          <w:lang w:eastAsia="el-GR"/>
        </w:rPr>
        <w:t xml:space="preserve">και </w:t>
      </w:r>
      <w:r w:rsidR="00E32B01">
        <w:rPr>
          <w:lang w:val="en-US" w:eastAsia="el-GR"/>
        </w:rPr>
        <w:t>rt</w:t>
      </w:r>
      <w:r w:rsidR="00E32B01" w:rsidRPr="009F6E4F">
        <w:rPr>
          <w:lang w:eastAsia="el-GR"/>
        </w:rPr>
        <w:t>.</w:t>
      </w:r>
      <w:r w:rsidR="009F6E4F" w:rsidRPr="009F6E4F">
        <w:rPr>
          <w:lang w:eastAsia="el-GR"/>
        </w:rPr>
        <w:t xml:space="preserve"> </w:t>
      </w:r>
    </w:p>
    <w:p w14:paraId="4D17B3D9" w14:textId="6A13879B" w:rsidR="000274E3" w:rsidRPr="000274E3" w:rsidRDefault="009F6E4F" w:rsidP="000274E3">
      <w:pPr>
        <w:rPr>
          <w:u w:val="single"/>
          <w:lang w:eastAsia="el-GR"/>
        </w:rPr>
      </w:pPr>
      <w:r w:rsidRPr="000274E3">
        <w:rPr>
          <w:u w:val="single"/>
          <w:lang w:eastAsia="el-GR"/>
        </w:rPr>
        <w:t>Προ</w:t>
      </w:r>
      <w:r w:rsidR="00C574E5">
        <w:rPr>
          <w:u w:val="single"/>
          <w:lang w:eastAsia="el-GR"/>
        </w:rPr>
        <w:t xml:space="preserve">ώθηση </w:t>
      </w:r>
      <w:r w:rsidRPr="000274E3">
        <w:rPr>
          <w:u w:val="single"/>
          <w:lang w:eastAsia="el-GR"/>
        </w:rPr>
        <w:t xml:space="preserve">από την έξοδο της </w:t>
      </w:r>
      <w:r w:rsidRPr="000274E3">
        <w:rPr>
          <w:u w:val="single"/>
          <w:lang w:val="en-US" w:eastAsia="el-GR"/>
        </w:rPr>
        <w:t>ALU</w:t>
      </w:r>
      <w:r w:rsidR="005576B6">
        <w:rPr>
          <w:u w:val="single"/>
          <w:lang w:eastAsia="el-GR"/>
        </w:rPr>
        <w:t xml:space="preserve"> (παραλλαγή </w:t>
      </w:r>
      <w:r w:rsidRPr="000274E3">
        <w:rPr>
          <w:u w:val="single"/>
          <w:lang w:eastAsia="el-GR"/>
        </w:rPr>
        <w:t>από την συγχωνευμένη ταξιν</w:t>
      </w:r>
      <w:r w:rsidR="000274E3" w:rsidRPr="000274E3">
        <w:rPr>
          <w:u w:val="single"/>
          <w:lang w:eastAsia="el-GR"/>
        </w:rPr>
        <w:t>όμηση)</w:t>
      </w:r>
    </w:p>
    <w:p w14:paraId="09DC1F85" w14:textId="1E76A57A" w:rsidR="005576B6" w:rsidRPr="00ED329E" w:rsidRDefault="000274E3" w:rsidP="00587E11">
      <w:pPr>
        <w:rPr>
          <w:rFonts w:ascii="Courier New" w:hAnsi="Courier New" w:cs="Courier New"/>
          <w:b/>
          <w:sz w:val="18"/>
          <w:szCs w:val="18"/>
          <w:lang w:val="en-US" w:eastAsia="el-GR"/>
        </w:rPr>
      </w:pPr>
      <w:r>
        <w:rPr>
          <w:lang w:eastAsia="el-GR"/>
        </w:rPr>
        <w:tab/>
      </w:r>
      <w:r w:rsidR="005576B6" w:rsidRPr="00ED329E">
        <w:rPr>
          <w:rFonts w:ascii="Courier New" w:hAnsi="Courier New" w:cs="Courier New"/>
          <w:b/>
          <w:sz w:val="18"/>
          <w:szCs w:val="18"/>
          <w:lang w:val="en-US" w:eastAsia="el-GR"/>
        </w:rPr>
        <w:t>add $t0, $t0, $zero</w:t>
      </w:r>
    </w:p>
    <w:p w14:paraId="311BA07A" w14:textId="358517C7" w:rsidR="005576B6" w:rsidRPr="005576B6" w:rsidRDefault="00587E11" w:rsidP="005576B6">
      <w:pPr>
        <w:rPr>
          <w:rFonts w:ascii="Courier New" w:hAnsi="Courier New" w:cs="Courier New"/>
          <w:sz w:val="18"/>
          <w:szCs w:val="18"/>
          <w:lang w:val="en-US" w:eastAsia="el-GR"/>
        </w:rPr>
      </w:pPr>
      <w:r>
        <w:rPr>
          <w:rFonts w:ascii="Courier New" w:hAnsi="Courier New" w:cs="Courier New"/>
          <w:sz w:val="18"/>
          <w:szCs w:val="18"/>
          <w:lang w:val="en-US" w:eastAsia="el-GR"/>
        </w:rPr>
        <w:tab/>
        <w:t>addi $a1, $a1, 4</w:t>
      </w:r>
      <w:r w:rsidR="005576B6" w:rsidRPr="005576B6">
        <w:rPr>
          <w:rFonts w:ascii="Courier New" w:hAnsi="Courier New" w:cs="Courier New"/>
          <w:sz w:val="18"/>
          <w:szCs w:val="18"/>
          <w:lang w:val="en-US" w:eastAsia="el-GR"/>
        </w:rPr>
        <w:tab/>
      </w:r>
    </w:p>
    <w:p w14:paraId="67C35620" w14:textId="77777777" w:rsidR="005576B6" w:rsidRPr="00D42F00" w:rsidRDefault="005576B6" w:rsidP="005576B6">
      <w:pPr>
        <w:rPr>
          <w:rFonts w:ascii="Courier New" w:hAnsi="Courier New" w:cs="Courier New"/>
          <w:b/>
          <w:sz w:val="18"/>
          <w:szCs w:val="18"/>
          <w:lang w:eastAsia="el-GR"/>
        </w:rPr>
      </w:pPr>
      <w:r w:rsidRPr="005576B6">
        <w:rPr>
          <w:rFonts w:ascii="Courier New" w:hAnsi="Courier New" w:cs="Courier New"/>
          <w:sz w:val="18"/>
          <w:szCs w:val="18"/>
          <w:lang w:val="en-US" w:eastAsia="el-GR"/>
        </w:rPr>
        <w:tab/>
      </w:r>
      <w:r w:rsidRPr="00ED329E">
        <w:rPr>
          <w:rFonts w:ascii="Courier New" w:hAnsi="Courier New" w:cs="Courier New"/>
          <w:b/>
          <w:sz w:val="18"/>
          <w:szCs w:val="18"/>
          <w:lang w:val="en-US" w:eastAsia="el-GR"/>
        </w:rPr>
        <w:t>beq</w:t>
      </w:r>
      <w:r w:rsidRPr="00ED329E">
        <w:rPr>
          <w:rFonts w:ascii="Courier New" w:hAnsi="Courier New" w:cs="Courier New"/>
          <w:b/>
          <w:sz w:val="18"/>
          <w:szCs w:val="18"/>
          <w:lang w:eastAsia="el-GR"/>
        </w:rPr>
        <w:t xml:space="preserve"> $</w:t>
      </w:r>
      <w:r w:rsidRPr="00ED329E">
        <w:rPr>
          <w:rFonts w:ascii="Courier New" w:hAnsi="Courier New" w:cs="Courier New"/>
          <w:b/>
          <w:sz w:val="18"/>
          <w:szCs w:val="18"/>
          <w:lang w:val="en-US" w:eastAsia="el-GR"/>
        </w:rPr>
        <w:t>t</w:t>
      </w:r>
      <w:r w:rsidRPr="00ED329E">
        <w:rPr>
          <w:rFonts w:ascii="Courier New" w:hAnsi="Courier New" w:cs="Courier New"/>
          <w:b/>
          <w:sz w:val="18"/>
          <w:szCs w:val="18"/>
          <w:lang w:eastAsia="el-GR"/>
        </w:rPr>
        <w:t>0, $</w:t>
      </w:r>
      <w:r w:rsidRPr="00ED329E">
        <w:rPr>
          <w:rFonts w:ascii="Courier New" w:hAnsi="Courier New" w:cs="Courier New"/>
          <w:b/>
          <w:sz w:val="18"/>
          <w:szCs w:val="18"/>
          <w:lang w:val="en-US" w:eastAsia="el-GR"/>
        </w:rPr>
        <w:t>s</w:t>
      </w:r>
      <w:r w:rsidRPr="00ED329E">
        <w:rPr>
          <w:rFonts w:ascii="Courier New" w:hAnsi="Courier New" w:cs="Courier New"/>
          <w:b/>
          <w:sz w:val="18"/>
          <w:szCs w:val="18"/>
          <w:lang w:eastAsia="el-GR"/>
        </w:rPr>
        <w:t xml:space="preserve">0, </w:t>
      </w:r>
      <w:r w:rsidRPr="00ED329E">
        <w:rPr>
          <w:rFonts w:ascii="Courier New" w:hAnsi="Courier New" w:cs="Courier New"/>
          <w:b/>
          <w:sz w:val="18"/>
          <w:szCs w:val="18"/>
          <w:lang w:val="en-US" w:eastAsia="el-GR"/>
        </w:rPr>
        <w:t>end</w:t>
      </w:r>
    </w:p>
    <w:p w14:paraId="1772325E" w14:textId="07EC1A4B" w:rsidR="00AC11F7" w:rsidRPr="0066145B" w:rsidRDefault="00AC11F7" w:rsidP="005576B6">
      <w:pPr>
        <w:rPr>
          <w:lang w:eastAsia="el-GR"/>
        </w:rPr>
      </w:pPr>
      <w:r>
        <w:rPr>
          <w:lang w:eastAsia="el-GR"/>
        </w:rPr>
        <w:t xml:space="preserve">Στο παραπάνω τμήμα φαίνεται η συγκεκριμένη περίπτωση. Όταν η εντολή </w:t>
      </w:r>
      <w:r>
        <w:rPr>
          <w:lang w:val="en-US" w:eastAsia="el-GR"/>
        </w:rPr>
        <w:t>beq</w:t>
      </w:r>
      <w:r w:rsidRPr="00AC11F7">
        <w:rPr>
          <w:lang w:eastAsia="el-GR"/>
        </w:rPr>
        <w:t xml:space="preserve"> </w:t>
      </w:r>
      <w:r>
        <w:rPr>
          <w:lang w:eastAsia="el-GR"/>
        </w:rPr>
        <w:t xml:space="preserve">θα είναι στο </w:t>
      </w:r>
      <w:r>
        <w:rPr>
          <w:lang w:val="en-US" w:eastAsia="el-GR"/>
        </w:rPr>
        <w:t>decode</w:t>
      </w:r>
      <w:r w:rsidRPr="00AC11F7">
        <w:rPr>
          <w:lang w:eastAsia="el-GR"/>
        </w:rPr>
        <w:t xml:space="preserve"> </w:t>
      </w:r>
      <w:r>
        <w:rPr>
          <w:lang w:eastAsia="el-GR"/>
        </w:rPr>
        <w:t xml:space="preserve">τότε η εντολή </w:t>
      </w:r>
      <w:r w:rsidR="00423D20">
        <w:rPr>
          <w:lang w:val="en-US" w:eastAsia="el-GR"/>
        </w:rPr>
        <w:t>add</w:t>
      </w:r>
      <w:r w:rsidRPr="00AC11F7">
        <w:rPr>
          <w:lang w:eastAsia="el-GR"/>
        </w:rPr>
        <w:t xml:space="preserve"> </w:t>
      </w:r>
      <w:r>
        <w:rPr>
          <w:lang w:eastAsia="el-GR"/>
        </w:rPr>
        <w:t xml:space="preserve">θα </w:t>
      </w:r>
      <w:r w:rsidR="00E736A5">
        <w:rPr>
          <w:lang w:eastAsia="el-GR"/>
        </w:rPr>
        <w:t xml:space="preserve">είναι στο στάδιο </w:t>
      </w:r>
      <w:r w:rsidR="00E736A5">
        <w:rPr>
          <w:lang w:val="en-US" w:eastAsia="el-GR"/>
        </w:rPr>
        <w:t>MEM</w:t>
      </w:r>
      <w:r w:rsidR="00E736A5" w:rsidRPr="00E736A5">
        <w:rPr>
          <w:lang w:eastAsia="el-GR"/>
        </w:rPr>
        <w:t xml:space="preserve">. </w:t>
      </w:r>
      <w:r w:rsidR="00E736A5">
        <w:rPr>
          <w:lang w:eastAsia="el-GR"/>
        </w:rPr>
        <w:t xml:space="preserve">Σε αύτη την περίπτωση πρέπει να γίνει προώθηση από την έξοδο της </w:t>
      </w:r>
      <w:r w:rsidR="00E736A5">
        <w:rPr>
          <w:lang w:val="en-US" w:eastAsia="el-GR"/>
        </w:rPr>
        <w:t>ALU</w:t>
      </w:r>
      <w:r w:rsidR="00966212">
        <w:rPr>
          <w:lang w:eastAsia="el-GR"/>
        </w:rPr>
        <w:t xml:space="preserve"> στο στάδιο </w:t>
      </w:r>
      <w:r w:rsidR="00966212">
        <w:rPr>
          <w:lang w:val="en-US" w:eastAsia="el-GR"/>
        </w:rPr>
        <w:t>decode</w:t>
      </w:r>
      <w:r w:rsidR="00966212" w:rsidRPr="00966212">
        <w:rPr>
          <w:lang w:eastAsia="el-GR"/>
        </w:rPr>
        <w:t xml:space="preserve"> </w:t>
      </w:r>
      <w:r w:rsidR="00966212">
        <w:rPr>
          <w:lang w:eastAsia="el-GR"/>
        </w:rPr>
        <w:t>για την σωστή ανάγνωση του καταχωρητ</w:t>
      </w:r>
      <w:r w:rsidR="00E603F9">
        <w:rPr>
          <w:lang w:eastAsia="el-GR"/>
        </w:rPr>
        <w:t xml:space="preserve">ή από την εντολή </w:t>
      </w:r>
      <w:r w:rsidR="00E603F9">
        <w:rPr>
          <w:lang w:val="en-US" w:eastAsia="el-GR"/>
        </w:rPr>
        <w:t>BEQ</w:t>
      </w:r>
      <w:r w:rsidR="00E603F9" w:rsidRPr="0066145B">
        <w:rPr>
          <w:lang w:eastAsia="el-GR"/>
        </w:rPr>
        <w:t>.</w:t>
      </w:r>
    </w:p>
    <w:p w14:paraId="1302FCD8" w14:textId="77777777" w:rsidR="00AC11F7" w:rsidRDefault="00AC11F7" w:rsidP="00AC11F7">
      <w:pPr>
        <w:rPr>
          <w:lang w:eastAsia="el-GR"/>
        </w:rPr>
      </w:pPr>
      <w:r>
        <w:rPr>
          <w:lang w:eastAsia="el-GR"/>
        </w:rPr>
        <w:lastRenderedPageBreak/>
        <w:t xml:space="preserve">Αν στο παραπάνω παράδειγμα αντιστρέψουμε τις εισόδους της </w:t>
      </w:r>
      <w:r>
        <w:rPr>
          <w:lang w:val="en-US" w:eastAsia="el-GR"/>
        </w:rPr>
        <w:t>be</w:t>
      </w:r>
      <w:r>
        <w:rPr>
          <w:lang w:eastAsia="el-GR"/>
        </w:rPr>
        <w:t xml:space="preserve">q τότε προκύπτει ο αντίστοιχος έλεγχος για τον καταχωρητή </w:t>
      </w:r>
      <w:r>
        <w:rPr>
          <w:lang w:val="en-US" w:eastAsia="el-GR"/>
        </w:rPr>
        <w:t>rt</w:t>
      </w:r>
      <w:r>
        <w:rPr>
          <w:lang w:eastAsia="el-GR"/>
        </w:rPr>
        <w:t>.</w:t>
      </w:r>
    </w:p>
    <w:p w14:paraId="11F574A1" w14:textId="77777777" w:rsidR="00564CFE" w:rsidRPr="00ED329E" w:rsidRDefault="00564CFE" w:rsidP="00564CFE">
      <w:pPr>
        <w:ind w:firstLine="720"/>
        <w:rPr>
          <w:rFonts w:ascii="Courier New" w:hAnsi="Courier New" w:cs="Courier New"/>
          <w:b/>
          <w:sz w:val="18"/>
          <w:szCs w:val="18"/>
          <w:lang w:val="en-US" w:eastAsia="el-GR"/>
        </w:rPr>
      </w:pPr>
      <w:r w:rsidRPr="00ED329E">
        <w:rPr>
          <w:rFonts w:ascii="Courier New" w:hAnsi="Courier New" w:cs="Courier New"/>
          <w:b/>
          <w:sz w:val="18"/>
          <w:szCs w:val="18"/>
          <w:lang w:val="en-US" w:eastAsia="el-GR"/>
        </w:rPr>
        <w:t>add $t0, $t0, $zero</w:t>
      </w:r>
    </w:p>
    <w:p w14:paraId="1087FA4A" w14:textId="052A9877" w:rsidR="00564CFE" w:rsidRPr="005576B6" w:rsidRDefault="00564CFE" w:rsidP="00564CFE">
      <w:pPr>
        <w:rPr>
          <w:rFonts w:ascii="Courier New" w:hAnsi="Courier New" w:cs="Courier New"/>
          <w:sz w:val="18"/>
          <w:szCs w:val="18"/>
          <w:lang w:val="en-US" w:eastAsia="el-GR"/>
        </w:rPr>
      </w:pPr>
      <w:r>
        <w:rPr>
          <w:rFonts w:ascii="Courier New" w:hAnsi="Courier New" w:cs="Courier New"/>
          <w:sz w:val="18"/>
          <w:szCs w:val="18"/>
          <w:lang w:val="en-US" w:eastAsia="el-GR"/>
        </w:rPr>
        <w:tab/>
        <w:t>addi $a1, $a1, 4</w:t>
      </w:r>
    </w:p>
    <w:p w14:paraId="490A0EB6" w14:textId="51693427" w:rsidR="00AC11F7" w:rsidRPr="00D42F00" w:rsidRDefault="00564CFE" w:rsidP="00AC11F7">
      <w:pPr>
        <w:rPr>
          <w:rFonts w:ascii="Courier New" w:hAnsi="Courier New" w:cs="Courier New"/>
          <w:b/>
          <w:sz w:val="18"/>
          <w:szCs w:val="18"/>
          <w:lang w:eastAsia="el-GR"/>
        </w:rPr>
      </w:pPr>
      <w:r w:rsidRPr="005576B6">
        <w:rPr>
          <w:rFonts w:ascii="Courier New" w:hAnsi="Courier New" w:cs="Courier New"/>
          <w:sz w:val="18"/>
          <w:szCs w:val="18"/>
          <w:lang w:val="en-US" w:eastAsia="el-GR"/>
        </w:rPr>
        <w:tab/>
      </w:r>
      <w:r w:rsidRPr="00ED329E">
        <w:rPr>
          <w:rFonts w:ascii="Courier New" w:hAnsi="Courier New" w:cs="Courier New"/>
          <w:b/>
          <w:sz w:val="18"/>
          <w:szCs w:val="18"/>
          <w:lang w:val="en-US" w:eastAsia="el-GR"/>
        </w:rPr>
        <w:t>beq</w:t>
      </w:r>
      <w:r w:rsidRPr="00ED329E">
        <w:rPr>
          <w:rFonts w:ascii="Courier New" w:hAnsi="Courier New" w:cs="Courier New"/>
          <w:b/>
          <w:sz w:val="18"/>
          <w:szCs w:val="18"/>
          <w:lang w:eastAsia="el-GR"/>
        </w:rPr>
        <w:t xml:space="preserve"> $</w:t>
      </w:r>
      <w:r>
        <w:rPr>
          <w:rFonts w:ascii="Courier New" w:hAnsi="Courier New" w:cs="Courier New"/>
          <w:b/>
          <w:sz w:val="18"/>
          <w:szCs w:val="18"/>
          <w:lang w:val="en-US" w:eastAsia="el-GR"/>
        </w:rPr>
        <w:t>s</w:t>
      </w:r>
      <w:r w:rsidRPr="00ED329E">
        <w:rPr>
          <w:rFonts w:ascii="Courier New" w:hAnsi="Courier New" w:cs="Courier New"/>
          <w:b/>
          <w:sz w:val="18"/>
          <w:szCs w:val="18"/>
          <w:lang w:eastAsia="el-GR"/>
        </w:rPr>
        <w:t>0, $</w:t>
      </w:r>
      <w:r>
        <w:rPr>
          <w:rFonts w:ascii="Courier New" w:hAnsi="Courier New" w:cs="Courier New"/>
          <w:b/>
          <w:sz w:val="18"/>
          <w:szCs w:val="18"/>
          <w:lang w:val="en-US" w:eastAsia="el-GR"/>
        </w:rPr>
        <w:t>t</w:t>
      </w:r>
      <w:r w:rsidRPr="00ED329E">
        <w:rPr>
          <w:rFonts w:ascii="Courier New" w:hAnsi="Courier New" w:cs="Courier New"/>
          <w:b/>
          <w:sz w:val="18"/>
          <w:szCs w:val="18"/>
          <w:lang w:eastAsia="el-GR"/>
        </w:rPr>
        <w:t xml:space="preserve">0, </w:t>
      </w:r>
      <w:r w:rsidRPr="00ED329E">
        <w:rPr>
          <w:rFonts w:ascii="Courier New" w:hAnsi="Courier New" w:cs="Courier New"/>
          <w:b/>
          <w:sz w:val="18"/>
          <w:szCs w:val="18"/>
          <w:lang w:val="en-US" w:eastAsia="el-GR"/>
        </w:rPr>
        <w:t>end</w:t>
      </w:r>
    </w:p>
    <w:p w14:paraId="21E325A0" w14:textId="77777777" w:rsidR="00AC11F7" w:rsidRPr="00D80FA9" w:rsidRDefault="00D80FA9" w:rsidP="00AC11F7">
      <w:pPr>
        <w:rPr>
          <w:u w:val="single"/>
          <w:lang w:eastAsia="el-GR"/>
        </w:rPr>
      </w:pPr>
      <w:r w:rsidRPr="00D80FA9">
        <w:rPr>
          <w:u w:val="single"/>
          <w:lang w:eastAsia="el-GR"/>
        </w:rPr>
        <w:t>Προώθηση από την έξοδο της Μνήμης (νέο μικρό πρόγραμμα)</w:t>
      </w:r>
    </w:p>
    <w:p w14:paraId="222725DF" w14:textId="77777777" w:rsidR="00935050" w:rsidRPr="00935050" w:rsidRDefault="00935050" w:rsidP="00935050">
      <w:pPr>
        <w:ind w:firstLine="720"/>
        <w:rPr>
          <w:rFonts w:ascii="Courier New" w:hAnsi="Courier New" w:cs="Courier New"/>
          <w:sz w:val="18"/>
          <w:szCs w:val="18"/>
          <w:lang w:val="en-US" w:eastAsia="el-GR"/>
        </w:rPr>
      </w:pPr>
      <w:r w:rsidRPr="00935050">
        <w:rPr>
          <w:rFonts w:ascii="Courier New" w:hAnsi="Courier New" w:cs="Courier New"/>
          <w:sz w:val="18"/>
          <w:szCs w:val="18"/>
          <w:lang w:val="en-US" w:eastAsia="el-GR"/>
        </w:rPr>
        <w:t>addi $t7, $zero, 5</w:t>
      </w:r>
    </w:p>
    <w:p w14:paraId="52E49F12" w14:textId="77777777" w:rsidR="00935050" w:rsidRPr="00935050" w:rsidRDefault="00935050" w:rsidP="00935050">
      <w:pPr>
        <w:rPr>
          <w:rFonts w:ascii="Courier New" w:hAnsi="Courier New" w:cs="Courier New"/>
          <w:b/>
          <w:sz w:val="18"/>
          <w:szCs w:val="18"/>
          <w:lang w:val="en-US" w:eastAsia="el-GR"/>
        </w:rPr>
      </w:pPr>
      <w:r w:rsidRPr="00935050">
        <w:rPr>
          <w:rFonts w:ascii="Courier New" w:hAnsi="Courier New" w:cs="Courier New"/>
          <w:sz w:val="18"/>
          <w:szCs w:val="18"/>
          <w:lang w:val="en-US" w:eastAsia="el-GR"/>
        </w:rPr>
        <w:tab/>
      </w:r>
      <w:r w:rsidRPr="00935050">
        <w:rPr>
          <w:rFonts w:ascii="Courier New" w:hAnsi="Courier New" w:cs="Courier New"/>
          <w:b/>
          <w:sz w:val="18"/>
          <w:szCs w:val="18"/>
          <w:lang w:val="en-US" w:eastAsia="el-GR"/>
        </w:rPr>
        <w:t>addi $t8, $zero, 5</w:t>
      </w:r>
    </w:p>
    <w:p w14:paraId="27B7652F" w14:textId="77777777" w:rsidR="00935050" w:rsidRPr="00935050" w:rsidRDefault="00935050" w:rsidP="00935050">
      <w:pPr>
        <w:rPr>
          <w:rFonts w:ascii="Courier New" w:hAnsi="Courier New" w:cs="Courier New"/>
          <w:sz w:val="18"/>
          <w:szCs w:val="18"/>
          <w:lang w:val="en-US" w:eastAsia="el-GR"/>
        </w:rPr>
      </w:pPr>
      <w:r w:rsidRPr="00935050">
        <w:rPr>
          <w:rFonts w:ascii="Courier New" w:hAnsi="Courier New" w:cs="Courier New"/>
          <w:sz w:val="18"/>
          <w:szCs w:val="18"/>
          <w:lang w:val="en-US" w:eastAsia="el-GR"/>
        </w:rPr>
        <w:tab/>
        <w:t>addi $t9, $zero, 13</w:t>
      </w:r>
    </w:p>
    <w:p w14:paraId="41B18847" w14:textId="77777777" w:rsidR="00935050" w:rsidRPr="00935050" w:rsidRDefault="00935050" w:rsidP="00935050">
      <w:pPr>
        <w:rPr>
          <w:rFonts w:ascii="Courier New" w:hAnsi="Courier New" w:cs="Courier New"/>
          <w:sz w:val="18"/>
          <w:szCs w:val="18"/>
          <w:lang w:val="en-US" w:eastAsia="el-GR"/>
        </w:rPr>
      </w:pPr>
      <w:r w:rsidRPr="00935050">
        <w:rPr>
          <w:rFonts w:ascii="Courier New" w:hAnsi="Courier New" w:cs="Courier New"/>
          <w:sz w:val="18"/>
          <w:szCs w:val="18"/>
          <w:lang w:val="en-US" w:eastAsia="el-GR"/>
        </w:rPr>
        <w:tab/>
        <w:t>addi $t6, $zero, 34</w:t>
      </w:r>
    </w:p>
    <w:p w14:paraId="52C5DB37" w14:textId="527878B5" w:rsidR="00935050" w:rsidRPr="00935050" w:rsidRDefault="00935050" w:rsidP="00935050">
      <w:pPr>
        <w:rPr>
          <w:rFonts w:ascii="Courier New" w:hAnsi="Courier New" w:cs="Courier New"/>
          <w:b/>
          <w:sz w:val="18"/>
          <w:szCs w:val="18"/>
          <w:lang w:val="en-US" w:eastAsia="el-GR"/>
        </w:rPr>
      </w:pPr>
      <w:r w:rsidRPr="00935050">
        <w:rPr>
          <w:rFonts w:ascii="Courier New" w:hAnsi="Courier New" w:cs="Courier New"/>
          <w:sz w:val="18"/>
          <w:szCs w:val="18"/>
          <w:lang w:val="en-US" w:eastAsia="el-GR"/>
        </w:rPr>
        <w:tab/>
      </w:r>
      <w:r w:rsidR="0069472D">
        <w:rPr>
          <w:rFonts w:ascii="Courier New" w:hAnsi="Courier New" w:cs="Courier New"/>
          <w:b/>
          <w:sz w:val="18"/>
          <w:szCs w:val="18"/>
          <w:lang w:val="en-US" w:eastAsia="el-GR"/>
        </w:rPr>
        <w:t>beq $t8, $t7</w:t>
      </w:r>
      <w:r w:rsidRPr="00935050">
        <w:rPr>
          <w:rFonts w:ascii="Courier New" w:hAnsi="Courier New" w:cs="Courier New"/>
          <w:b/>
          <w:sz w:val="18"/>
          <w:szCs w:val="18"/>
          <w:lang w:val="en-US" w:eastAsia="el-GR"/>
        </w:rPr>
        <w:t>, branch</w:t>
      </w:r>
    </w:p>
    <w:p w14:paraId="0B77BB81" w14:textId="77777777" w:rsidR="00D80FA9" w:rsidRDefault="00935050" w:rsidP="00935050">
      <w:pPr>
        <w:rPr>
          <w:rFonts w:ascii="Courier New" w:hAnsi="Courier New" w:cs="Courier New"/>
          <w:sz w:val="18"/>
          <w:szCs w:val="18"/>
          <w:lang w:val="en-US" w:eastAsia="el-GR"/>
        </w:rPr>
      </w:pPr>
      <w:r w:rsidRPr="00935050">
        <w:rPr>
          <w:rFonts w:ascii="Courier New" w:hAnsi="Courier New" w:cs="Courier New"/>
          <w:sz w:val="18"/>
          <w:szCs w:val="18"/>
          <w:lang w:val="en-US" w:eastAsia="el-GR"/>
        </w:rPr>
        <w:tab/>
        <w:t>addi $a0, $a0, 1000</w:t>
      </w:r>
    </w:p>
    <w:p w14:paraId="0B60F445" w14:textId="46F3CD23" w:rsidR="007F6852" w:rsidRPr="007F6852" w:rsidRDefault="006B03EA" w:rsidP="006B03EA">
      <w:pPr>
        <w:rPr>
          <w:lang w:eastAsia="el-GR"/>
        </w:rPr>
      </w:pPr>
      <w:r>
        <w:rPr>
          <w:lang w:eastAsia="el-GR"/>
        </w:rPr>
        <w:t xml:space="preserve">Σε αυτό το πρόγραμμα όταν η </w:t>
      </w:r>
      <w:r>
        <w:rPr>
          <w:lang w:val="en-US" w:eastAsia="el-GR"/>
        </w:rPr>
        <w:t>be</w:t>
      </w:r>
      <w:r>
        <w:rPr>
          <w:lang w:eastAsia="el-GR"/>
        </w:rPr>
        <w:t xml:space="preserve">q είναι στο </w:t>
      </w:r>
      <w:r>
        <w:rPr>
          <w:lang w:val="en-US" w:eastAsia="el-GR"/>
        </w:rPr>
        <w:t>decode</w:t>
      </w:r>
      <w:r w:rsidRPr="006B03EA">
        <w:rPr>
          <w:lang w:eastAsia="el-GR"/>
        </w:rPr>
        <w:t xml:space="preserve"> </w:t>
      </w:r>
      <w:r>
        <w:rPr>
          <w:lang w:eastAsia="el-GR"/>
        </w:rPr>
        <w:t xml:space="preserve">τότε η εντολή </w:t>
      </w:r>
      <w:r>
        <w:rPr>
          <w:lang w:val="en-US" w:eastAsia="el-GR"/>
        </w:rPr>
        <w:t>addi</w:t>
      </w:r>
      <w:r w:rsidRPr="006B03EA">
        <w:rPr>
          <w:lang w:eastAsia="el-GR"/>
        </w:rPr>
        <w:t xml:space="preserve"> </w:t>
      </w:r>
      <w:r>
        <w:rPr>
          <w:lang w:eastAsia="el-GR"/>
        </w:rPr>
        <w:t xml:space="preserve">που φαίνεται έντονα θα είναι στο στάδιο του </w:t>
      </w:r>
      <w:r>
        <w:rPr>
          <w:lang w:val="en-US" w:eastAsia="el-GR"/>
        </w:rPr>
        <w:t>writeback</w:t>
      </w:r>
      <w:r w:rsidRPr="006B03EA">
        <w:rPr>
          <w:lang w:eastAsia="el-GR"/>
        </w:rPr>
        <w:t xml:space="preserve">. </w:t>
      </w:r>
      <w:r>
        <w:rPr>
          <w:lang w:eastAsia="el-GR"/>
        </w:rPr>
        <w:t>Οπότε η έξοδος που υπάρχει εκείνη τη στιγμή από τ</w:t>
      </w:r>
      <w:r w:rsidR="00ED6E3C">
        <w:rPr>
          <w:lang w:eastAsia="el-GR"/>
        </w:rPr>
        <w:t xml:space="preserve">ο στάδιο </w:t>
      </w:r>
      <w:r>
        <w:rPr>
          <w:lang w:eastAsia="el-GR"/>
        </w:rPr>
        <w:t>μνήμη</w:t>
      </w:r>
      <w:r w:rsidR="00936844">
        <w:rPr>
          <w:lang w:eastAsia="el-GR"/>
        </w:rPr>
        <w:t>ς</w:t>
      </w:r>
      <w:r>
        <w:rPr>
          <w:lang w:eastAsia="el-GR"/>
        </w:rPr>
        <w:t xml:space="preserve"> πρέπει να </w:t>
      </w:r>
      <w:r w:rsidR="0004096D">
        <w:rPr>
          <w:lang w:eastAsia="el-GR"/>
        </w:rPr>
        <w:t>προωθηθεί</w:t>
      </w:r>
      <w:r>
        <w:rPr>
          <w:lang w:eastAsia="el-GR"/>
        </w:rPr>
        <w:t xml:space="preserve"> </w:t>
      </w:r>
      <w:r w:rsidR="00F7502F">
        <w:rPr>
          <w:lang w:eastAsia="el-GR"/>
        </w:rPr>
        <w:t xml:space="preserve">στην </w:t>
      </w:r>
      <w:r w:rsidR="00F7502F">
        <w:rPr>
          <w:lang w:val="en-US" w:eastAsia="el-GR"/>
        </w:rPr>
        <w:t>beq</w:t>
      </w:r>
      <w:r w:rsidR="00F7502F" w:rsidRPr="00F7502F">
        <w:rPr>
          <w:lang w:eastAsia="el-GR"/>
        </w:rPr>
        <w:t xml:space="preserve">. </w:t>
      </w:r>
      <w:r w:rsidR="00F7502F">
        <w:rPr>
          <w:lang w:eastAsia="el-GR"/>
        </w:rPr>
        <w:t xml:space="preserve">Όπως και στην προηγούμενη περίπτωση έτσι και τώρα αν αντιστραφεί η σειρά των εισόδων της </w:t>
      </w:r>
      <w:r w:rsidR="00F7502F">
        <w:rPr>
          <w:lang w:val="en-US" w:eastAsia="el-GR"/>
        </w:rPr>
        <w:t>beq</w:t>
      </w:r>
      <w:r w:rsidR="00F7502F" w:rsidRPr="00F7502F">
        <w:rPr>
          <w:lang w:eastAsia="el-GR"/>
        </w:rPr>
        <w:t xml:space="preserve"> </w:t>
      </w:r>
      <w:r w:rsidR="00F7502F">
        <w:rPr>
          <w:lang w:eastAsia="el-GR"/>
        </w:rPr>
        <w:t xml:space="preserve">προκύπτει ο έλεγχος για τον </w:t>
      </w:r>
      <w:r w:rsidR="00F7502F">
        <w:rPr>
          <w:lang w:val="en-US" w:eastAsia="el-GR"/>
        </w:rPr>
        <w:t>rt</w:t>
      </w:r>
      <w:r w:rsidR="00F7502F" w:rsidRPr="007F6852">
        <w:rPr>
          <w:lang w:eastAsia="el-GR"/>
        </w:rPr>
        <w:t>.</w:t>
      </w:r>
    </w:p>
    <w:p w14:paraId="2187BB95" w14:textId="77777777" w:rsidR="000867F3" w:rsidRDefault="000867F3" w:rsidP="000867F3">
      <w:pPr>
        <w:pStyle w:val="Heading3"/>
        <w:rPr>
          <w:lang w:val="en-US" w:eastAsia="el-GR"/>
        </w:rPr>
      </w:pPr>
      <w:bookmarkStart w:id="143" w:name="_Toc423617377"/>
      <w:r>
        <w:rPr>
          <w:lang w:eastAsia="el-GR"/>
        </w:rPr>
        <w:t>Προώθηση</w:t>
      </w:r>
      <w:r w:rsidRPr="00935050">
        <w:rPr>
          <w:lang w:val="en-US" w:eastAsia="el-GR"/>
        </w:rPr>
        <w:t xml:space="preserve"> </w:t>
      </w:r>
      <w:r>
        <w:rPr>
          <w:lang w:eastAsia="el-GR"/>
        </w:rPr>
        <w:t>Δεδομένων</w:t>
      </w:r>
      <w:r w:rsidRPr="00935050">
        <w:rPr>
          <w:lang w:val="en-US" w:eastAsia="el-GR"/>
        </w:rPr>
        <w:t xml:space="preserve"> </w:t>
      </w:r>
      <w:r>
        <w:rPr>
          <w:lang w:eastAsia="el-GR"/>
        </w:rPr>
        <w:t>στο</w:t>
      </w:r>
      <w:r w:rsidRPr="00935050">
        <w:rPr>
          <w:lang w:val="en-US" w:eastAsia="el-GR"/>
        </w:rPr>
        <w:t xml:space="preserve"> </w:t>
      </w:r>
      <w:r>
        <w:rPr>
          <w:lang w:eastAsia="el-GR"/>
        </w:rPr>
        <w:t xml:space="preserve">Στάδιο </w:t>
      </w:r>
      <w:r>
        <w:rPr>
          <w:lang w:val="en-US" w:eastAsia="el-GR"/>
        </w:rPr>
        <w:t>Execute</w:t>
      </w:r>
      <w:bookmarkEnd w:id="143"/>
    </w:p>
    <w:p w14:paraId="6F3405AA" w14:textId="77777777" w:rsidR="007F6852" w:rsidRPr="009F6E4F" w:rsidRDefault="007F6852" w:rsidP="007F6852">
      <w:pPr>
        <w:rPr>
          <w:lang w:eastAsia="el-GR"/>
        </w:rPr>
      </w:pPr>
      <w:r>
        <w:rPr>
          <w:lang w:eastAsia="el-GR"/>
        </w:rPr>
        <w:t xml:space="preserve">Σε αυτή την κατηγορία ελέγχων είναι η περίπτωση που χρειάζεται να γίνει προώθηση δεδομένων για μία εντολή που εκτελείται στην </w:t>
      </w:r>
      <w:r>
        <w:rPr>
          <w:lang w:val="en-US" w:eastAsia="el-GR"/>
        </w:rPr>
        <w:t>ALU</w:t>
      </w:r>
      <w:r w:rsidRPr="005D5723">
        <w:rPr>
          <w:lang w:eastAsia="el-GR"/>
        </w:rPr>
        <w:t xml:space="preserve">. </w:t>
      </w:r>
      <w:r>
        <w:rPr>
          <w:lang w:eastAsia="el-GR"/>
        </w:rPr>
        <w:t>Τα δεδομένα υπάρχει περίπτωση να προέρχονται από την έξοδο της μνήμη</w:t>
      </w:r>
      <w:r w:rsidR="0004096D">
        <w:rPr>
          <w:lang w:eastAsia="el-GR"/>
        </w:rPr>
        <w:t>ς</w:t>
      </w:r>
      <w:r>
        <w:rPr>
          <w:lang w:eastAsia="el-GR"/>
        </w:rPr>
        <w:t xml:space="preserve"> είτε από την έξοδο της </w:t>
      </w:r>
      <w:r>
        <w:rPr>
          <w:lang w:val="en-US" w:eastAsia="el-GR"/>
        </w:rPr>
        <w:t>ALU</w:t>
      </w:r>
      <w:r w:rsidRPr="005D5723">
        <w:rPr>
          <w:lang w:eastAsia="el-GR"/>
        </w:rPr>
        <w:t>.</w:t>
      </w:r>
      <w:r>
        <w:rPr>
          <w:lang w:eastAsia="el-GR"/>
        </w:rPr>
        <w:t xml:space="preserve"> Προώθηση δεδομένων μπορεί να γίνει και για τους δύο καταχωρητές, </w:t>
      </w:r>
      <w:r>
        <w:rPr>
          <w:lang w:val="en-US" w:eastAsia="el-GR"/>
        </w:rPr>
        <w:t>rs</w:t>
      </w:r>
      <w:r w:rsidRPr="005D5723">
        <w:rPr>
          <w:lang w:eastAsia="el-GR"/>
        </w:rPr>
        <w:t xml:space="preserve"> </w:t>
      </w:r>
      <w:r>
        <w:rPr>
          <w:lang w:eastAsia="el-GR"/>
        </w:rPr>
        <w:t xml:space="preserve">και </w:t>
      </w:r>
      <w:r>
        <w:rPr>
          <w:lang w:val="en-US" w:eastAsia="el-GR"/>
        </w:rPr>
        <w:t>rt</w:t>
      </w:r>
      <w:r w:rsidRPr="009F6E4F">
        <w:rPr>
          <w:lang w:eastAsia="el-GR"/>
        </w:rPr>
        <w:t xml:space="preserve">. </w:t>
      </w:r>
    </w:p>
    <w:p w14:paraId="39CA2FFD" w14:textId="77777777" w:rsidR="007566DC" w:rsidRPr="000274E3" w:rsidRDefault="007566DC" w:rsidP="007566DC">
      <w:pPr>
        <w:rPr>
          <w:u w:val="single"/>
          <w:lang w:eastAsia="el-GR"/>
        </w:rPr>
      </w:pPr>
      <w:r w:rsidRPr="000274E3">
        <w:rPr>
          <w:u w:val="single"/>
          <w:lang w:eastAsia="el-GR"/>
        </w:rPr>
        <w:t>Προ</w:t>
      </w:r>
      <w:r>
        <w:rPr>
          <w:u w:val="single"/>
          <w:lang w:eastAsia="el-GR"/>
        </w:rPr>
        <w:t xml:space="preserve">ώθηση </w:t>
      </w:r>
      <w:r w:rsidRPr="000274E3">
        <w:rPr>
          <w:u w:val="single"/>
          <w:lang w:eastAsia="el-GR"/>
        </w:rPr>
        <w:t xml:space="preserve">από την έξοδο της </w:t>
      </w:r>
      <w:r w:rsidRPr="000274E3">
        <w:rPr>
          <w:u w:val="single"/>
          <w:lang w:val="en-US" w:eastAsia="el-GR"/>
        </w:rPr>
        <w:t>ALU</w:t>
      </w:r>
      <w:r w:rsidRPr="000274E3">
        <w:rPr>
          <w:u w:val="single"/>
          <w:lang w:eastAsia="el-GR"/>
        </w:rPr>
        <w:t xml:space="preserve"> (</w:t>
      </w:r>
      <w:r>
        <w:rPr>
          <w:u w:val="single"/>
          <w:lang w:eastAsia="el-GR"/>
        </w:rPr>
        <w:t>νέο πρόγραμμα</w:t>
      </w:r>
      <w:r w:rsidRPr="000274E3">
        <w:rPr>
          <w:u w:val="single"/>
          <w:lang w:eastAsia="el-GR"/>
        </w:rPr>
        <w:t>)</w:t>
      </w:r>
    </w:p>
    <w:p w14:paraId="1C9FBFAC" w14:textId="77777777" w:rsidR="007566DC" w:rsidRPr="00082E31" w:rsidRDefault="007566DC" w:rsidP="007566DC">
      <w:pPr>
        <w:ind w:firstLine="720"/>
        <w:rPr>
          <w:rFonts w:ascii="Courier New" w:hAnsi="Courier New" w:cs="Courier New"/>
          <w:sz w:val="18"/>
          <w:szCs w:val="18"/>
          <w:lang w:val="en-US" w:eastAsia="el-GR"/>
        </w:rPr>
      </w:pPr>
      <w:r w:rsidRPr="00082E31">
        <w:rPr>
          <w:rFonts w:ascii="Courier New" w:hAnsi="Courier New" w:cs="Courier New"/>
          <w:sz w:val="18"/>
          <w:szCs w:val="18"/>
          <w:lang w:val="en-US" w:eastAsia="el-GR"/>
        </w:rPr>
        <w:t>addi $a1, $a1, 1</w:t>
      </w:r>
    </w:p>
    <w:p w14:paraId="3788FD41" w14:textId="77777777" w:rsidR="007F6852" w:rsidRPr="00082E31" w:rsidRDefault="007566DC" w:rsidP="007566DC">
      <w:pPr>
        <w:rPr>
          <w:rFonts w:ascii="Courier New" w:hAnsi="Courier New" w:cs="Courier New"/>
          <w:sz w:val="18"/>
          <w:szCs w:val="18"/>
          <w:lang w:val="en-US" w:eastAsia="el-GR"/>
        </w:rPr>
      </w:pPr>
      <w:r w:rsidRPr="00082E31">
        <w:rPr>
          <w:rFonts w:ascii="Courier New" w:hAnsi="Courier New" w:cs="Courier New"/>
          <w:sz w:val="18"/>
          <w:szCs w:val="18"/>
          <w:lang w:val="en-US" w:eastAsia="el-GR"/>
        </w:rPr>
        <w:tab/>
        <w:t>or $t9, $t9, $a1</w:t>
      </w:r>
    </w:p>
    <w:p w14:paraId="1D68834D" w14:textId="77777777" w:rsidR="001D7FBF" w:rsidRDefault="00AD04A5" w:rsidP="007566DC">
      <w:pPr>
        <w:rPr>
          <w:lang w:eastAsia="el-GR"/>
        </w:rPr>
      </w:pPr>
      <w:r>
        <w:rPr>
          <w:lang w:eastAsia="el-GR"/>
        </w:rPr>
        <w:t xml:space="preserve">Στο παραπάνω πρόγραμμα όταν εκτελείται η εντολή </w:t>
      </w:r>
      <w:r>
        <w:rPr>
          <w:lang w:val="en-US" w:eastAsia="el-GR"/>
        </w:rPr>
        <w:t>or</w:t>
      </w:r>
      <w:r w:rsidRPr="00AD04A5">
        <w:rPr>
          <w:lang w:eastAsia="el-GR"/>
        </w:rPr>
        <w:t xml:space="preserve"> </w:t>
      </w:r>
      <w:r>
        <w:rPr>
          <w:lang w:eastAsia="el-GR"/>
        </w:rPr>
        <w:t xml:space="preserve">τότε πρέπει να πάρει ως τιμή του </w:t>
      </w:r>
      <w:r w:rsidRPr="00AD04A5">
        <w:rPr>
          <w:lang w:eastAsia="el-GR"/>
        </w:rPr>
        <w:t>$</w:t>
      </w:r>
      <w:r>
        <w:rPr>
          <w:lang w:val="en-US" w:eastAsia="el-GR"/>
        </w:rPr>
        <w:t>a</w:t>
      </w:r>
      <w:r w:rsidRPr="00AD04A5">
        <w:rPr>
          <w:lang w:eastAsia="el-GR"/>
        </w:rPr>
        <w:t xml:space="preserve">1 </w:t>
      </w:r>
      <w:r>
        <w:rPr>
          <w:lang w:eastAsia="el-GR"/>
        </w:rPr>
        <w:t xml:space="preserve">την τιμή που έχει υπολογίσει από πάνω. Η εντολή </w:t>
      </w:r>
      <w:r>
        <w:rPr>
          <w:lang w:val="en-US" w:eastAsia="el-GR"/>
        </w:rPr>
        <w:t>addi</w:t>
      </w:r>
      <w:r w:rsidRPr="00AD04A5">
        <w:rPr>
          <w:lang w:eastAsia="el-GR"/>
        </w:rPr>
        <w:t xml:space="preserve"> </w:t>
      </w:r>
      <w:r>
        <w:rPr>
          <w:lang w:eastAsia="el-GR"/>
        </w:rPr>
        <w:t xml:space="preserve">όμως δεν έχει γράψει το αποτέλεσμα στο καταχωρητή. Άρα πρέπει να γίνει προώθηση δεδομένων. </w:t>
      </w:r>
      <w:r w:rsidR="004E494C">
        <w:rPr>
          <w:lang w:eastAsia="el-GR"/>
        </w:rPr>
        <w:t xml:space="preserve">Αν πάλι αντιστρέψουμε τις εισόδους της </w:t>
      </w:r>
      <w:r w:rsidR="004E494C">
        <w:rPr>
          <w:lang w:val="en-US" w:eastAsia="el-GR"/>
        </w:rPr>
        <w:t>OR</w:t>
      </w:r>
      <w:r w:rsidR="004E494C" w:rsidRPr="004E494C">
        <w:rPr>
          <w:lang w:eastAsia="el-GR"/>
        </w:rPr>
        <w:t xml:space="preserve"> </w:t>
      </w:r>
      <w:r w:rsidR="004E494C">
        <w:rPr>
          <w:lang w:eastAsia="el-GR"/>
        </w:rPr>
        <w:t xml:space="preserve">δημιουργείται ο αντίστοιχος έλεγχος για τον </w:t>
      </w:r>
      <w:r w:rsidR="004E494C">
        <w:rPr>
          <w:lang w:val="en-US" w:eastAsia="el-GR"/>
        </w:rPr>
        <w:t>rt</w:t>
      </w:r>
      <w:r w:rsidR="004E494C" w:rsidRPr="004E494C">
        <w:rPr>
          <w:lang w:eastAsia="el-GR"/>
        </w:rPr>
        <w:t>.</w:t>
      </w:r>
    </w:p>
    <w:p w14:paraId="4D81EEE6" w14:textId="77777777" w:rsidR="001D7FBF" w:rsidRPr="000274E3" w:rsidRDefault="00AD04A5" w:rsidP="001D7FBF">
      <w:pPr>
        <w:rPr>
          <w:u w:val="single"/>
          <w:lang w:eastAsia="el-GR"/>
        </w:rPr>
      </w:pPr>
      <w:r>
        <w:rPr>
          <w:lang w:eastAsia="el-GR"/>
        </w:rPr>
        <w:t xml:space="preserve"> </w:t>
      </w:r>
      <w:r w:rsidR="001D7FBF" w:rsidRPr="000274E3">
        <w:rPr>
          <w:u w:val="single"/>
          <w:lang w:eastAsia="el-GR"/>
        </w:rPr>
        <w:t>Προ</w:t>
      </w:r>
      <w:r w:rsidR="001D7FBF">
        <w:rPr>
          <w:u w:val="single"/>
          <w:lang w:eastAsia="el-GR"/>
        </w:rPr>
        <w:t xml:space="preserve">ώθηση </w:t>
      </w:r>
      <w:r w:rsidR="001D7FBF" w:rsidRPr="000274E3">
        <w:rPr>
          <w:u w:val="single"/>
          <w:lang w:eastAsia="el-GR"/>
        </w:rPr>
        <w:t xml:space="preserve">από την έξοδο </w:t>
      </w:r>
      <w:r w:rsidR="00082E31">
        <w:rPr>
          <w:u w:val="single"/>
          <w:lang w:eastAsia="el-GR"/>
        </w:rPr>
        <w:t>της Μνήμης</w:t>
      </w:r>
      <w:r w:rsidR="001D7FBF" w:rsidRPr="000274E3">
        <w:rPr>
          <w:u w:val="single"/>
          <w:lang w:eastAsia="el-GR"/>
        </w:rPr>
        <w:t xml:space="preserve"> (</w:t>
      </w:r>
      <w:r w:rsidR="001D7FBF">
        <w:rPr>
          <w:u w:val="single"/>
          <w:lang w:eastAsia="el-GR"/>
        </w:rPr>
        <w:t>από την ταξινόμηση</w:t>
      </w:r>
      <w:r w:rsidR="001D7FBF" w:rsidRPr="000274E3">
        <w:rPr>
          <w:u w:val="single"/>
          <w:lang w:eastAsia="el-GR"/>
        </w:rPr>
        <w:t>)</w:t>
      </w:r>
    </w:p>
    <w:p w14:paraId="0CB6C3CD" w14:textId="77777777" w:rsidR="00082E31" w:rsidRPr="00082E31" w:rsidRDefault="00082E31" w:rsidP="00082E31">
      <w:pPr>
        <w:ind w:firstLine="720"/>
        <w:rPr>
          <w:rFonts w:ascii="Courier New" w:hAnsi="Courier New" w:cs="Courier New"/>
          <w:b/>
          <w:sz w:val="18"/>
          <w:szCs w:val="18"/>
          <w:lang w:val="en-US" w:eastAsia="el-GR"/>
        </w:rPr>
      </w:pPr>
      <w:r w:rsidRPr="00082E31">
        <w:rPr>
          <w:rFonts w:ascii="Courier New" w:hAnsi="Courier New" w:cs="Courier New"/>
          <w:b/>
          <w:sz w:val="18"/>
          <w:szCs w:val="18"/>
          <w:lang w:val="en-US" w:eastAsia="el-GR"/>
        </w:rPr>
        <w:t>add $s2, $s1, $zero</w:t>
      </w:r>
    </w:p>
    <w:p w14:paraId="5A824592" w14:textId="77777777" w:rsidR="00082E31" w:rsidRPr="00082E31" w:rsidRDefault="00082E31" w:rsidP="00082E31">
      <w:pPr>
        <w:rPr>
          <w:rFonts w:ascii="Courier New" w:hAnsi="Courier New" w:cs="Courier New"/>
          <w:sz w:val="18"/>
          <w:szCs w:val="18"/>
          <w:lang w:val="en-US" w:eastAsia="el-GR"/>
        </w:rPr>
      </w:pPr>
      <w:r w:rsidRPr="00082E31">
        <w:rPr>
          <w:rFonts w:ascii="Courier New" w:hAnsi="Courier New" w:cs="Courier New"/>
          <w:sz w:val="18"/>
          <w:szCs w:val="18"/>
          <w:lang w:val="en-US" w:eastAsia="el-GR"/>
        </w:rPr>
        <w:tab/>
        <w:t>add $s1, $s0, $zero</w:t>
      </w:r>
    </w:p>
    <w:p w14:paraId="52B3D16C" w14:textId="77777777" w:rsidR="00082E31" w:rsidRPr="005A2EF5" w:rsidRDefault="00082E31" w:rsidP="00082E31">
      <w:pPr>
        <w:rPr>
          <w:rFonts w:ascii="Courier New" w:hAnsi="Courier New" w:cs="Courier New"/>
          <w:b/>
          <w:sz w:val="18"/>
          <w:szCs w:val="18"/>
          <w:lang w:eastAsia="el-GR"/>
        </w:rPr>
      </w:pPr>
      <w:r w:rsidRPr="00082E31">
        <w:rPr>
          <w:rFonts w:ascii="Courier New" w:hAnsi="Courier New" w:cs="Courier New"/>
          <w:sz w:val="18"/>
          <w:szCs w:val="18"/>
          <w:lang w:val="en-US" w:eastAsia="el-GR"/>
        </w:rPr>
        <w:tab/>
      </w:r>
      <w:r w:rsidRPr="00082E31">
        <w:rPr>
          <w:rFonts w:ascii="Courier New" w:hAnsi="Courier New" w:cs="Courier New"/>
          <w:b/>
          <w:sz w:val="18"/>
          <w:szCs w:val="18"/>
          <w:lang w:val="en-US" w:eastAsia="el-GR"/>
        </w:rPr>
        <w:t>add</w:t>
      </w:r>
      <w:r w:rsidRPr="005A2EF5">
        <w:rPr>
          <w:rFonts w:ascii="Courier New" w:hAnsi="Courier New" w:cs="Courier New"/>
          <w:b/>
          <w:sz w:val="18"/>
          <w:szCs w:val="18"/>
          <w:lang w:eastAsia="el-GR"/>
        </w:rPr>
        <w:t xml:space="preserve"> $</w:t>
      </w:r>
      <w:r w:rsidRPr="00082E31">
        <w:rPr>
          <w:rFonts w:ascii="Courier New" w:hAnsi="Courier New" w:cs="Courier New"/>
          <w:b/>
          <w:sz w:val="18"/>
          <w:szCs w:val="18"/>
          <w:lang w:val="en-US" w:eastAsia="el-GR"/>
        </w:rPr>
        <w:t>s</w:t>
      </w:r>
      <w:r w:rsidRPr="005A2EF5">
        <w:rPr>
          <w:rFonts w:ascii="Courier New" w:hAnsi="Courier New" w:cs="Courier New"/>
          <w:b/>
          <w:sz w:val="18"/>
          <w:szCs w:val="18"/>
          <w:lang w:eastAsia="el-GR"/>
        </w:rPr>
        <w:t>0, $</w:t>
      </w:r>
      <w:r w:rsidRPr="00082E31">
        <w:rPr>
          <w:rFonts w:ascii="Courier New" w:hAnsi="Courier New" w:cs="Courier New"/>
          <w:b/>
          <w:sz w:val="18"/>
          <w:szCs w:val="18"/>
          <w:lang w:val="en-US" w:eastAsia="el-GR"/>
        </w:rPr>
        <w:t>s</w:t>
      </w:r>
      <w:r w:rsidRPr="005A2EF5">
        <w:rPr>
          <w:rFonts w:ascii="Courier New" w:hAnsi="Courier New" w:cs="Courier New"/>
          <w:b/>
          <w:sz w:val="18"/>
          <w:szCs w:val="18"/>
          <w:lang w:eastAsia="el-GR"/>
        </w:rPr>
        <w:t>2, $</w:t>
      </w:r>
      <w:r w:rsidRPr="00082E31">
        <w:rPr>
          <w:rFonts w:ascii="Courier New" w:hAnsi="Courier New" w:cs="Courier New"/>
          <w:b/>
          <w:sz w:val="18"/>
          <w:szCs w:val="18"/>
          <w:lang w:val="en-US" w:eastAsia="el-GR"/>
        </w:rPr>
        <w:t>zero</w:t>
      </w:r>
    </w:p>
    <w:p w14:paraId="5775FED7" w14:textId="77777777" w:rsidR="005437E1" w:rsidRPr="005437E1" w:rsidRDefault="00082E31" w:rsidP="00082E31">
      <w:pPr>
        <w:rPr>
          <w:lang w:eastAsia="el-GR"/>
        </w:rPr>
      </w:pPr>
      <w:r>
        <w:rPr>
          <w:lang w:eastAsia="el-GR"/>
        </w:rPr>
        <w:t>Σε</w:t>
      </w:r>
      <w:r w:rsidRPr="00082E31">
        <w:rPr>
          <w:lang w:eastAsia="el-GR"/>
        </w:rPr>
        <w:t xml:space="preserve"> </w:t>
      </w:r>
      <w:r>
        <w:rPr>
          <w:lang w:eastAsia="el-GR"/>
        </w:rPr>
        <w:t xml:space="preserve">αυτό το παράδειγμα όταν η τρίτη εντολή </w:t>
      </w:r>
      <w:r>
        <w:rPr>
          <w:lang w:val="en-US" w:eastAsia="el-GR"/>
        </w:rPr>
        <w:t>add</w:t>
      </w:r>
      <w:r w:rsidRPr="00082E31">
        <w:rPr>
          <w:lang w:eastAsia="el-GR"/>
        </w:rPr>
        <w:t xml:space="preserve"> βρ</w:t>
      </w:r>
      <w:r>
        <w:rPr>
          <w:lang w:eastAsia="el-GR"/>
        </w:rPr>
        <w:t xml:space="preserve">ίσκεται στην </w:t>
      </w:r>
      <w:r>
        <w:rPr>
          <w:lang w:val="en-US" w:eastAsia="el-GR"/>
        </w:rPr>
        <w:t>ALU</w:t>
      </w:r>
      <w:r w:rsidRPr="00082E31">
        <w:rPr>
          <w:lang w:eastAsia="el-GR"/>
        </w:rPr>
        <w:t xml:space="preserve"> </w:t>
      </w:r>
      <w:r>
        <w:rPr>
          <w:lang w:eastAsia="el-GR"/>
        </w:rPr>
        <w:t xml:space="preserve">τότε η πρώτη είναι στο </w:t>
      </w:r>
      <w:r>
        <w:rPr>
          <w:lang w:val="en-US" w:eastAsia="el-GR"/>
        </w:rPr>
        <w:t>write</w:t>
      </w:r>
      <w:r w:rsidRPr="00082E31">
        <w:rPr>
          <w:lang w:eastAsia="el-GR"/>
        </w:rPr>
        <w:t xml:space="preserve"> </w:t>
      </w:r>
      <w:r>
        <w:rPr>
          <w:lang w:val="en-US" w:eastAsia="el-GR"/>
        </w:rPr>
        <w:t>back</w:t>
      </w:r>
      <w:r w:rsidRPr="00082E31">
        <w:rPr>
          <w:lang w:eastAsia="el-GR"/>
        </w:rPr>
        <w:t xml:space="preserve">. </w:t>
      </w:r>
      <w:r>
        <w:rPr>
          <w:lang w:eastAsia="el-GR"/>
        </w:rPr>
        <w:t xml:space="preserve">Εκει πρέπει να γίνει προώθηση δεδομένων από την μνήμη γιατί δεν έχει </w:t>
      </w:r>
      <w:r>
        <w:rPr>
          <w:lang w:eastAsia="el-GR"/>
        </w:rPr>
        <w:lastRenderedPageBreak/>
        <w:t xml:space="preserve">προλάβει να γράψει το αποτέλεσμα στο αρχείο καταχωρητών. Αν αντιστραφούν οι είσοδοι της τρίτης </w:t>
      </w:r>
      <w:r>
        <w:rPr>
          <w:lang w:val="en-US" w:eastAsia="el-GR"/>
        </w:rPr>
        <w:t>add</w:t>
      </w:r>
      <w:r w:rsidRPr="00082E31">
        <w:rPr>
          <w:lang w:eastAsia="el-GR"/>
        </w:rPr>
        <w:t xml:space="preserve"> </w:t>
      </w:r>
      <w:r>
        <w:rPr>
          <w:lang w:eastAsia="el-GR"/>
        </w:rPr>
        <w:t xml:space="preserve">ελέγχεται και η είσοδος του </w:t>
      </w:r>
      <w:r>
        <w:rPr>
          <w:lang w:val="en-US" w:eastAsia="el-GR"/>
        </w:rPr>
        <w:t>rt</w:t>
      </w:r>
      <w:r w:rsidRPr="005437E1">
        <w:rPr>
          <w:lang w:eastAsia="el-GR"/>
        </w:rPr>
        <w:t>.</w:t>
      </w:r>
    </w:p>
    <w:p w14:paraId="64BE5971" w14:textId="77777777" w:rsidR="000867F3" w:rsidRDefault="000867F3" w:rsidP="000867F3">
      <w:pPr>
        <w:pStyle w:val="Heading3"/>
        <w:rPr>
          <w:lang w:eastAsia="el-GR"/>
        </w:rPr>
      </w:pPr>
      <w:bookmarkStart w:id="144" w:name="_Toc423617378"/>
      <w:r>
        <w:rPr>
          <w:lang w:eastAsia="el-GR"/>
        </w:rPr>
        <w:t>Προώθηση δεδομένων στο Στάδιο ΜΕΜ</w:t>
      </w:r>
      <w:bookmarkEnd w:id="144"/>
    </w:p>
    <w:p w14:paraId="757A2DFF" w14:textId="77777777" w:rsidR="005437E1" w:rsidRDefault="005437E1" w:rsidP="005437E1">
      <w:pPr>
        <w:rPr>
          <w:lang w:eastAsia="el-GR"/>
        </w:rPr>
      </w:pPr>
      <w:r>
        <w:rPr>
          <w:lang w:eastAsia="el-GR"/>
        </w:rPr>
        <w:t xml:space="preserve">Σε αυτή την περίπτωση ελέγχων χρειάζεται προώθηση όταν τα δεδομένα είναι στο στάδιο της μνήμης. Ενώ η εντολή είναι στο στάδιο της μνήμης ο καταχωρητής που περιέχει τα δεδομένα έχει αλλάξει σε προηγούμενη εντολή όμως δεν έχει προλάβει να γραφεί στο αρχείο καταχωρητών. Υπάρχουν πάλι δύο περιπτώσεις. Στην πρώτη περίπτωση τα δεδομένα πρέπει να έρθουν από την έξοδο της μνήμης ενώ στη δεύτερη περίπτωση τα δεδομένα έχουν περάσει το </w:t>
      </w:r>
      <w:r>
        <w:rPr>
          <w:lang w:val="en-US" w:eastAsia="el-GR"/>
        </w:rPr>
        <w:t>writeback</w:t>
      </w:r>
      <w:r w:rsidRPr="005437E1">
        <w:rPr>
          <w:lang w:eastAsia="el-GR"/>
        </w:rPr>
        <w:t xml:space="preserve"> </w:t>
      </w:r>
      <w:r>
        <w:rPr>
          <w:lang w:eastAsia="el-GR"/>
        </w:rPr>
        <w:t>αλλά δεν έχουν προλάβει να γραφούν στο αρχείο καταχωρητών.</w:t>
      </w:r>
    </w:p>
    <w:p w14:paraId="6B4389B1" w14:textId="77777777" w:rsidR="00F8085E" w:rsidRPr="000274E3" w:rsidRDefault="00F8085E" w:rsidP="00F8085E">
      <w:pPr>
        <w:rPr>
          <w:u w:val="single"/>
          <w:lang w:eastAsia="el-GR"/>
        </w:rPr>
      </w:pPr>
      <w:r w:rsidRPr="000274E3">
        <w:rPr>
          <w:u w:val="single"/>
          <w:lang w:eastAsia="el-GR"/>
        </w:rPr>
        <w:t>Προ</w:t>
      </w:r>
      <w:r>
        <w:rPr>
          <w:u w:val="single"/>
          <w:lang w:eastAsia="el-GR"/>
        </w:rPr>
        <w:t xml:space="preserve">ώθηση </w:t>
      </w:r>
      <w:r w:rsidRPr="000274E3">
        <w:rPr>
          <w:u w:val="single"/>
          <w:lang w:eastAsia="el-GR"/>
        </w:rPr>
        <w:t xml:space="preserve">από την έξοδο </w:t>
      </w:r>
      <w:r>
        <w:rPr>
          <w:u w:val="single"/>
          <w:lang w:eastAsia="el-GR"/>
        </w:rPr>
        <w:t>της Μνήμης</w:t>
      </w:r>
      <w:r w:rsidRPr="000274E3">
        <w:rPr>
          <w:u w:val="single"/>
          <w:lang w:eastAsia="el-GR"/>
        </w:rPr>
        <w:t xml:space="preserve"> (</w:t>
      </w:r>
      <w:r w:rsidR="00785472">
        <w:rPr>
          <w:u w:val="single"/>
          <w:lang w:eastAsia="el-GR"/>
        </w:rPr>
        <w:t>παραλλαγή του πρώτου προγραμματος</w:t>
      </w:r>
      <w:r w:rsidRPr="000274E3">
        <w:rPr>
          <w:u w:val="single"/>
          <w:lang w:eastAsia="el-GR"/>
        </w:rPr>
        <w:t>)</w:t>
      </w:r>
    </w:p>
    <w:p w14:paraId="19064776" w14:textId="77777777" w:rsidR="00785472" w:rsidRPr="00311484" w:rsidRDefault="00785472" w:rsidP="00785472">
      <w:pPr>
        <w:ind w:firstLine="720"/>
        <w:rPr>
          <w:rFonts w:ascii="Courier New" w:hAnsi="Courier New" w:cs="Courier New"/>
          <w:b/>
          <w:color w:val="000000"/>
          <w:lang w:val="en-US"/>
        </w:rPr>
      </w:pPr>
      <w:r w:rsidRPr="00311484">
        <w:rPr>
          <w:rFonts w:ascii="Courier New" w:hAnsi="Courier New" w:cs="Courier New"/>
          <w:b/>
          <w:color w:val="000000"/>
          <w:lang w:val="en-US"/>
        </w:rPr>
        <w:t>and $t4, $t2, $t3</w:t>
      </w:r>
    </w:p>
    <w:p w14:paraId="20F02C99" w14:textId="77777777" w:rsidR="005437E1" w:rsidRPr="004E305E" w:rsidRDefault="00785472" w:rsidP="005437E1">
      <w:pPr>
        <w:rPr>
          <w:rFonts w:ascii="Courier New" w:hAnsi="Courier New" w:cs="Courier New"/>
          <w:b/>
          <w:color w:val="000000"/>
          <w:lang w:val="en-US"/>
        </w:rPr>
      </w:pPr>
      <w:r w:rsidRPr="00311484">
        <w:rPr>
          <w:rFonts w:ascii="Courier New" w:hAnsi="Courier New" w:cs="Courier New"/>
          <w:b/>
          <w:color w:val="000000"/>
          <w:lang w:val="en-US"/>
        </w:rPr>
        <w:tab/>
        <w:t>sw $t4, 4($t0)</w:t>
      </w:r>
    </w:p>
    <w:p w14:paraId="38EB9BEF" w14:textId="77777777" w:rsidR="00F8085E" w:rsidRPr="000274E3" w:rsidRDefault="00F8085E" w:rsidP="00F8085E">
      <w:pPr>
        <w:rPr>
          <w:u w:val="single"/>
          <w:lang w:eastAsia="el-GR"/>
        </w:rPr>
      </w:pPr>
      <w:r w:rsidRPr="000274E3">
        <w:rPr>
          <w:u w:val="single"/>
          <w:lang w:eastAsia="el-GR"/>
        </w:rPr>
        <w:t>Προ</w:t>
      </w:r>
      <w:r>
        <w:rPr>
          <w:u w:val="single"/>
          <w:lang w:eastAsia="el-GR"/>
        </w:rPr>
        <w:t xml:space="preserve">ώθηση </w:t>
      </w:r>
      <w:r w:rsidRPr="000274E3">
        <w:rPr>
          <w:u w:val="single"/>
          <w:lang w:eastAsia="el-GR"/>
        </w:rPr>
        <w:t xml:space="preserve">από την έξοδο </w:t>
      </w:r>
      <w:r w:rsidR="00E7393F">
        <w:rPr>
          <w:u w:val="single"/>
          <w:lang w:eastAsia="el-GR"/>
        </w:rPr>
        <w:t xml:space="preserve">του </w:t>
      </w:r>
      <w:r w:rsidR="00E7393F">
        <w:rPr>
          <w:u w:val="single"/>
          <w:lang w:val="en-US" w:eastAsia="el-GR"/>
        </w:rPr>
        <w:t>WriteBack</w:t>
      </w:r>
      <w:r w:rsidRPr="000274E3">
        <w:rPr>
          <w:u w:val="single"/>
          <w:lang w:eastAsia="el-GR"/>
        </w:rPr>
        <w:t>(</w:t>
      </w:r>
      <w:r>
        <w:rPr>
          <w:u w:val="single"/>
          <w:lang w:eastAsia="el-GR"/>
        </w:rPr>
        <w:t>πρώτο πρόγραμμα</w:t>
      </w:r>
      <w:r w:rsidRPr="000274E3">
        <w:rPr>
          <w:u w:val="single"/>
          <w:lang w:eastAsia="el-GR"/>
        </w:rPr>
        <w:t>)</w:t>
      </w:r>
    </w:p>
    <w:p w14:paraId="41C9FC10" w14:textId="77777777" w:rsidR="00E7393F" w:rsidRPr="00311484" w:rsidRDefault="00E7393F" w:rsidP="005437E1">
      <w:pPr>
        <w:rPr>
          <w:rFonts w:ascii="Courier New" w:hAnsi="Courier New" w:cs="Courier New"/>
          <w:b/>
          <w:color w:val="000000"/>
          <w:lang w:val="en-US"/>
        </w:rPr>
      </w:pPr>
      <w:r w:rsidRPr="00935A2C">
        <w:rPr>
          <w:rFonts w:ascii="Courier New" w:hAnsi="Courier New" w:cs="Courier New"/>
          <w:b/>
          <w:color w:val="000000"/>
        </w:rPr>
        <w:tab/>
      </w:r>
      <w:r w:rsidRPr="00311484">
        <w:rPr>
          <w:rFonts w:ascii="Courier New" w:hAnsi="Courier New" w:cs="Courier New"/>
          <w:b/>
          <w:color w:val="000000"/>
          <w:lang w:val="en-US"/>
        </w:rPr>
        <w:t>and $t4, $t2, $t3</w:t>
      </w:r>
    </w:p>
    <w:p w14:paraId="7CD7BC4A" w14:textId="77777777" w:rsidR="00E7393F" w:rsidRDefault="00E7393F" w:rsidP="005437E1">
      <w:pPr>
        <w:rPr>
          <w:rFonts w:ascii="Courier New" w:hAnsi="Courier New" w:cs="Courier New"/>
          <w:color w:val="000000"/>
          <w:lang w:val="en-US"/>
        </w:rPr>
      </w:pPr>
      <w:r>
        <w:rPr>
          <w:rFonts w:ascii="Courier New" w:hAnsi="Courier New" w:cs="Courier New"/>
          <w:color w:val="000000"/>
          <w:lang w:val="en-US"/>
        </w:rPr>
        <w:tab/>
        <w:t>or $t5, $t2, $t3</w:t>
      </w:r>
    </w:p>
    <w:p w14:paraId="7B5F51D9" w14:textId="77777777" w:rsidR="00311484" w:rsidRPr="00A74C7F" w:rsidRDefault="00E7393F" w:rsidP="00E7393F">
      <w:pPr>
        <w:rPr>
          <w:rFonts w:ascii="Courier New" w:hAnsi="Courier New" w:cs="Courier New"/>
          <w:b/>
          <w:color w:val="000000"/>
          <w:lang w:val="en-US"/>
        </w:rPr>
      </w:pPr>
      <w:r w:rsidRPr="00311484">
        <w:rPr>
          <w:rFonts w:ascii="Courier New" w:hAnsi="Courier New" w:cs="Courier New"/>
          <w:b/>
          <w:color w:val="000000"/>
          <w:lang w:val="en-US"/>
        </w:rPr>
        <w:tab/>
        <w:t>sw $t4, 4($t0)</w:t>
      </w:r>
    </w:p>
    <w:p w14:paraId="12D3F27D" w14:textId="77777777" w:rsidR="000867F3" w:rsidRDefault="000867F3" w:rsidP="000867F3">
      <w:pPr>
        <w:pStyle w:val="Heading3"/>
        <w:rPr>
          <w:lang w:eastAsia="el-GR"/>
        </w:rPr>
      </w:pPr>
      <w:bookmarkStart w:id="145" w:name="_Toc423617379"/>
      <w:r>
        <w:rPr>
          <w:lang w:eastAsia="el-GR"/>
        </w:rPr>
        <w:t>Διπλοί Κίνδυνοι</w:t>
      </w:r>
      <w:bookmarkEnd w:id="145"/>
    </w:p>
    <w:p w14:paraId="680A543D" w14:textId="77777777" w:rsidR="00C473E9" w:rsidRDefault="00937807" w:rsidP="00C473E9">
      <w:pPr>
        <w:rPr>
          <w:lang w:eastAsia="el-GR"/>
        </w:rPr>
      </w:pPr>
      <w:r>
        <w:rPr>
          <w:lang w:eastAsia="el-GR"/>
        </w:rPr>
        <w:t>Οι διπλοί κίνδυνοι είναι στην περίπτωση που μία εντολή χρησιμοποιεί έναν καταχωρητή που έχει αλλαχθεί και στις δύο παραπάνω εντολές.</w:t>
      </w:r>
      <w:r w:rsidR="00390595">
        <w:rPr>
          <w:lang w:eastAsia="el-GR"/>
        </w:rPr>
        <w:t xml:space="preserve"> Σε αυτή την περίπτωση πρέπει να φορτωθούν τα δεδομένα από την τελευταία εντολή. Συγκεκριμένα, θα γίνει προώθηση από την έξοδο της </w:t>
      </w:r>
      <w:r w:rsidR="00390595">
        <w:rPr>
          <w:lang w:val="en-US" w:eastAsia="el-GR"/>
        </w:rPr>
        <w:t>ALU</w:t>
      </w:r>
      <w:r w:rsidR="00390595" w:rsidRPr="00390595">
        <w:rPr>
          <w:lang w:eastAsia="el-GR"/>
        </w:rPr>
        <w:t xml:space="preserve"> </w:t>
      </w:r>
      <w:r w:rsidR="00390595">
        <w:rPr>
          <w:lang w:eastAsia="el-GR"/>
        </w:rPr>
        <w:t>και όχι από την έξοδο της μνήμης.</w:t>
      </w:r>
      <w:r w:rsidR="00776D1A">
        <w:rPr>
          <w:lang w:eastAsia="el-GR"/>
        </w:rPr>
        <w:t xml:space="preserve"> </w:t>
      </w:r>
      <w:r w:rsidR="004E4BEE">
        <w:rPr>
          <w:lang w:eastAsia="el-GR"/>
        </w:rPr>
        <w:t xml:space="preserve">Στη συνέχεια φαίνεται ένα μικρό πρόγραμμα που κάνει το συγκεκριμένο έλεγχο </w:t>
      </w:r>
      <w:r w:rsidR="00D867A8">
        <w:rPr>
          <w:lang w:eastAsia="el-GR"/>
        </w:rPr>
        <w:t xml:space="preserve">πως </w:t>
      </w:r>
      <w:r w:rsidR="004E4BEE">
        <w:rPr>
          <w:lang w:eastAsia="el-GR"/>
        </w:rPr>
        <w:t>λειτουργεί σωστ</w:t>
      </w:r>
      <w:r w:rsidR="00D867A8">
        <w:rPr>
          <w:lang w:eastAsia="el-GR"/>
        </w:rPr>
        <w:t>ά η υλοποίηση της προώθησης.</w:t>
      </w:r>
    </w:p>
    <w:p w14:paraId="6F4E9627" w14:textId="77777777" w:rsidR="004E4BEE" w:rsidRPr="004E4BEE" w:rsidRDefault="004E4BEE" w:rsidP="004E4BEE">
      <w:pPr>
        <w:ind w:firstLine="720"/>
        <w:rPr>
          <w:rFonts w:ascii="Courier New" w:hAnsi="Courier New" w:cs="Courier New"/>
          <w:sz w:val="18"/>
          <w:szCs w:val="18"/>
          <w:lang w:val="en-US" w:eastAsia="el-GR"/>
        </w:rPr>
      </w:pPr>
      <w:r w:rsidRPr="004E4BEE">
        <w:rPr>
          <w:rFonts w:ascii="Courier New" w:hAnsi="Courier New" w:cs="Courier New"/>
          <w:sz w:val="18"/>
          <w:szCs w:val="18"/>
          <w:lang w:val="en-US" w:eastAsia="el-GR"/>
        </w:rPr>
        <w:t>addi $t4, $zero, 2</w:t>
      </w:r>
    </w:p>
    <w:p w14:paraId="34E348E2" w14:textId="77777777" w:rsidR="004E4BEE" w:rsidRPr="004E4BEE" w:rsidRDefault="004E4BEE" w:rsidP="004E4BEE">
      <w:pPr>
        <w:rPr>
          <w:rFonts w:ascii="Courier New" w:hAnsi="Courier New" w:cs="Courier New"/>
          <w:sz w:val="18"/>
          <w:szCs w:val="18"/>
          <w:lang w:val="en-US" w:eastAsia="el-GR"/>
        </w:rPr>
      </w:pPr>
      <w:r w:rsidRPr="004E4BEE">
        <w:rPr>
          <w:rFonts w:ascii="Courier New" w:hAnsi="Courier New" w:cs="Courier New"/>
          <w:sz w:val="18"/>
          <w:szCs w:val="18"/>
          <w:lang w:val="en-US" w:eastAsia="el-GR"/>
        </w:rPr>
        <w:tab/>
        <w:t>addi $t4, $t4, 20</w:t>
      </w:r>
    </w:p>
    <w:p w14:paraId="0E6FE38A" w14:textId="77777777" w:rsidR="00390595" w:rsidRPr="008176C9" w:rsidRDefault="004E4BEE" w:rsidP="00C473E9">
      <w:pPr>
        <w:rPr>
          <w:rFonts w:ascii="Courier New" w:hAnsi="Courier New" w:cs="Courier New"/>
          <w:sz w:val="18"/>
          <w:szCs w:val="18"/>
          <w:lang w:eastAsia="el-GR"/>
        </w:rPr>
      </w:pPr>
      <w:r w:rsidRPr="004E4BEE">
        <w:rPr>
          <w:rFonts w:ascii="Courier New" w:hAnsi="Courier New" w:cs="Courier New"/>
          <w:sz w:val="18"/>
          <w:szCs w:val="18"/>
          <w:lang w:val="en-US" w:eastAsia="el-GR"/>
        </w:rPr>
        <w:tab/>
      </w:r>
      <w:r w:rsidRPr="004E4BEE">
        <w:rPr>
          <w:rFonts w:ascii="Courier New" w:hAnsi="Courier New" w:cs="Courier New"/>
          <w:sz w:val="18"/>
          <w:szCs w:val="18"/>
          <w:lang w:eastAsia="el-GR"/>
        </w:rPr>
        <w:t>addi $t5, $t4, 10</w:t>
      </w:r>
    </w:p>
    <w:p w14:paraId="7578EC03" w14:textId="77777777" w:rsidR="000867F3" w:rsidRDefault="000867F3" w:rsidP="000867F3">
      <w:pPr>
        <w:pStyle w:val="Heading3"/>
        <w:rPr>
          <w:lang w:eastAsia="el-GR"/>
        </w:rPr>
      </w:pPr>
      <w:bookmarkStart w:id="146" w:name="_Toc423617380"/>
      <w:r>
        <w:rPr>
          <w:lang w:eastAsia="el-GR"/>
        </w:rPr>
        <w:t>Συνδυασμός κινδύνων δεδομένων με κινδύνους ελέγχου</w:t>
      </w:r>
      <w:bookmarkEnd w:id="146"/>
    </w:p>
    <w:p w14:paraId="3B0328D9" w14:textId="77777777" w:rsidR="00766866" w:rsidRPr="00766866" w:rsidRDefault="00766866" w:rsidP="00766866">
      <w:pPr>
        <w:rPr>
          <w:lang w:eastAsia="el-GR"/>
        </w:rPr>
      </w:pPr>
      <w:r>
        <w:rPr>
          <w:lang w:eastAsia="el-GR"/>
        </w:rPr>
        <w:t xml:space="preserve">Στο παρακάτω παράδειγμα φαίνεται ένα συνδυασμός από κίνδυνο δεδομένων και κινδύνων ελέγχου. Η δεύτερη </w:t>
      </w:r>
      <w:r>
        <w:rPr>
          <w:lang w:val="en-US" w:eastAsia="el-GR"/>
        </w:rPr>
        <w:t>beq</w:t>
      </w:r>
      <w:r w:rsidRPr="00766866">
        <w:rPr>
          <w:lang w:eastAsia="el-GR"/>
        </w:rPr>
        <w:t xml:space="preserve"> </w:t>
      </w:r>
      <w:r>
        <w:rPr>
          <w:lang w:eastAsia="el-GR"/>
        </w:rPr>
        <w:t xml:space="preserve">εξαρτάται από την </w:t>
      </w:r>
      <w:r>
        <w:rPr>
          <w:lang w:val="en-US" w:eastAsia="el-GR"/>
        </w:rPr>
        <w:t>lw</w:t>
      </w:r>
      <w:r w:rsidRPr="00766866">
        <w:rPr>
          <w:lang w:eastAsia="el-GR"/>
        </w:rPr>
        <w:t xml:space="preserve"> </w:t>
      </w:r>
      <w:r>
        <w:rPr>
          <w:lang w:eastAsia="el-GR"/>
        </w:rPr>
        <w:t xml:space="preserve">στην περίπτωση που δεν ακολουθηθεί η πρώτη </w:t>
      </w:r>
      <w:r>
        <w:rPr>
          <w:lang w:val="en-US" w:eastAsia="el-GR"/>
        </w:rPr>
        <w:t>beq</w:t>
      </w:r>
      <w:r w:rsidRPr="00766866">
        <w:rPr>
          <w:lang w:eastAsia="el-GR"/>
        </w:rPr>
        <w:t xml:space="preserve"> </w:t>
      </w:r>
    </w:p>
    <w:p w14:paraId="0342ED1E" w14:textId="77777777" w:rsidR="00766866" w:rsidRPr="00766866" w:rsidRDefault="00766866" w:rsidP="00766866">
      <w:pPr>
        <w:ind w:firstLine="720"/>
        <w:rPr>
          <w:rFonts w:ascii="Courier New" w:hAnsi="Courier New" w:cs="Courier New"/>
          <w:sz w:val="18"/>
          <w:szCs w:val="18"/>
          <w:lang w:val="en-US" w:eastAsia="el-GR"/>
        </w:rPr>
      </w:pPr>
      <w:r w:rsidRPr="00766866">
        <w:rPr>
          <w:rFonts w:ascii="Courier New" w:hAnsi="Courier New" w:cs="Courier New"/>
          <w:sz w:val="18"/>
          <w:szCs w:val="18"/>
          <w:lang w:val="en-US" w:eastAsia="el-GR"/>
        </w:rPr>
        <w:t>la $t1, number</w:t>
      </w:r>
    </w:p>
    <w:p w14:paraId="398F5B09" w14:textId="77777777" w:rsidR="00766866" w:rsidRPr="00766866" w:rsidRDefault="00766866" w:rsidP="00766866">
      <w:pPr>
        <w:rPr>
          <w:rFonts w:ascii="Courier New" w:hAnsi="Courier New" w:cs="Courier New"/>
          <w:sz w:val="18"/>
          <w:szCs w:val="18"/>
          <w:lang w:val="en-US" w:eastAsia="el-GR"/>
        </w:rPr>
      </w:pPr>
      <w:r w:rsidRPr="00766866">
        <w:rPr>
          <w:rFonts w:ascii="Courier New" w:hAnsi="Courier New" w:cs="Courier New"/>
          <w:sz w:val="18"/>
          <w:szCs w:val="18"/>
          <w:lang w:val="en-US" w:eastAsia="el-GR"/>
        </w:rPr>
        <w:lastRenderedPageBreak/>
        <w:tab/>
        <w:t>addi $t0, $t0, 10</w:t>
      </w:r>
    </w:p>
    <w:p w14:paraId="4BA43885" w14:textId="77777777" w:rsidR="00766866" w:rsidRPr="00766866" w:rsidRDefault="00766866" w:rsidP="00766866">
      <w:pPr>
        <w:rPr>
          <w:rFonts w:ascii="Courier New" w:hAnsi="Courier New" w:cs="Courier New"/>
          <w:sz w:val="18"/>
          <w:szCs w:val="18"/>
          <w:lang w:val="en-US" w:eastAsia="el-GR"/>
        </w:rPr>
      </w:pPr>
      <w:r w:rsidRPr="00766866">
        <w:rPr>
          <w:rFonts w:ascii="Courier New" w:hAnsi="Courier New" w:cs="Courier New"/>
          <w:sz w:val="18"/>
          <w:szCs w:val="18"/>
          <w:lang w:val="en-US" w:eastAsia="el-GR"/>
        </w:rPr>
        <w:tab/>
        <w:t>addi $a1, $a1, 69</w:t>
      </w:r>
    </w:p>
    <w:p w14:paraId="76192566" w14:textId="77777777" w:rsidR="00766866" w:rsidRPr="00766866" w:rsidRDefault="00766866" w:rsidP="00766866">
      <w:pPr>
        <w:rPr>
          <w:rFonts w:ascii="Courier New" w:hAnsi="Courier New" w:cs="Courier New"/>
          <w:sz w:val="18"/>
          <w:szCs w:val="18"/>
          <w:lang w:val="en-US" w:eastAsia="el-GR"/>
        </w:rPr>
      </w:pPr>
      <w:r w:rsidRPr="00766866">
        <w:rPr>
          <w:rFonts w:ascii="Courier New" w:hAnsi="Courier New" w:cs="Courier New"/>
          <w:sz w:val="18"/>
          <w:szCs w:val="18"/>
          <w:lang w:val="en-US" w:eastAsia="el-GR"/>
        </w:rPr>
        <w:tab/>
        <w:t>addi $zero, $zero, 0</w:t>
      </w:r>
    </w:p>
    <w:p w14:paraId="3DBCA727" w14:textId="77777777" w:rsidR="00766866" w:rsidRPr="00766866" w:rsidRDefault="00766866" w:rsidP="00766866">
      <w:pPr>
        <w:rPr>
          <w:rFonts w:ascii="Courier New" w:hAnsi="Courier New" w:cs="Courier New"/>
          <w:b/>
          <w:sz w:val="18"/>
          <w:szCs w:val="18"/>
          <w:lang w:val="en-US" w:eastAsia="el-GR"/>
        </w:rPr>
      </w:pPr>
      <w:r w:rsidRPr="00766866">
        <w:rPr>
          <w:rFonts w:ascii="Courier New" w:hAnsi="Courier New" w:cs="Courier New"/>
          <w:b/>
          <w:sz w:val="18"/>
          <w:szCs w:val="18"/>
          <w:lang w:val="en-US" w:eastAsia="el-GR"/>
        </w:rPr>
        <w:tab/>
        <w:t>lw  $t3, 0($t1)</w:t>
      </w:r>
    </w:p>
    <w:p w14:paraId="096548A1" w14:textId="77777777" w:rsidR="00766866" w:rsidRPr="00766866" w:rsidRDefault="00766866" w:rsidP="00766866">
      <w:pPr>
        <w:rPr>
          <w:rFonts w:ascii="Courier New" w:hAnsi="Courier New" w:cs="Courier New"/>
          <w:b/>
          <w:sz w:val="18"/>
          <w:szCs w:val="18"/>
          <w:lang w:val="en-US" w:eastAsia="el-GR"/>
        </w:rPr>
      </w:pPr>
      <w:r w:rsidRPr="00766866">
        <w:rPr>
          <w:rFonts w:ascii="Courier New" w:hAnsi="Courier New" w:cs="Courier New"/>
          <w:b/>
          <w:sz w:val="18"/>
          <w:szCs w:val="18"/>
          <w:lang w:val="en-US" w:eastAsia="el-GR"/>
        </w:rPr>
        <w:tab/>
        <w:t>beq $t5, $a1, goaway</w:t>
      </w:r>
    </w:p>
    <w:p w14:paraId="0DA00A94" w14:textId="77777777" w:rsidR="00766866" w:rsidRPr="00766866" w:rsidRDefault="00766866" w:rsidP="00766866">
      <w:pPr>
        <w:rPr>
          <w:rFonts w:ascii="Courier New" w:hAnsi="Courier New" w:cs="Courier New"/>
          <w:b/>
          <w:sz w:val="18"/>
          <w:szCs w:val="18"/>
          <w:lang w:val="en-US" w:eastAsia="el-GR"/>
        </w:rPr>
      </w:pPr>
      <w:r w:rsidRPr="00766866">
        <w:rPr>
          <w:rFonts w:ascii="Courier New" w:hAnsi="Courier New" w:cs="Courier New"/>
          <w:b/>
          <w:sz w:val="18"/>
          <w:szCs w:val="18"/>
          <w:lang w:val="en-US" w:eastAsia="el-GR"/>
        </w:rPr>
        <w:tab/>
        <w:t>beq $t3, $t0, label1</w:t>
      </w:r>
    </w:p>
    <w:p w14:paraId="4FC28B2F" w14:textId="77777777" w:rsidR="00766866" w:rsidRPr="00766866" w:rsidRDefault="00766866" w:rsidP="00766866">
      <w:pPr>
        <w:rPr>
          <w:rFonts w:ascii="Courier New" w:hAnsi="Courier New" w:cs="Courier New"/>
          <w:sz w:val="18"/>
          <w:szCs w:val="18"/>
          <w:lang w:val="en-US" w:eastAsia="el-GR"/>
        </w:rPr>
      </w:pPr>
      <w:r w:rsidRPr="00766866">
        <w:rPr>
          <w:rFonts w:ascii="Courier New" w:hAnsi="Courier New" w:cs="Courier New"/>
          <w:sz w:val="18"/>
          <w:szCs w:val="18"/>
          <w:lang w:val="en-US" w:eastAsia="el-GR"/>
        </w:rPr>
        <w:tab/>
        <w:t>addi $a0, $zero, 37</w:t>
      </w:r>
    </w:p>
    <w:p w14:paraId="7562657C" w14:textId="77777777" w:rsidR="00766866" w:rsidRPr="00766866" w:rsidRDefault="00766866" w:rsidP="00766866">
      <w:pPr>
        <w:rPr>
          <w:rFonts w:ascii="Courier New" w:hAnsi="Courier New" w:cs="Courier New"/>
          <w:sz w:val="18"/>
          <w:szCs w:val="18"/>
          <w:lang w:val="en-US" w:eastAsia="el-GR"/>
        </w:rPr>
      </w:pPr>
      <w:r w:rsidRPr="00766866">
        <w:rPr>
          <w:rFonts w:ascii="Courier New" w:hAnsi="Courier New" w:cs="Courier New"/>
          <w:sz w:val="18"/>
          <w:szCs w:val="18"/>
          <w:lang w:val="en-US" w:eastAsia="el-GR"/>
        </w:rPr>
        <w:tab/>
        <w:t>j goaway</w:t>
      </w:r>
    </w:p>
    <w:p w14:paraId="5ADC36F6" w14:textId="77777777" w:rsidR="00766866" w:rsidRPr="00766866" w:rsidRDefault="00766866" w:rsidP="00766866">
      <w:pPr>
        <w:rPr>
          <w:rFonts w:ascii="Courier New" w:hAnsi="Courier New" w:cs="Courier New"/>
          <w:sz w:val="18"/>
          <w:szCs w:val="18"/>
          <w:lang w:val="en-US" w:eastAsia="el-GR"/>
        </w:rPr>
      </w:pPr>
      <w:r w:rsidRPr="00766866">
        <w:rPr>
          <w:rFonts w:ascii="Courier New" w:hAnsi="Courier New" w:cs="Courier New"/>
          <w:sz w:val="18"/>
          <w:szCs w:val="18"/>
          <w:lang w:val="en-US" w:eastAsia="el-GR"/>
        </w:rPr>
        <w:t>label1:</w:t>
      </w:r>
    </w:p>
    <w:p w14:paraId="4D357161" w14:textId="77777777" w:rsidR="00766866" w:rsidRPr="00766866" w:rsidRDefault="00766866" w:rsidP="00766866">
      <w:pPr>
        <w:rPr>
          <w:rFonts w:ascii="Courier New" w:hAnsi="Courier New" w:cs="Courier New"/>
          <w:sz w:val="18"/>
          <w:szCs w:val="18"/>
          <w:lang w:val="en-US" w:eastAsia="el-GR"/>
        </w:rPr>
      </w:pPr>
      <w:r w:rsidRPr="00766866">
        <w:rPr>
          <w:rFonts w:ascii="Courier New" w:hAnsi="Courier New" w:cs="Courier New"/>
          <w:sz w:val="18"/>
          <w:szCs w:val="18"/>
          <w:lang w:val="en-US" w:eastAsia="el-GR"/>
        </w:rPr>
        <w:tab/>
        <w:t>addi $a0, $zero, 45</w:t>
      </w:r>
    </w:p>
    <w:p w14:paraId="164B734D" w14:textId="77777777" w:rsidR="00766866" w:rsidRPr="00884DF2" w:rsidRDefault="00766866" w:rsidP="00766866">
      <w:pPr>
        <w:rPr>
          <w:rFonts w:ascii="Courier New" w:hAnsi="Courier New" w:cs="Courier New"/>
          <w:sz w:val="18"/>
          <w:szCs w:val="18"/>
          <w:lang w:val="en-US" w:eastAsia="el-GR"/>
        </w:rPr>
      </w:pPr>
      <w:r w:rsidRPr="00884DF2">
        <w:rPr>
          <w:rFonts w:ascii="Courier New" w:hAnsi="Courier New" w:cs="Courier New"/>
          <w:sz w:val="18"/>
          <w:szCs w:val="18"/>
          <w:lang w:val="en-US" w:eastAsia="el-GR"/>
        </w:rPr>
        <w:t>goaway:</w:t>
      </w:r>
    </w:p>
    <w:p w14:paraId="67931B60" w14:textId="77777777" w:rsidR="00766866" w:rsidRPr="00E42D3D" w:rsidRDefault="00766866" w:rsidP="00766866">
      <w:pPr>
        <w:rPr>
          <w:rFonts w:ascii="Courier New" w:hAnsi="Courier New" w:cs="Courier New"/>
          <w:sz w:val="18"/>
          <w:szCs w:val="18"/>
          <w:lang w:val="en-US" w:eastAsia="el-GR"/>
        </w:rPr>
      </w:pPr>
      <w:r w:rsidRPr="00884DF2">
        <w:rPr>
          <w:rFonts w:ascii="Courier New" w:hAnsi="Courier New" w:cs="Courier New"/>
          <w:sz w:val="18"/>
          <w:szCs w:val="18"/>
          <w:lang w:val="en-US" w:eastAsia="el-GR"/>
        </w:rPr>
        <w:tab/>
      </w:r>
      <w:r w:rsidRPr="00E42D3D">
        <w:rPr>
          <w:rFonts w:ascii="Courier New" w:hAnsi="Courier New" w:cs="Courier New"/>
          <w:sz w:val="18"/>
          <w:szCs w:val="18"/>
          <w:lang w:val="en-US" w:eastAsia="el-GR"/>
        </w:rPr>
        <w:t>li   $v0, 10</w:t>
      </w:r>
    </w:p>
    <w:p w14:paraId="118E19E1" w14:textId="77777777" w:rsidR="00080520" w:rsidRPr="00766866" w:rsidRDefault="00766866" w:rsidP="00766866">
      <w:pPr>
        <w:ind w:firstLine="720"/>
        <w:rPr>
          <w:rFonts w:ascii="Courier New" w:hAnsi="Courier New" w:cs="Courier New"/>
          <w:sz w:val="18"/>
          <w:szCs w:val="18"/>
          <w:lang w:eastAsia="el-GR"/>
        </w:rPr>
      </w:pPr>
      <w:r w:rsidRPr="00766866">
        <w:rPr>
          <w:rFonts w:ascii="Courier New" w:hAnsi="Courier New" w:cs="Courier New"/>
          <w:sz w:val="18"/>
          <w:szCs w:val="18"/>
          <w:lang w:eastAsia="el-GR"/>
        </w:rPr>
        <w:t>syscall</w:t>
      </w:r>
    </w:p>
    <w:p w14:paraId="138384B6" w14:textId="77777777" w:rsidR="00034A90" w:rsidRDefault="00F50EB5" w:rsidP="00F50EB5">
      <w:pPr>
        <w:pStyle w:val="Heading3"/>
        <w:rPr>
          <w:lang w:val="en-US" w:eastAsia="el-GR"/>
        </w:rPr>
      </w:pPr>
      <w:bookmarkStart w:id="147" w:name="_Toc423617381"/>
      <w:r>
        <w:rPr>
          <w:lang w:eastAsia="el-GR"/>
        </w:rPr>
        <w:t xml:space="preserve">Καταχωρητής </w:t>
      </w:r>
      <w:r>
        <w:rPr>
          <w:lang w:val="en-US" w:eastAsia="el-GR"/>
        </w:rPr>
        <w:t>zero</w:t>
      </w:r>
      <w:bookmarkEnd w:id="147"/>
    </w:p>
    <w:p w14:paraId="378707E5" w14:textId="77777777" w:rsidR="00F50EB5" w:rsidRPr="00F50EB5" w:rsidRDefault="00F50EB5" w:rsidP="00F50EB5">
      <w:pPr>
        <w:rPr>
          <w:lang w:eastAsia="el-GR"/>
        </w:rPr>
      </w:pPr>
      <w:r w:rsidRPr="00F50EB5">
        <w:rPr>
          <w:lang w:eastAsia="el-GR"/>
        </w:rPr>
        <w:t>Ο συγκεκριμ</w:t>
      </w:r>
      <w:r>
        <w:rPr>
          <w:lang w:eastAsia="el-GR"/>
        </w:rPr>
        <w:t>ένος έλεγχος εξετάζει πως ποτέ δεν γίνεται προώθηση για τον καταχωρητή 0. Ότι και αν γραφεί στον καταχωρητή 0 πάντα θα πρέπει να επιστρέφει την τιμή 0 και να μην γίνει προ</w:t>
      </w:r>
      <w:r w:rsidR="008176C9">
        <w:rPr>
          <w:lang w:eastAsia="el-GR"/>
        </w:rPr>
        <w:t>ώθηση ποτέ</w:t>
      </w:r>
      <w:r>
        <w:rPr>
          <w:lang w:eastAsia="el-GR"/>
        </w:rPr>
        <w:t>.</w:t>
      </w:r>
    </w:p>
    <w:p w14:paraId="5246A47F" w14:textId="77777777" w:rsidR="00F50EB5" w:rsidRPr="00935A2C" w:rsidRDefault="00F50EB5" w:rsidP="00F50EB5">
      <w:pPr>
        <w:ind w:firstLine="720"/>
        <w:rPr>
          <w:lang w:val="en-US" w:eastAsia="el-GR"/>
        </w:rPr>
      </w:pPr>
      <w:r w:rsidRPr="00F50EB5">
        <w:rPr>
          <w:lang w:val="en-US" w:eastAsia="el-GR"/>
        </w:rPr>
        <w:t>addi</w:t>
      </w:r>
      <w:r w:rsidRPr="00935A2C">
        <w:rPr>
          <w:lang w:val="en-US" w:eastAsia="el-GR"/>
        </w:rPr>
        <w:t xml:space="preserve"> $</w:t>
      </w:r>
      <w:r w:rsidRPr="00F50EB5">
        <w:rPr>
          <w:lang w:val="en-US" w:eastAsia="el-GR"/>
        </w:rPr>
        <w:t>zero</w:t>
      </w:r>
      <w:r w:rsidRPr="00935A2C">
        <w:rPr>
          <w:lang w:val="en-US" w:eastAsia="el-GR"/>
        </w:rPr>
        <w:t>, $</w:t>
      </w:r>
      <w:r w:rsidRPr="00F50EB5">
        <w:rPr>
          <w:lang w:val="en-US" w:eastAsia="el-GR"/>
        </w:rPr>
        <w:t>zero</w:t>
      </w:r>
      <w:r w:rsidRPr="00935A2C">
        <w:rPr>
          <w:lang w:val="en-US" w:eastAsia="el-GR"/>
        </w:rPr>
        <w:t>, 5</w:t>
      </w:r>
    </w:p>
    <w:p w14:paraId="7B2180D6" w14:textId="77777777" w:rsidR="00F50EB5" w:rsidRPr="00935A2C" w:rsidRDefault="00F50EB5" w:rsidP="00F50EB5">
      <w:pPr>
        <w:rPr>
          <w:lang w:val="en-US" w:eastAsia="el-GR"/>
        </w:rPr>
      </w:pPr>
      <w:r w:rsidRPr="00935A2C">
        <w:rPr>
          <w:lang w:val="en-US" w:eastAsia="el-GR"/>
        </w:rPr>
        <w:tab/>
      </w:r>
      <w:r w:rsidRPr="00F50EB5">
        <w:rPr>
          <w:lang w:val="en-US" w:eastAsia="el-GR"/>
        </w:rPr>
        <w:t>addi</w:t>
      </w:r>
      <w:r w:rsidRPr="00935A2C">
        <w:rPr>
          <w:lang w:val="en-US" w:eastAsia="el-GR"/>
        </w:rPr>
        <w:t xml:space="preserve"> $</w:t>
      </w:r>
      <w:r w:rsidRPr="00F50EB5">
        <w:rPr>
          <w:lang w:val="en-US" w:eastAsia="el-GR"/>
        </w:rPr>
        <w:t>t</w:t>
      </w:r>
      <w:r w:rsidRPr="00935A2C">
        <w:rPr>
          <w:lang w:val="en-US" w:eastAsia="el-GR"/>
        </w:rPr>
        <w:t>6, $</w:t>
      </w:r>
      <w:r w:rsidRPr="00F50EB5">
        <w:rPr>
          <w:lang w:val="en-US" w:eastAsia="el-GR"/>
        </w:rPr>
        <w:t>zero</w:t>
      </w:r>
      <w:r w:rsidRPr="00935A2C">
        <w:rPr>
          <w:lang w:val="en-US" w:eastAsia="el-GR"/>
        </w:rPr>
        <w:t>, 12</w:t>
      </w:r>
    </w:p>
    <w:p w14:paraId="4F5896BD" w14:textId="77777777" w:rsidR="00801151" w:rsidRDefault="001816D5" w:rsidP="001816D5">
      <w:pPr>
        <w:pStyle w:val="Heading3"/>
        <w:rPr>
          <w:lang w:eastAsia="el-GR"/>
        </w:rPr>
      </w:pPr>
      <w:bookmarkStart w:id="148" w:name="_Toc423617382"/>
      <w:r>
        <w:rPr>
          <w:lang w:eastAsia="el-GR"/>
        </w:rPr>
        <w:t>Εντολές Άλματος</w:t>
      </w:r>
      <w:bookmarkEnd w:id="148"/>
    </w:p>
    <w:p w14:paraId="149BBA63" w14:textId="77777777" w:rsidR="00865958" w:rsidRDefault="0046582A" w:rsidP="0046582A">
      <w:pPr>
        <w:rPr>
          <w:lang w:eastAsia="el-GR"/>
        </w:rPr>
      </w:pPr>
      <w:r>
        <w:rPr>
          <w:lang w:eastAsia="el-GR"/>
        </w:rPr>
        <w:t xml:space="preserve">Σε αυτή την κατηγορία ελέγχων εξετάζεται πως ο επεξεργαστής λειτουργεί σωστά στις περιπτώσεις άλματος είτε είναι στον κώδικα σε τυχαίο σημείο είτε βρίσκεται μετά από εντολή </w:t>
      </w:r>
      <w:r>
        <w:rPr>
          <w:lang w:val="en-US" w:eastAsia="el-GR"/>
        </w:rPr>
        <w:t>load</w:t>
      </w:r>
      <w:r w:rsidRPr="0046582A">
        <w:rPr>
          <w:lang w:eastAsia="el-GR"/>
        </w:rPr>
        <w:t xml:space="preserve"> </w:t>
      </w:r>
      <w:r>
        <w:rPr>
          <w:lang w:eastAsia="el-GR"/>
        </w:rPr>
        <w:t>και beq. Στη συνέχεια φαίνονται δύο τέτοια τμήματα κώδικα από τα προγράμματα που έχουν γραφεί</w:t>
      </w:r>
    </w:p>
    <w:p w14:paraId="354A26C1" w14:textId="77777777" w:rsidR="0046582A" w:rsidRPr="00865958" w:rsidRDefault="00865958" w:rsidP="0046582A">
      <w:pPr>
        <w:rPr>
          <w:u w:val="single"/>
          <w:lang w:eastAsia="el-GR"/>
        </w:rPr>
      </w:pPr>
      <w:r w:rsidRPr="00865958">
        <w:rPr>
          <w:u w:val="single"/>
          <w:lang w:eastAsia="el-GR"/>
        </w:rPr>
        <w:t xml:space="preserve">Άλμα μετά από </w:t>
      </w:r>
      <w:r w:rsidRPr="00865958">
        <w:rPr>
          <w:u w:val="single"/>
          <w:lang w:val="en-US" w:eastAsia="el-GR"/>
        </w:rPr>
        <w:t>beq</w:t>
      </w:r>
      <w:r w:rsidRPr="00865958">
        <w:rPr>
          <w:u w:val="single"/>
          <w:lang w:eastAsia="el-GR"/>
        </w:rPr>
        <w:t xml:space="preserve"> (από την </w:t>
      </w:r>
      <w:r w:rsidRPr="00865958">
        <w:rPr>
          <w:u w:val="single"/>
          <w:lang w:val="en-US" w:eastAsia="el-GR"/>
        </w:rPr>
        <w:t>sort</w:t>
      </w:r>
      <w:r w:rsidRPr="00865958">
        <w:rPr>
          <w:u w:val="single"/>
          <w:lang w:eastAsia="el-GR"/>
        </w:rPr>
        <w:t>)</w:t>
      </w:r>
    </w:p>
    <w:p w14:paraId="78BD9C31" w14:textId="77777777" w:rsidR="00865958" w:rsidRPr="00935A2C" w:rsidRDefault="00865958" w:rsidP="00865958">
      <w:pPr>
        <w:rPr>
          <w:lang w:val="en-US" w:eastAsia="el-GR"/>
        </w:rPr>
      </w:pPr>
      <w:r>
        <w:rPr>
          <w:lang w:eastAsia="el-GR"/>
        </w:rPr>
        <w:tab/>
      </w:r>
      <w:r w:rsidRPr="00935A2C">
        <w:rPr>
          <w:lang w:val="en-US" w:eastAsia="el-GR"/>
        </w:rPr>
        <w:t>beq $t9, $t8, swap</w:t>
      </w:r>
    </w:p>
    <w:p w14:paraId="1D1DFB17" w14:textId="77777777" w:rsidR="00865958" w:rsidRPr="00935A2C" w:rsidRDefault="00865958" w:rsidP="00865958">
      <w:pPr>
        <w:rPr>
          <w:lang w:val="en-US" w:eastAsia="el-GR"/>
        </w:rPr>
      </w:pPr>
      <w:r w:rsidRPr="00935A2C">
        <w:rPr>
          <w:lang w:val="en-US" w:eastAsia="el-GR"/>
        </w:rPr>
        <w:tab/>
        <w:t>j notswap</w:t>
      </w:r>
    </w:p>
    <w:p w14:paraId="22365B6D" w14:textId="77777777" w:rsidR="0046582A" w:rsidRPr="0046582A" w:rsidRDefault="0046582A" w:rsidP="0046582A">
      <w:pPr>
        <w:rPr>
          <w:u w:val="single"/>
          <w:lang w:eastAsia="el-GR"/>
        </w:rPr>
      </w:pPr>
      <w:r w:rsidRPr="0046582A">
        <w:rPr>
          <w:u w:val="single"/>
          <w:lang w:eastAsia="el-GR"/>
        </w:rPr>
        <w:t xml:space="preserve">Άλμα μετά από </w:t>
      </w:r>
      <w:r w:rsidRPr="0046582A">
        <w:rPr>
          <w:u w:val="single"/>
          <w:lang w:val="en-US" w:eastAsia="el-GR"/>
        </w:rPr>
        <w:t>load</w:t>
      </w:r>
      <w:r w:rsidRPr="0046582A">
        <w:rPr>
          <w:u w:val="single"/>
          <w:lang w:eastAsia="el-GR"/>
        </w:rPr>
        <w:t xml:space="preserve"> και </w:t>
      </w:r>
      <w:r w:rsidRPr="0046582A">
        <w:rPr>
          <w:u w:val="single"/>
          <w:lang w:val="en-US" w:eastAsia="el-GR"/>
        </w:rPr>
        <w:t>beq</w:t>
      </w:r>
      <w:r w:rsidRPr="0046582A">
        <w:rPr>
          <w:u w:val="single"/>
          <w:lang w:eastAsia="el-GR"/>
        </w:rPr>
        <w:t xml:space="preserve"> (ε</w:t>
      </w:r>
      <w:r>
        <w:rPr>
          <w:u w:val="single"/>
          <w:lang w:eastAsia="el-GR"/>
        </w:rPr>
        <w:t>ύρεση αριθμού σε πίνακα)</w:t>
      </w:r>
    </w:p>
    <w:p w14:paraId="1A5E35AC" w14:textId="77777777" w:rsidR="0046582A" w:rsidRPr="0046582A" w:rsidRDefault="0046582A" w:rsidP="0046582A">
      <w:pPr>
        <w:rPr>
          <w:lang w:val="en-US" w:eastAsia="el-GR"/>
        </w:rPr>
      </w:pPr>
      <w:r>
        <w:rPr>
          <w:lang w:eastAsia="el-GR"/>
        </w:rPr>
        <w:tab/>
      </w:r>
      <w:r w:rsidRPr="0046582A">
        <w:rPr>
          <w:lang w:val="en-US" w:eastAsia="el-GR"/>
        </w:rPr>
        <w:t>lw $t2, 0($a0)</w:t>
      </w:r>
    </w:p>
    <w:p w14:paraId="2B3DCF7E" w14:textId="77777777" w:rsidR="0046582A" w:rsidRPr="0046582A" w:rsidRDefault="0046582A" w:rsidP="0046582A">
      <w:pPr>
        <w:rPr>
          <w:lang w:val="en-US" w:eastAsia="el-GR"/>
        </w:rPr>
      </w:pPr>
      <w:r w:rsidRPr="0046582A">
        <w:rPr>
          <w:lang w:val="en-US" w:eastAsia="el-GR"/>
        </w:rPr>
        <w:tab/>
        <w:t>beq $t0, $t2, incr</w:t>
      </w:r>
    </w:p>
    <w:p w14:paraId="7D4DDD9A" w14:textId="77777777" w:rsidR="0046582A" w:rsidRPr="0046582A" w:rsidRDefault="0046582A" w:rsidP="0046582A">
      <w:pPr>
        <w:rPr>
          <w:lang w:eastAsia="el-GR"/>
        </w:rPr>
      </w:pPr>
      <w:r w:rsidRPr="0046582A">
        <w:rPr>
          <w:lang w:val="en-US" w:eastAsia="el-GR"/>
        </w:rPr>
        <w:tab/>
      </w:r>
      <w:r>
        <w:rPr>
          <w:lang w:eastAsia="el-GR"/>
        </w:rPr>
        <w:t>j loop</w:t>
      </w:r>
    </w:p>
    <w:p w14:paraId="2F3B4C11" w14:textId="77777777" w:rsidR="001816D5" w:rsidRPr="001816D5" w:rsidRDefault="001816D5" w:rsidP="001816D5">
      <w:pPr>
        <w:pStyle w:val="Heading3"/>
        <w:rPr>
          <w:lang w:val="en-US" w:eastAsia="el-GR"/>
        </w:rPr>
      </w:pPr>
      <w:bookmarkStart w:id="149" w:name="_Toc423617383"/>
      <w:r>
        <w:rPr>
          <w:lang w:eastAsia="el-GR"/>
        </w:rPr>
        <w:lastRenderedPageBreak/>
        <w:t>Ανάσχεση (</w:t>
      </w:r>
      <w:r>
        <w:rPr>
          <w:lang w:val="en-US" w:eastAsia="el-GR"/>
        </w:rPr>
        <w:t>Interlock)</w:t>
      </w:r>
      <w:bookmarkEnd w:id="149"/>
    </w:p>
    <w:p w14:paraId="10E1EA0A" w14:textId="21249F9A" w:rsidR="00F70F54" w:rsidRDefault="00EE3AEB" w:rsidP="00596364">
      <w:r>
        <w:t xml:space="preserve">Οι περιπτώσεις για ανάσχεση </w:t>
      </w:r>
      <w:r w:rsidRPr="00EE3AEB">
        <w:t>(</w:t>
      </w:r>
      <w:r>
        <w:rPr>
          <w:lang w:val="en-US"/>
        </w:rPr>
        <w:t>stall</w:t>
      </w:r>
      <w:r w:rsidRPr="00EE3AEB">
        <w:t xml:space="preserve">) </w:t>
      </w:r>
      <w:r>
        <w:t xml:space="preserve">είναι στην περίπτωση που τα δεδομένα δεν είναι έτοιμα την στιγμή που χρειάζονται. Υπάρχουν δύο τέτοιες περιπτώσεις. Αν τα δεδομένα πρέπει να φορτωθούν από την μνήμη και η επόμενη εντολή τα χρησιμοποιεί είτε αν η εντολή είναι </w:t>
      </w:r>
      <w:r>
        <w:rPr>
          <w:lang w:val="en-US"/>
        </w:rPr>
        <w:t>beq</w:t>
      </w:r>
      <w:r w:rsidRPr="00EE3AEB">
        <w:t xml:space="preserve"> </w:t>
      </w:r>
      <w:r>
        <w:t xml:space="preserve">και ο καταχωρητής αλλάζει από την προηγούμενη εντολή. Αν είναι συνδυασμός των δύο παραπάνω, </w:t>
      </w:r>
      <w:r w:rsidR="00B0179C">
        <w:t>δηλαδή</w:t>
      </w:r>
      <w:r>
        <w:t xml:space="preserve"> </w:t>
      </w:r>
      <w:r>
        <w:rPr>
          <w:lang w:val="en-US"/>
        </w:rPr>
        <w:t>load</w:t>
      </w:r>
      <w:r w:rsidRPr="00EE3AEB">
        <w:t xml:space="preserve"> </w:t>
      </w:r>
      <w:r>
        <w:t xml:space="preserve">και μετά </w:t>
      </w:r>
      <w:r>
        <w:rPr>
          <w:lang w:val="en-US"/>
        </w:rPr>
        <w:t>beq</w:t>
      </w:r>
      <w:r w:rsidRPr="00EE3AEB">
        <w:t xml:space="preserve">, </w:t>
      </w:r>
      <w:r>
        <w:t>τότε χρειάζεται δύο κύκλους ανάσχεση.</w:t>
      </w:r>
    </w:p>
    <w:p w14:paraId="45DC4E82" w14:textId="77777777" w:rsidR="00AC7ABB" w:rsidRPr="0067271D" w:rsidRDefault="0067271D" w:rsidP="00596364">
      <w:pPr>
        <w:rPr>
          <w:u w:val="single"/>
        </w:rPr>
      </w:pPr>
      <w:r w:rsidRPr="0067271D">
        <w:rPr>
          <w:u w:val="single"/>
        </w:rPr>
        <w:t>Εν</w:t>
      </w:r>
      <w:r>
        <w:rPr>
          <w:u w:val="single"/>
        </w:rPr>
        <w:t>τ</w:t>
      </w:r>
      <w:r w:rsidRPr="0067271D">
        <w:rPr>
          <w:u w:val="single"/>
        </w:rPr>
        <w:t xml:space="preserve">ολή </w:t>
      </w:r>
      <w:r w:rsidRPr="0067271D">
        <w:rPr>
          <w:u w:val="single"/>
          <w:lang w:val="en-US"/>
        </w:rPr>
        <w:t>load</w:t>
      </w:r>
      <w:r w:rsidRPr="0067271D">
        <w:rPr>
          <w:u w:val="single"/>
        </w:rPr>
        <w:t xml:space="preserve"> (από την συγχώνευση)</w:t>
      </w:r>
    </w:p>
    <w:p w14:paraId="2FBCB901" w14:textId="77777777" w:rsidR="00935A2C" w:rsidRPr="00935A2C" w:rsidRDefault="00935A2C" w:rsidP="00935A2C">
      <w:pPr>
        <w:rPr>
          <w:rFonts w:ascii="Courier New" w:hAnsi="Courier New" w:cs="Courier New"/>
          <w:sz w:val="18"/>
          <w:szCs w:val="18"/>
          <w:lang w:val="en-US"/>
        </w:rPr>
      </w:pPr>
      <w:r>
        <w:tab/>
      </w:r>
      <w:r w:rsidRPr="00935A2C">
        <w:rPr>
          <w:rFonts w:ascii="Courier New" w:hAnsi="Courier New" w:cs="Courier New"/>
          <w:sz w:val="18"/>
          <w:szCs w:val="18"/>
          <w:lang w:val="en-US"/>
        </w:rPr>
        <w:t>lw $t9, 0($a1)</w:t>
      </w:r>
    </w:p>
    <w:p w14:paraId="761224CA" w14:textId="77777777" w:rsidR="0067271D" w:rsidRPr="00935A2C" w:rsidRDefault="00935A2C" w:rsidP="00935A2C">
      <w:pPr>
        <w:rPr>
          <w:rFonts w:ascii="Courier New" w:hAnsi="Courier New" w:cs="Courier New"/>
          <w:sz w:val="18"/>
          <w:szCs w:val="18"/>
          <w:lang w:val="en-US"/>
        </w:rPr>
      </w:pPr>
      <w:r w:rsidRPr="00935A2C">
        <w:rPr>
          <w:rFonts w:ascii="Courier New" w:hAnsi="Courier New" w:cs="Courier New"/>
          <w:sz w:val="18"/>
          <w:szCs w:val="18"/>
          <w:lang w:val="en-US"/>
        </w:rPr>
        <w:tab/>
        <w:t>slt $t7, $t8, $t9</w:t>
      </w:r>
    </w:p>
    <w:p w14:paraId="311A59E3" w14:textId="77777777" w:rsidR="00AC7ABB" w:rsidRPr="00AC7ABB" w:rsidRDefault="00AC7ABB" w:rsidP="00AC7ABB">
      <w:pPr>
        <w:rPr>
          <w:u w:val="single"/>
        </w:rPr>
      </w:pPr>
      <w:r w:rsidRPr="00AC7ABB">
        <w:rPr>
          <w:u w:val="single"/>
        </w:rPr>
        <w:t xml:space="preserve">Εντολή και μετά </w:t>
      </w:r>
      <w:r w:rsidRPr="00AC7ABB">
        <w:rPr>
          <w:u w:val="single"/>
          <w:lang w:val="en-US"/>
        </w:rPr>
        <w:t>beq</w:t>
      </w:r>
      <w:r w:rsidRPr="00AC7ABB">
        <w:rPr>
          <w:u w:val="single"/>
        </w:rPr>
        <w:t>(από την διαίρεση)</w:t>
      </w:r>
    </w:p>
    <w:p w14:paraId="5AF720B8" w14:textId="77777777" w:rsidR="00AC7ABB" w:rsidRPr="005A2EF5" w:rsidRDefault="00AC7ABB" w:rsidP="00AC7ABB">
      <w:pPr>
        <w:rPr>
          <w:rFonts w:ascii="Courier New" w:hAnsi="Courier New" w:cs="Courier New"/>
          <w:sz w:val="18"/>
          <w:szCs w:val="18"/>
          <w:lang w:val="en-US"/>
        </w:rPr>
      </w:pPr>
      <w:r w:rsidRPr="00935A2C">
        <w:rPr>
          <w:rFonts w:ascii="Courier New" w:hAnsi="Courier New" w:cs="Courier New"/>
          <w:sz w:val="18"/>
          <w:szCs w:val="18"/>
        </w:rPr>
        <w:tab/>
      </w:r>
      <w:r w:rsidRPr="00935A2C">
        <w:rPr>
          <w:rFonts w:ascii="Courier New" w:hAnsi="Courier New" w:cs="Courier New"/>
          <w:sz w:val="18"/>
          <w:szCs w:val="18"/>
          <w:lang w:val="en-US"/>
        </w:rPr>
        <w:t>slt</w:t>
      </w:r>
      <w:r w:rsidRPr="005A2EF5">
        <w:rPr>
          <w:rFonts w:ascii="Courier New" w:hAnsi="Courier New" w:cs="Courier New"/>
          <w:sz w:val="18"/>
          <w:szCs w:val="18"/>
          <w:lang w:val="en-US"/>
        </w:rPr>
        <w:t xml:space="preserve"> $</w:t>
      </w:r>
      <w:r w:rsidRPr="00935A2C">
        <w:rPr>
          <w:rFonts w:ascii="Courier New" w:hAnsi="Courier New" w:cs="Courier New"/>
          <w:sz w:val="18"/>
          <w:szCs w:val="18"/>
          <w:lang w:val="en-US"/>
        </w:rPr>
        <w:t>t</w:t>
      </w:r>
      <w:r w:rsidRPr="005A2EF5">
        <w:rPr>
          <w:rFonts w:ascii="Courier New" w:hAnsi="Courier New" w:cs="Courier New"/>
          <w:sz w:val="18"/>
          <w:szCs w:val="18"/>
          <w:lang w:val="en-US"/>
        </w:rPr>
        <w:t>2, $</w:t>
      </w:r>
      <w:r w:rsidRPr="00935A2C">
        <w:rPr>
          <w:rFonts w:ascii="Courier New" w:hAnsi="Courier New" w:cs="Courier New"/>
          <w:sz w:val="18"/>
          <w:szCs w:val="18"/>
          <w:lang w:val="en-US"/>
        </w:rPr>
        <w:t>s</w:t>
      </w:r>
      <w:r w:rsidRPr="005A2EF5">
        <w:rPr>
          <w:rFonts w:ascii="Courier New" w:hAnsi="Courier New" w:cs="Courier New"/>
          <w:sz w:val="18"/>
          <w:szCs w:val="18"/>
          <w:lang w:val="en-US"/>
        </w:rPr>
        <w:t>1, $</w:t>
      </w:r>
      <w:r w:rsidRPr="00935A2C">
        <w:rPr>
          <w:rFonts w:ascii="Courier New" w:hAnsi="Courier New" w:cs="Courier New"/>
          <w:sz w:val="18"/>
          <w:szCs w:val="18"/>
          <w:lang w:val="en-US"/>
        </w:rPr>
        <w:t>s</w:t>
      </w:r>
      <w:r w:rsidRPr="005A2EF5">
        <w:rPr>
          <w:rFonts w:ascii="Courier New" w:hAnsi="Courier New" w:cs="Courier New"/>
          <w:sz w:val="18"/>
          <w:szCs w:val="18"/>
          <w:lang w:val="en-US"/>
        </w:rPr>
        <w:t>0</w:t>
      </w:r>
    </w:p>
    <w:p w14:paraId="55AF2914" w14:textId="77777777" w:rsidR="00AC7ABB" w:rsidRPr="0033690B" w:rsidRDefault="00AC7ABB" w:rsidP="00AC7ABB">
      <w:pPr>
        <w:rPr>
          <w:rFonts w:ascii="Courier New" w:hAnsi="Courier New" w:cs="Courier New"/>
          <w:sz w:val="18"/>
          <w:szCs w:val="18"/>
        </w:rPr>
      </w:pPr>
      <w:r w:rsidRPr="005A2EF5">
        <w:rPr>
          <w:rFonts w:ascii="Courier New" w:hAnsi="Courier New" w:cs="Courier New"/>
          <w:sz w:val="18"/>
          <w:szCs w:val="18"/>
          <w:lang w:val="en-US"/>
        </w:rPr>
        <w:tab/>
      </w:r>
      <w:r w:rsidRPr="00935A2C">
        <w:rPr>
          <w:rFonts w:ascii="Courier New" w:hAnsi="Courier New" w:cs="Courier New"/>
          <w:sz w:val="18"/>
          <w:szCs w:val="18"/>
          <w:lang w:val="en-US"/>
        </w:rPr>
        <w:t>beq</w:t>
      </w:r>
      <w:r w:rsidRPr="0033690B">
        <w:rPr>
          <w:rFonts w:ascii="Courier New" w:hAnsi="Courier New" w:cs="Courier New"/>
          <w:sz w:val="18"/>
          <w:szCs w:val="18"/>
        </w:rPr>
        <w:t xml:space="preserve"> $</w:t>
      </w:r>
      <w:r w:rsidRPr="00935A2C">
        <w:rPr>
          <w:rFonts w:ascii="Courier New" w:hAnsi="Courier New" w:cs="Courier New"/>
          <w:sz w:val="18"/>
          <w:szCs w:val="18"/>
          <w:lang w:val="en-US"/>
        </w:rPr>
        <w:t>t</w:t>
      </w:r>
      <w:r w:rsidRPr="0033690B">
        <w:rPr>
          <w:rFonts w:ascii="Courier New" w:hAnsi="Courier New" w:cs="Courier New"/>
          <w:sz w:val="18"/>
          <w:szCs w:val="18"/>
        </w:rPr>
        <w:t>2, $</w:t>
      </w:r>
      <w:r w:rsidRPr="00935A2C">
        <w:rPr>
          <w:rFonts w:ascii="Courier New" w:hAnsi="Courier New" w:cs="Courier New"/>
          <w:sz w:val="18"/>
          <w:szCs w:val="18"/>
          <w:lang w:val="en-US"/>
        </w:rPr>
        <w:t>zero</w:t>
      </w:r>
      <w:r w:rsidRPr="0033690B">
        <w:rPr>
          <w:rFonts w:ascii="Courier New" w:hAnsi="Courier New" w:cs="Courier New"/>
          <w:sz w:val="18"/>
          <w:szCs w:val="18"/>
        </w:rPr>
        <w:t xml:space="preserve">, </w:t>
      </w:r>
      <w:r w:rsidRPr="00935A2C">
        <w:rPr>
          <w:rFonts w:ascii="Courier New" w:hAnsi="Courier New" w:cs="Courier New"/>
          <w:sz w:val="18"/>
          <w:szCs w:val="18"/>
          <w:lang w:val="en-US"/>
        </w:rPr>
        <w:t>end</w:t>
      </w:r>
    </w:p>
    <w:p w14:paraId="3BC7D63B" w14:textId="77777777" w:rsidR="00AC7ABB" w:rsidRPr="00AC7ABB" w:rsidRDefault="00AC7ABB" w:rsidP="00AC7ABB">
      <w:pPr>
        <w:rPr>
          <w:u w:val="single"/>
        </w:rPr>
      </w:pPr>
      <w:r w:rsidRPr="00AC7ABB">
        <w:rPr>
          <w:u w:val="single"/>
          <w:lang w:val="en-US"/>
        </w:rPr>
        <w:t>load</w:t>
      </w:r>
      <w:r w:rsidRPr="00AC7ABB">
        <w:rPr>
          <w:u w:val="single"/>
        </w:rPr>
        <w:t xml:space="preserve"> και </w:t>
      </w:r>
      <w:r w:rsidRPr="00AC7ABB">
        <w:rPr>
          <w:u w:val="single"/>
          <w:lang w:val="en-US"/>
        </w:rPr>
        <w:t>BEQ</w:t>
      </w:r>
      <w:r w:rsidRPr="00AC7ABB">
        <w:rPr>
          <w:u w:val="single"/>
        </w:rPr>
        <w:t xml:space="preserve"> (</w:t>
      </w:r>
      <w:r>
        <w:rPr>
          <w:u w:val="single"/>
        </w:rPr>
        <w:t>από την εύρεση στοιχείου</w:t>
      </w:r>
      <w:r w:rsidRPr="00AC7ABB">
        <w:rPr>
          <w:u w:val="single"/>
        </w:rPr>
        <w:t>)</w:t>
      </w:r>
    </w:p>
    <w:p w14:paraId="7C7279D6" w14:textId="77777777" w:rsidR="00AC7ABB" w:rsidRPr="00935A2C" w:rsidRDefault="00AC7ABB" w:rsidP="00AC7ABB">
      <w:pPr>
        <w:rPr>
          <w:rFonts w:ascii="Courier New" w:hAnsi="Courier New" w:cs="Courier New"/>
          <w:sz w:val="18"/>
          <w:szCs w:val="18"/>
          <w:lang w:val="en-US"/>
        </w:rPr>
      </w:pPr>
      <w:r w:rsidRPr="00AC7ABB">
        <w:rPr>
          <w:rFonts w:ascii="Courier New" w:hAnsi="Courier New" w:cs="Courier New"/>
          <w:sz w:val="18"/>
          <w:szCs w:val="18"/>
        </w:rPr>
        <w:tab/>
      </w:r>
      <w:r w:rsidRPr="00935A2C">
        <w:rPr>
          <w:rFonts w:ascii="Courier New" w:hAnsi="Courier New" w:cs="Courier New"/>
          <w:sz w:val="18"/>
          <w:szCs w:val="18"/>
          <w:lang w:val="en-US"/>
        </w:rPr>
        <w:t>lw $t2, 0($a0)</w:t>
      </w:r>
    </w:p>
    <w:p w14:paraId="4EB8EFDE" w14:textId="77777777" w:rsidR="00AC7ABB" w:rsidRDefault="00AC7ABB" w:rsidP="00AC7ABB">
      <w:pPr>
        <w:rPr>
          <w:rFonts w:ascii="Courier New" w:hAnsi="Courier New" w:cs="Courier New"/>
          <w:sz w:val="18"/>
          <w:szCs w:val="18"/>
          <w:lang w:val="en-US"/>
        </w:rPr>
      </w:pPr>
      <w:r w:rsidRPr="00935A2C">
        <w:rPr>
          <w:rFonts w:ascii="Courier New" w:hAnsi="Courier New" w:cs="Courier New"/>
          <w:sz w:val="18"/>
          <w:szCs w:val="18"/>
          <w:lang w:val="en-US"/>
        </w:rPr>
        <w:tab/>
        <w:t>beq $t0, $t2, incr</w:t>
      </w:r>
    </w:p>
    <w:p w14:paraId="27D6EB7F" w14:textId="77777777" w:rsidR="002A4746" w:rsidRPr="004934EC" w:rsidRDefault="002A4746" w:rsidP="002A4746">
      <w:pPr>
        <w:pStyle w:val="Heading2"/>
      </w:pPr>
      <w:bookmarkStart w:id="150" w:name="_Toc423617384"/>
      <w:r>
        <w:t xml:space="preserve">Αξιολόγηση Κώδικα με βάση το </w:t>
      </w:r>
      <w:r w:rsidR="004934EC">
        <w:rPr>
          <w:lang w:val="en-US"/>
        </w:rPr>
        <w:t>C</w:t>
      </w:r>
      <w:r>
        <w:rPr>
          <w:lang w:val="en-US"/>
        </w:rPr>
        <w:t>overage</w:t>
      </w:r>
      <w:bookmarkEnd w:id="150"/>
    </w:p>
    <w:p w14:paraId="7B15246D" w14:textId="5F4DDAB7" w:rsidR="004934EC" w:rsidRDefault="004934EC" w:rsidP="004934EC">
      <w:r>
        <w:t xml:space="preserve">Όπως αναφέρθηκε παραπάνω για την αξιολόγηση του κώδικα χρησιμοποιήθηκε το </w:t>
      </w:r>
      <w:r>
        <w:rPr>
          <w:lang w:val="en-US"/>
        </w:rPr>
        <w:t>Coverage</w:t>
      </w:r>
      <w:r w:rsidRPr="004934EC">
        <w:t xml:space="preserve">. </w:t>
      </w:r>
      <w:r w:rsidR="007845C4">
        <w:rPr>
          <w:lang w:val="en-US"/>
        </w:rPr>
        <w:t>To</w:t>
      </w:r>
      <w:r w:rsidR="007845C4" w:rsidRPr="007845C4">
        <w:t xml:space="preserve"> </w:t>
      </w:r>
      <w:r w:rsidR="007845C4">
        <w:rPr>
          <w:lang w:val="en-US"/>
        </w:rPr>
        <w:t>Verilog</w:t>
      </w:r>
      <w:r w:rsidR="007845C4" w:rsidRPr="007845C4">
        <w:t xml:space="preserve"> </w:t>
      </w:r>
      <w:r w:rsidR="007845C4">
        <w:rPr>
          <w:lang w:val="en-US"/>
        </w:rPr>
        <w:t>Coverage</w:t>
      </w:r>
      <w:r w:rsidR="007845C4" w:rsidRPr="007845C4">
        <w:t xml:space="preserve"> </w:t>
      </w:r>
      <w:r w:rsidR="007845C4">
        <w:t>είναι ένα σύστημα το οποίο παρέχει χρήσιμες πληροφορίες για τον έλεγχο και την επαλήθευση του κώδικα</w:t>
      </w:r>
      <w:r w:rsidR="00E35349">
        <w:t>.</w:t>
      </w:r>
      <w:r w:rsidR="0033690B" w:rsidRPr="0033690B">
        <w:t xml:space="preserve"> </w:t>
      </w:r>
      <w:r w:rsidR="0033690B">
        <w:t xml:space="preserve">Χρησιμοποιήθηκε το αντίστοιχο εργαλείο που παρέχει ο προσομοιωτής </w:t>
      </w:r>
      <w:r w:rsidR="0033690B">
        <w:rPr>
          <w:lang w:val="en-US"/>
        </w:rPr>
        <w:t>VCS</w:t>
      </w:r>
      <w:r w:rsidR="0033690B" w:rsidRPr="0033690B">
        <w:t xml:space="preserve"> </w:t>
      </w:r>
      <w:r w:rsidR="0033690B">
        <w:t xml:space="preserve">της εταιρίας </w:t>
      </w:r>
      <w:r w:rsidR="0033690B">
        <w:rPr>
          <w:lang w:val="en-US"/>
        </w:rPr>
        <w:t>Synopsi</w:t>
      </w:r>
      <w:r w:rsidR="0033690B">
        <w:t>s</w:t>
      </w:r>
      <w:r w:rsidR="00341514" w:rsidRPr="00341514">
        <w:t xml:space="preserve">. </w:t>
      </w:r>
      <w:r w:rsidR="00E35349" w:rsidRPr="00E35349">
        <w:t>Στη συν</w:t>
      </w:r>
      <w:r w:rsidR="00E35349">
        <w:t xml:space="preserve">έχεια παρουσιάζονται τα αποτελέσματα από το </w:t>
      </w:r>
      <w:r w:rsidR="00E35349">
        <w:rPr>
          <w:lang w:val="en-US"/>
        </w:rPr>
        <w:t>coverage</w:t>
      </w:r>
      <w:r w:rsidR="00E35349" w:rsidRPr="00E35349">
        <w:t xml:space="preserve"> </w:t>
      </w:r>
      <w:r w:rsidR="00E35349">
        <w:t xml:space="preserve">για τον σύστημα με βάση όλα τα </w:t>
      </w:r>
      <w:r w:rsidR="00E35349">
        <w:rPr>
          <w:lang w:val="en-US"/>
        </w:rPr>
        <w:t>test</w:t>
      </w:r>
      <w:r w:rsidR="00E35349" w:rsidRPr="00E35349">
        <w:t xml:space="preserve"> </w:t>
      </w:r>
      <w:r w:rsidR="00E35349">
        <w:t>που περιγράφηκαν σε αυτή την ενότητα.</w:t>
      </w:r>
      <w:bookmarkStart w:id="151" w:name="_GoBack"/>
      <w:bookmarkEnd w:id="151"/>
    </w:p>
    <w:p w14:paraId="6AAFE2BE" w14:textId="7472DE1A" w:rsidR="00D42F00" w:rsidRDefault="00D42F00" w:rsidP="004934EC">
      <w:r>
        <w:t>Στ</w:t>
      </w:r>
      <w:r w:rsidR="00136350">
        <w:t xml:space="preserve">ον </w:t>
      </w:r>
      <w:r w:rsidR="00136350">
        <w:fldChar w:fldCharType="begin"/>
      </w:r>
      <w:r w:rsidR="00136350">
        <w:instrText xml:space="preserve"> REF _Ref423524514 \h </w:instrText>
      </w:r>
      <w:r w:rsidR="00136350">
        <w:fldChar w:fldCharType="separate"/>
      </w:r>
      <w:r w:rsidR="00136350">
        <w:t xml:space="preserve">Πίνακας </w:t>
      </w:r>
      <w:r w:rsidR="00136350">
        <w:rPr>
          <w:noProof/>
        </w:rPr>
        <w:t>5</w:t>
      </w:r>
      <w:r w:rsidR="00136350">
        <w:t>.</w:t>
      </w:r>
      <w:r w:rsidR="00136350">
        <w:rPr>
          <w:noProof/>
        </w:rPr>
        <w:t>1</w:t>
      </w:r>
      <w:r w:rsidR="00136350">
        <w:fldChar w:fldCharType="end"/>
      </w:r>
      <w:r w:rsidR="00136350">
        <w:t xml:space="preserve"> φαίνονται τα αποτελέσματα του </w:t>
      </w:r>
      <w:r w:rsidR="00136350">
        <w:rPr>
          <w:lang w:val="en-US"/>
        </w:rPr>
        <w:t>coverage</w:t>
      </w:r>
      <w:r w:rsidR="00136350" w:rsidRPr="00136350">
        <w:t xml:space="preserve"> </w:t>
      </w:r>
      <w:r w:rsidR="00136350">
        <w:t xml:space="preserve">τόσο συνολικά όσο και για κάθε </w:t>
      </w:r>
      <w:r w:rsidR="00136350">
        <w:rPr>
          <w:lang w:val="en-US"/>
        </w:rPr>
        <w:t>module</w:t>
      </w:r>
      <w:r w:rsidR="00136350" w:rsidRPr="00136350">
        <w:t xml:space="preserve">. </w:t>
      </w:r>
      <w:r w:rsidR="00136350">
        <w:t xml:space="preserve">Στη συνέχεια γίνεται μία αξιολόγηση των αποτελεσμάτων για κάθε μετρική. </w:t>
      </w:r>
    </w:p>
    <w:p w14:paraId="5DE63C5B" w14:textId="77777777" w:rsidR="00D42F00" w:rsidRDefault="00D42F00" w:rsidP="00D42F00">
      <w:pPr>
        <w:keepNext/>
        <w:jc w:val="center"/>
      </w:pPr>
      <w:r>
        <w:rPr>
          <w:noProof/>
          <w:lang w:eastAsia="el-GR"/>
        </w:rPr>
        <w:lastRenderedPageBreak/>
        <w:drawing>
          <wp:inline distT="0" distB="0" distL="0" distR="0" wp14:anchorId="255762C4" wp14:editId="44BEC07D">
            <wp:extent cx="3745341" cy="4772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verage.png"/>
                    <pic:cNvPicPr/>
                  </pic:nvPicPr>
                  <pic:blipFill>
                    <a:blip r:embed="rId42">
                      <a:extLst>
                        <a:ext uri="{28A0092B-C50C-407E-A947-70E740481C1C}">
                          <a14:useLocalDpi xmlns:a14="http://schemas.microsoft.com/office/drawing/2010/main" val="0"/>
                        </a:ext>
                      </a:extLst>
                    </a:blip>
                    <a:stretch>
                      <a:fillRect/>
                    </a:stretch>
                  </pic:blipFill>
                  <pic:spPr>
                    <a:xfrm>
                      <a:off x="0" y="0"/>
                      <a:ext cx="3746572" cy="4773593"/>
                    </a:xfrm>
                    <a:prstGeom prst="rect">
                      <a:avLst/>
                    </a:prstGeom>
                  </pic:spPr>
                </pic:pic>
              </a:graphicData>
            </a:graphic>
          </wp:inline>
        </w:drawing>
      </w:r>
    </w:p>
    <w:p w14:paraId="64EB5E3D" w14:textId="5D8E8374" w:rsidR="00D42F00" w:rsidRDefault="00D42F00" w:rsidP="00E14CF2">
      <w:pPr>
        <w:pStyle w:val="Caption"/>
        <w:jc w:val="center"/>
        <w:rPr>
          <w:lang w:val="en-US"/>
        </w:rPr>
      </w:pPr>
      <w:bookmarkStart w:id="152" w:name="_Ref423524514"/>
      <w:bookmarkStart w:id="153" w:name="_Toc423611575"/>
      <w:r>
        <w:t xml:space="preserve">Πίνακας </w:t>
      </w:r>
      <w:r w:rsidR="00222D7E">
        <w:fldChar w:fldCharType="begin"/>
      </w:r>
      <w:r w:rsidR="00222D7E">
        <w:instrText xml:space="preserve"> STYLEREF 1 \s </w:instrText>
      </w:r>
      <w:r w:rsidR="00222D7E">
        <w:fldChar w:fldCharType="separate"/>
      </w:r>
      <w:r>
        <w:rPr>
          <w:noProof/>
        </w:rPr>
        <w:t>5</w:t>
      </w:r>
      <w:r w:rsidR="00222D7E">
        <w:rPr>
          <w:noProof/>
        </w:rPr>
        <w:fldChar w:fldCharType="end"/>
      </w:r>
      <w:r>
        <w:t>.</w:t>
      </w:r>
      <w:r w:rsidR="00222D7E">
        <w:fldChar w:fldCharType="begin"/>
      </w:r>
      <w:r w:rsidR="00222D7E">
        <w:instrText xml:space="preserve"> SEQ Πίνακας \* ARABIC \s 1 </w:instrText>
      </w:r>
      <w:r w:rsidR="00222D7E">
        <w:fldChar w:fldCharType="separate"/>
      </w:r>
      <w:r>
        <w:rPr>
          <w:noProof/>
        </w:rPr>
        <w:t>1</w:t>
      </w:r>
      <w:r w:rsidR="00222D7E">
        <w:rPr>
          <w:noProof/>
        </w:rPr>
        <w:fldChar w:fldCharType="end"/>
      </w:r>
      <w:bookmarkEnd w:id="152"/>
      <w:r w:rsidR="00207A58">
        <w:rPr>
          <w:lang w:val="en-US"/>
        </w:rPr>
        <w:t xml:space="preserve"> </w:t>
      </w:r>
      <w:r>
        <w:t xml:space="preserve">Αποτελέσματα </w:t>
      </w:r>
      <w:r>
        <w:rPr>
          <w:lang w:val="en-US"/>
        </w:rPr>
        <w:t>Coverage</w:t>
      </w:r>
      <w:bookmarkEnd w:id="153"/>
    </w:p>
    <w:p w14:paraId="4F4A90AE" w14:textId="77777777" w:rsidR="00963FA8" w:rsidRDefault="00963FA8" w:rsidP="00963FA8">
      <w:pPr>
        <w:pStyle w:val="Heading3"/>
        <w:rPr>
          <w:lang w:val="en-US"/>
        </w:rPr>
      </w:pPr>
      <w:bookmarkStart w:id="154" w:name="_Toc423617385"/>
      <w:r>
        <w:rPr>
          <w:lang w:val="en-US"/>
        </w:rPr>
        <w:t>Line Coverage</w:t>
      </w:r>
      <w:bookmarkEnd w:id="154"/>
    </w:p>
    <w:p w14:paraId="7A9D4237" w14:textId="77777777" w:rsidR="00963FA8" w:rsidRDefault="00963FA8" w:rsidP="00963FA8">
      <w:r>
        <w:t xml:space="preserve">Το </w:t>
      </w:r>
      <w:r>
        <w:rPr>
          <w:lang w:val="en-US"/>
        </w:rPr>
        <w:t>line</w:t>
      </w:r>
      <w:r w:rsidRPr="00136350">
        <w:t xml:space="preserve"> </w:t>
      </w:r>
      <w:r>
        <w:rPr>
          <w:lang w:val="en-US"/>
        </w:rPr>
        <w:t>Coverage</w:t>
      </w:r>
      <w:r w:rsidRPr="00136350">
        <w:t xml:space="preserve"> </w:t>
      </w:r>
      <w:r>
        <w:t xml:space="preserve">είναι 100% το οποίο δείχνει πως με τα πειράματα που έγιναν εξετάστηκαν όλες οι γραμμές του κώδικα. </w:t>
      </w:r>
    </w:p>
    <w:p w14:paraId="7E024478" w14:textId="77777777" w:rsidR="00963FA8" w:rsidRDefault="00963FA8" w:rsidP="00963FA8">
      <w:pPr>
        <w:pStyle w:val="Heading3"/>
        <w:rPr>
          <w:lang w:val="en-US"/>
        </w:rPr>
      </w:pPr>
      <w:bookmarkStart w:id="155" w:name="_Toc423617386"/>
      <w:r>
        <w:rPr>
          <w:lang w:val="en-US"/>
        </w:rPr>
        <w:t>Branch Coverage</w:t>
      </w:r>
      <w:bookmarkEnd w:id="155"/>
    </w:p>
    <w:p w14:paraId="21081CEE" w14:textId="643D12CA" w:rsidR="00963FA8" w:rsidRPr="00963FA8" w:rsidRDefault="00963FA8" w:rsidP="00963FA8">
      <w:r>
        <w:t xml:space="preserve">Το </w:t>
      </w:r>
      <w:r>
        <w:rPr>
          <w:lang w:val="en-US"/>
        </w:rPr>
        <w:t>Branch</w:t>
      </w:r>
      <w:r w:rsidRPr="00386C06">
        <w:t xml:space="preserve"> </w:t>
      </w:r>
      <w:r>
        <w:rPr>
          <w:lang w:val="en-US"/>
        </w:rPr>
        <w:t>Coverage</w:t>
      </w:r>
      <w:r w:rsidRPr="00386C06">
        <w:t xml:space="preserve"> </w:t>
      </w:r>
      <w:r>
        <w:t>έχει εξίσου άριστο ποσοστό κάλυψης. Με αυτό τον τρόπο φαίνεται πως καλύφθηκαν όλες οι διακλαδώσεις του κώδικα. Έτσι δεν υπάρχει κάποια διακλάδωση που να μην εξετάστηκε ή κάποια περιττή περίπτωση στην υλοποίηση.</w:t>
      </w:r>
    </w:p>
    <w:p w14:paraId="68378AE5" w14:textId="77777777" w:rsidR="00E35349" w:rsidRDefault="00E35349" w:rsidP="00C5444D">
      <w:pPr>
        <w:pStyle w:val="Heading3"/>
        <w:rPr>
          <w:lang w:val="en-US"/>
        </w:rPr>
      </w:pPr>
      <w:bookmarkStart w:id="156" w:name="_Toc423617387"/>
      <w:r>
        <w:rPr>
          <w:lang w:val="en-US"/>
        </w:rPr>
        <w:t>Toggle Coverage</w:t>
      </w:r>
      <w:bookmarkEnd w:id="156"/>
    </w:p>
    <w:p w14:paraId="65527DB4" w14:textId="32084619" w:rsidR="00740ECC" w:rsidRPr="00740ECC" w:rsidRDefault="00740ECC" w:rsidP="00740ECC">
      <w:r>
        <w:t xml:space="preserve">Το </w:t>
      </w:r>
      <w:r>
        <w:rPr>
          <w:lang w:val="en-US"/>
        </w:rPr>
        <w:t>toggle</w:t>
      </w:r>
      <w:r w:rsidRPr="00740ECC">
        <w:t xml:space="preserve"> </w:t>
      </w:r>
      <w:r>
        <w:rPr>
          <w:lang w:val="en-US"/>
        </w:rPr>
        <w:t>Coverage</w:t>
      </w:r>
      <w:r w:rsidRPr="00740ECC">
        <w:t xml:space="preserve"> </w:t>
      </w:r>
      <w:r>
        <w:t xml:space="preserve">δείχνει αν έχουν γίνει αλλαγές όλων των </w:t>
      </w:r>
      <w:r>
        <w:rPr>
          <w:lang w:val="en-US"/>
        </w:rPr>
        <w:t>bit</w:t>
      </w:r>
      <w:r w:rsidRPr="00740ECC">
        <w:t xml:space="preserve"> </w:t>
      </w:r>
      <w:r>
        <w:t>από 0 σε 1 και από 1 σε 0. Ένας λόγος που η συγκεκριμένη μετρική έχει χαμηλά αποτελέσματα, κατά μέσο όρο 54%,</w:t>
      </w:r>
      <w:r w:rsidR="001A5369">
        <w:t xml:space="preserve"> </w:t>
      </w:r>
      <w:r>
        <w:t xml:space="preserve">είναι επειδή εξαρτάται σε μεγάλο βαθμό και από τα δεδομένα. Τα δεδομένα είναι </w:t>
      </w:r>
      <w:r>
        <w:lastRenderedPageBreak/>
        <w:t xml:space="preserve">σε λέξεις των </w:t>
      </w:r>
      <w:r w:rsidRPr="00740ECC">
        <w:t xml:space="preserve">4 </w:t>
      </w:r>
      <w:r>
        <w:rPr>
          <w:lang w:val="en-US"/>
        </w:rPr>
        <w:t>byte</w:t>
      </w:r>
      <w:r w:rsidRPr="00740ECC">
        <w:t xml:space="preserve"> (32 </w:t>
      </w:r>
      <w:r>
        <w:rPr>
          <w:lang w:val="en-US"/>
        </w:rPr>
        <w:t>bit</w:t>
      </w:r>
      <w:r w:rsidRPr="00740ECC">
        <w:t>)</w:t>
      </w:r>
      <w:r>
        <w:t xml:space="preserve">, όμως σε όλα τα πειράματα έγιναν με μικρούς αριθμούς για </w:t>
      </w:r>
      <w:r w:rsidR="00877B5D">
        <w:t>να γίνει πιο εύκολος ο έλεγχος της ορθότητας.</w:t>
      </w:r>
    </w:p>
    <w:p w14:paraId="35D8532D" w14:textId="77777777" w:rsidR="00E35349" w:rsidRDefault="00E35349" w:rsidP="00C5444D">
      <w:pPr>
        <w:pStyle w:val="Heading3"/>
        <w:rPr>
          <w:lang w:val="en-US"/>
        </w:rPr>
      </w:pPr>
      <w:bookmarkStart w:id="157" w:name="_Toc423617388"/>
      <w:r>
        <w:rPr>
          <w:lang w:val="en-US"/>
        </w:rPr>
        <w:t>Condition Coverage</w:t>
      </w:r>
      <w:bookmarkEnd w:id="157"/>
    </w:p>
    <w:p w14:paraId="0194CF31" w14:textId="1708053B" w:rsidR="008F0B84" w:rsidRPr="008F0B84" w:rsidRDefault="008F0B84" w:rsidP="008F0B84">
      <w:r>
        <w:t>Το</w:t>
      </w:r>
      <w:r w:rsidRPr="008F0B84">
        <w:t xml:space="preserve"> </w:t>
      </w:r>
      <w:r>
        <w:rPr>
          <w:lang w:val="en-US"/>
        </w:rPr>
        <w:t>Condition</w:t>
      </w:r>
      <w:r w:rsidRPr="008F0B84">
        <w:t xml:space="preserve"> </w:t>
      </w:r>
      <w:r>
        <w:rPr>
          <w:lang w:val="en-US"/>
        </w:rPr>
        <w:t>Coverage</w:t>
      </w:r>
      <w:r w:rsidRPr="008F0B84">
        <w:t xml:space="preserve"> </w:t>
      </w:r>
      <w:r>
        <w:t>έχει</w:t>
      </w:r>
      <w:r w:rsidRPr="008F0B84">
        <w:t xml:space="preserve"> </w:t>
      </w:r>
      <w:r>
        <w:t>πολύ</w:t>
      </w:r>
      <w:r w:rsidRPr="008F0B84">
        <w:t xml:space="preserve"> </w:t>
      </w:r>
      <w:r>
        <w:t xml:space="preserve">υψηλό ποσοστό όμως δεν είναι στο 100%. Ο κύριος λόγος είναι πως μερικές περιπτώσεις δεν γίνεται να προκύψουν ποτέ. Στο </w:t>
      </w:r>
      <w:r>
        <w:fldChar w:fldCharType="begin"/>
      </w:r>
      <w:r>
        <w:instrText xml:space="preserve"> REF _Ref423526858 \h </w:instrText>
      </w:r>
      <w:r>
        <w:fldChar w:fldCharType="separate"/>
      </w:r>
      <w:r>
        <w:t xml:space="preserve">Σχήμα </w:t>
      </w:r>
      <w:r>
        <w:rPr>
          <w:noProof/>
        </w:rPr>
        <w:t>5</w:t>
      </w:r>
      <w:r>
        <w:t>.</w:t>
      </w:r>
      <w:r>
        <w:rPr>
          <w:noProof/>
        </w:rPr>
        <w:t>1</w:t>
      </w:r>
      <w:r>
        <w:fldChar w:fldCharType="end"/>
      </w:r>
      <w:r>
        <w:t xml:space="preserve"> φαίνονται οι περιπτώσεις που δεν έχουν ελεγχθεί για το </w:t>
      </w:r>
      <w:r>
        <w:rPr>
          <w:lang w:val="en-US"/>
        </w:rPr>
        <w:t>module</w:t>
      </w:r>
      <w:r w:rsidRPr="008F0B84">
        <w:t xml:space="preserve"> </w:t>
      </w:r>
      <w:r>
        <w:rPr>
          <w:lang w:val="en-US"/>
        </w:rPr>
        <w:t>muxInB</w:t>
      </w:r>
      <w:r w:rsidRPr="008F0B84">
        <w:t xml:space="preserve">. </w:t>
      </w:r>
      <w:r>
        <w:t xml:space="preserve">Το συγκεκριμένο </w:t>
      </w:r>
      <w:r>
        <w:rPr>
          <w:lang w:val="en-US"/>
        </w:rPr>
        <w:t>module</w:t>
      </w:r>
      <w:r w:rsidRPr="008F0B84">
        <w:t xml:space="preserve"> </w:t>
      </w:r>
      <w:r>
        <w:t xml:space="preserve">ελέγχει ποια πρέπει να είναι η δεύτερη είσοδος στον επεξεργαστή. Ο έλεγχος που γίνεται είναι αν η εντολή είναι </w:t>
      </w:r>
      <w:r>
        <w:rPr>
          <w:lang w:val="en-US"/>
        </w:rPr>
        <w:t>ALUop</w:t>
      </w:r>
      <w:r w:rsidRPr="008F0B84">
        <w:t xml:space="preserve"> </w:t>
      </w:r>
      <w:r>
        <w:t xml:space="preserve">δηλαδή εντολή τύπου </w:t>
      </w:r>
      <w:r>
        <w:rPr>
          <w:lang w:val="en-US"/>
        </w:rPr>
        <w:t>R</w:t>
      </w:r>
      <w:r w:rsidRPr="008F0B84">
        <w:t>,</w:t>
      </w:r>
      <w:r>
        <w:t xml:space="preserve"> και αν χρειάζεται προώθηση. Στα αποτελέσματα του </w:t>
      </w:r>
      <w:r>
        <w:rPr>
          <w:lang w:val="en-US"/>
        </w:rPr>
        <w:t>coverage</w:t>
      </w:r>
      <w:r w:rsidRPr="008F0B84">
        <w:t xml:space="preserve"> </w:t>
      </w:r>
      <w:r>
        <w:t xml:space="preserve">μας δείχνει πως δεν έχει εξεταστεί η περίπτωση η πρώτη συνθήκη να βγει ψευδής </w:t>
      </w:r>
      <w:r w:rsidR="008B18E5">
        <w:t xml:space="preserve">και η δεύτερη αληθής. Αυτό όμως </w:t>
      </w:r>
      <w:r>
        <w:t xml:space="preserve">δεν γίνεται να συμβεί γιατί υπάρχει προώθηση μόνο στην περίπτωση που έχουμε </w:t>
      </w:r>
      <w:r>
        <w:rPr>
          <w:lang w:val="en-US"/>
        </w:rPr>
        <w:t>ALUop</w:t>
      </w:r>
      <w:r w:rsidRPr="008F0B84">
        <w:t xml:space="preserve"> </w:t>
      </w:r>
      <w:r>
        <w:t>εντολή. Μόνο σε αυτή την περίπτωση τ</w:t>
      </w:r>
      <w:r>
        <w:rPr>
          <w:lang w:val="en-US"/>
        </w:rPr>
        <w:t>o</w:t>
      </w:r>
      <w:r w:rsidRPr="008F0B84">
        <w:t xml:space="preserve"> </w:t>
      </w:r>
      <w:r>
        <w:rPr>
          <w:lang w:val="en-US"/>
        </w:rPr>
        <w:t>fb</w:t>
      </w:r>
      <w:r w:rsidRPr="008F0B84">
        <w:t xml:space="preserve"> </w:t>
      </w:r>
      <w:r>
        <w:t xml:space="preserve">θα είναι διαφορετικό του 0. Υπενθυμίζεται πως το </w:t>
      </w:r>
      <w:r>
        <w:rPr>
          <w:lang w:val="en-US"/>
        </w:rPr>
        <w:t>fb</w:t>
      </w:r>
      <w:r w:rsidRPr="008F0B84">
        <w:t xml:space="preserve"> </w:t>
      </w:r>
      <w:r>
        <w:t>μας δείχνει αν πρέπει να έχουμε προώθηση και αν ναι από ποιο στάδιο.</w:t>
      </w:r>
    </w:p>
    <w:p w14:paraId="5EEFE234" w14:textId="77777777" w:rsidR="008F0B84" w:rsidRDefault="008F0B84" w:rsidP="008F0B84">
      <w:pPr>
        <w:keepNext/>
        <w:jc w:val="center"/>
      </w:pPr>
      <w:r>
        <w:rPr>
          <w:noProof/>
          <w:lang w:eastAsia="el-GR"/>
        </w:rPr>
        <w:drawing>
          <wp:inline distT="0" distB="0" distL="0" distR="0" wp14:anchorId="2C1279F9" wp14:editId="1C3C6A56">
            <wp:extent cx="4067175" cy="35147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67175" cy="3514725"/>
                    </a:xfrm>
                    <a:prstGeom prst="rect">
                      <a:avLst/>
                    </a:prstGeom>
                    <a:noFill/>
                    <a:ln>
                      <a:noFill/>
                    </a:ln>
                  </pic:spPr>
                </pic:pic>
              </a:graphicData>
            </a:graphic>
          </wp:inline>
        </w:drawing>
      </w:r>
    </w:p>
    <w:p w14:paraId="7ED044A4" w14:textId="1D4DAA6E" w:rsidR="008F0B84" w:rsidRPr="00B63108" w:rsidRDefault="008F0B84" w:rsidP="008F0B84">
      <w:pPr>
        <w:pStyle w:val="Caption"/>
        <w:jc w:val="center"/>
      </w:pPr>
      <w:bookmarkStart w:id="158" w:name="_Ref423526858"/>
      <w:bookmarkStart w:id="159" w:name="_Toc423611566"/>
      <w:r>
        <w:t xml:space="preserve">Σχήμα </w:t>
      </w:r>
      <w:r w:rsidR="00222D7E">
        <w:fldChar w:fldCharType="begin"/>
      </w:r>
      <w:r w:rsidR="00222D7E">
        <w:instrText xml:space="preserve"> STYLEREF 1 \s </w:instrText>
      </w:r>
      <w:r w:rsidR="00222D7E">
        <w:fldChar w:fldCharType="separate"/>
      </w:r>
      <w:r w:rsidR="00855081">
        <w:rPr>
          <w:noProof/>
        </w:rPr>
        <w:t>5</w:t>
      </w:r>
      <w:r w:rsidR="00222D7E">
        <w:rPr>
          <w:noProof/>
        </w:rPr>
        <w:fldChar w:fldCharType="end"/>
      </w:r>
      <w:r w:rsidR="00855081">
        <w:t>.</w:t>
      </w:r>
      <w:r w:rsidR="00222D7E">
        <w:fldChar w:fldCharType="begin"/>
      </w:r>
      <w:r w:rsidR="00222D7E">
        <w:instrText xml:space="preserve"> SEQ Σχήμα \* ARABIC \s 1 </w:instrText>
      </w:r>
      <w:r w:rsidR="00222D7E">
        <w:fldChar w:fldCharType="separate"/>
      </w:r>
      <w:r w:rsidR="00855081">
        <w:rPr>
          <w:noProof/>
        </w:rPr>
        <w:t>1</w:t>
      </w:r>
      <w:r w:rsidR="00222D7E">
        <w:rPr>
          <w:noProof/>
        </w:rPr>
        <w:fldChar w:fldCharType="end"/>
      </w:r>
      <w:bookmarkEnd w:id="158"/>
      <w:r>
        <w:t xml:space="preserve"> Έλεγχοι που δεν καλύπτει το </w:t>
      </w:r>
      <w:r>
        <w:rPr>
          <w:lang w:val="en-US"/>
        </w:rPr>
        <w:t>Condition</w:t>
      </w:r>
      <w:r w:rsidRPr="008F0B84">
        <w:t xml:space="preserve"> </w:t>
      </w:r>
      <w:r>
        <w:rPr>
          <w:lang w:val="en-US"/>
        </w:rPr>
        <w:t>Coverage</w:t>
      </w:r>
      <w:bookmarkEnd w:id="159"/>
    </w:p>
    <w:p w14:paraId="6E31AE4A" w14:textId="4AFD3189" w:rsidR="001453E0" w:rsidRPr="001453E0" w:rsidRDefault="001453E0" w:rsidP="001453E0">
      <w:r>
        <w:t xml:space="preserve">Αντίστοιχες περιπτώσεις είναι και στα υπόλοιπα </w:t>
      </w:r>
      <w:r>
        <w:rPr>
          <w:lang w:val="en-US"/>
        </w:rPr>
        <w:t>module</w:t>
      </w:r>
      <w:r w:rsidRPr="001453E0">
        <w:t xml:space="preserve"> </w:t>
      </w:r>
      <w:r>
        <w:t xml:space="preserve">που δεν επιτυγχάνουν </w:t>
      </w:r>
      <w:r w:rsidRPr="001453E0">
        <w:t xml:space="preserve">100% </w:t>
      </w:r>
      <w:r>
        <w:t xml:space="preserve">στο </w:t>
      </w:r>
      <w:r>
        <w:rPr>
          <w:lang w:val="en-US"/>
        </w:rPr>
        <w:t>condition</w:t>
      </w:r>
      <w:r>
        <w:t xml:space="preserve">. Είναι περιπτώσεις που δεν πρόκειται να συμβούν ποτέ. </w:t>
      </w:r>
      <w:r w:rsidR="00BB6C66">
        <w:t>Ο κώδικας θα μπορούσε να βελτιωθεί μόνο και μόνο ώστε να καλύπτει αυτές τις περιπτώσεις όμως θα πρόκυπτε λιγότερο κατανοητός</w:t>
      </w:r>
      <w:r w:rsidR="00317872">
        <w:t xml:space="preserve"> και αναγνώσιμος</w:t>
      </w:r>
      <w:r w:rsidR="00BB6C66">
        <w:t xml:space="preserve"> κώδικας.</w:t>
      </w:r>
    </w:p>
    <w:p w14:paraId="410DDB31" w14:textId="77777777" w:rsidR="00D60782" w:rsidRDefault="00D60782" w:rsidP="00C5444D">
      <w:pPr>
        <w:pStyle w:val="Heading3"/>
        <w:rPr>
          <w:lang w:val="en-US"/>
        </w:rPr>
      </w:pPr>
      <w:bookmarkStart w:id="160" w:name="_Toc423617389"/>
      <w:r>
        <w:rPr>
          <w:lang w:val="en-US"/>
        </w:rPr>
        <w:lastRenderedPageBreak/>
        <w:t>Total</w:t>
      </w:r>
      <w:r w:rsidRPr="008F0B84">
        <w:t xml:space="preserve"> </w:t>
      </w:r>
      <w:r>
        <w:rPr>
          <w:lang w:val="en-US"/>
        </w:rPr>
        <w:t>Score</w:t>
      </w:r>
      <w:bookmarkEnd w:id="160"/>
      <w:r>
        <w:rPr>
          <w:lang w:val="en-US"/>
        </w:rPr>
        <w:t xml:space="preserve"> </w:t>
      </w:r>
    </w:p>
    <w:p w14:paraId="128AFCC9" w14:textId="07520DCE" w:rsidR="00812275" w:rsidRPr="00812275" w:rsidRDefault="00812275" w:rsidP="00812275">
      <w:r>
        <w:t xml:space="preserve">Το συνολικό </w:t>
      </w:r>
      <w:r>
        <w:rPr>
          <w:lang w:val="en-US"/>
        </w:rPr>
        <w:t>coverage</w:t>
      </w:r>
      <w:r w:rsidRPr="00812275">
        <w:t xml:space="preserve"> </w:t>
      </w:r>
      <w:r>
        <w:t xml:space="preserve">που προκύπτει είναι 87.8%. Η συγκεκριμένη μετρική είναι ο μέσος όρος από τις υπόλοιπες μετρικές. Ο λόγος που είναι κάτω από το 90% είναι κυρίως λόγω του </w:t>
      </w:r>
      <w:r>
        <w:rPr>
          <w:lang w:val="en-US"/>
        </w:rPr>
        <w:t>toggle</w:t>
      </w:r>
      <w:r w:rsidRPr="00812275">
        <w:t xml:space="preserve">. </w:t>
      </w:r>
    </w:p>
    <w:p w14:paraId="4B9EAD62" w14:textId="77777777" w:rsidR="000C52B5" w:rsidRDefault="000C52B5">
      <w:pPr>
        <w:pStyle w:val="Heading1"/>
      </w:pPr>
      <w:bookmarkStart w:id="161" w:name="_Toc423617390"/>
      <w:r>
        <w:lastRenderedPageBreak/>
        <w:t>Επίλογος</w:t>
      </w:r>
      <w:bookmarkEnd w:id="161"/>
    </w:p>
    <w:p w14:paraId="216E667D" w14:textId="29DFCD6E" w:rsidR="000C52B5" w:rsidRDefault="004002F5">
      <w:pPr>
        <w:pStyle w:val="Heading2"/>
      </w:pPr>
      <w:bookmarkStart w:id="162" w:name="_Toc423617391"/>
      <w:r>
        <w:t>Σύνοψη και Σ</w:t>
      </w:r>
      <w:r w:rsidR="000C52B5">
        <w:t>υμπεράσματα</w:t>
      </w:r>
      <w:bookmarkEnd w:id="162"/>
    </w:p>
    <w:p w14:paraId="4B2D29D6" w14:textId="6E16A1F1" w:rsidR="003A7C64" w:rsidRDefault="00860AFA" w:rsidP="003A7C64">
      <w:r>
        <w:t>Συνοψ</w:t>
      </w:r>
      <w:r w:rsidR="00D71C0A">
        <w:t>ίζοντας</w:t>
      </w:r>
      <w:r>
        <w:t>, στην παρούσα</w:t>
      </w:r>
      <w:r w:rsidR="004002F5">
        <w:t xml:space="preserve"> εργασία μελετήθηκαν εις βάθος τα χαρακτηριστικά και οι τεχνικές που χρησιμοποιούν οι σύγχρονοι επεξεργαστές με </w:t>
      </w:r>
      <w:r w:rsidR="006C2D7A">
        <w:t>διοχέτευση</w:t>
      </w:r>
      <w:r w:rsidR="004002F5">
        <w:t xml:space="preserve"> </w:t>
      </w:r>
      <w:r w:rsidR="004002F5" w:rsidRPr="004002F5">
        <w:t>5 σταδ</w:t>
      </w:r>
      <w:r w:rsidR="004002F5">
        <w:t xml:space="preserve">ίων. Έγινε μία αναλυτική περιγραφή όλων των κινδύνων </w:t>
      </w:r>
      <w:r w:rsidR="006C2D7A">
        <w:t>διοχέτευσης</w:t>
      </w:r>
      <w:r w:rsidR="004002F5">
        <w:t xml:space="preserve"> καθώς και ο τρόπος αντιμετώπισής τους. </w:t>
      </w:r>
    </w:p>
    <w:p w14:paraId="43202691" w14:textId="1519C045" w:rsidR="008008F5" w:rsidRDefault="008008F5" w:rsidP="003A7C64">
      <w:r>
        <w:t xml:space="preserve">Στα πλαίσια της διπλωματικής εργασίας έγινε υλοποίηση ενός επεξεργαστή </w:t>
      </w:r>
      <w:r>
        <w:rPr>
          <w:lang w:val="en-US"/>
        </w:rPr>
        <w:t>MIPS</w:t>
      </w:r>
      <w:r w:rsidRPr="008008F5">
        <w:t xml:space="preserve"> </w:t>
      </w:r>
      <w:r>
        <w:t xml:space="preserve">σε γλώσσα περιγραφής υλικού </w:t>
      </w:r>
      <w:r>
        <w:rPr>
          <w:lang w:val="en-US"/>
        </w:rPr>
        <w:t>Verilog</w:t>
      </w:r>
      <w:r w:rsidRPr="008008F5">
        <w:t xml:space="preserve"> </w:t>
      </w:r>
      <w:r>
        <w:t xml:space="preserve">και αναπτύχθηκε μία σειρά από προγράμματα για </w:t>
      </w:r>
      <w:r w:rsidR="009F35D7">
        <w:t xml:space="preserve">τον έλεγχό </w:t>
      </w:r>
      <w:r>
        <w:t xml:space="preserve">του. </w:t>
      </w:r>
      <w:r w:rsidR="009C16D0">
        <w:t>Κατά την μελέτη του συστήματος καταγράφηκαν όλες οι περιπτώσεις που χρειάζεται προώθηση δεδομένων και ανάσχεση εκτέλεσής του.</w:t>
      </w:r>
      <w:r w:rsidR="00B4715F">
        <w:t xml:space="preserve"> Τέλος, α</w:t>
      </w:r>
      <w:r w:rsidR="009C16D0">
        <w:t xml:space="preserve">ναπτύχθηκε μία σειρά από προγράμματα που </w:t>
      </w:r>
      <w:r w:rsidR="009C16D0" w:rsidRPr="009C16D0">
        <w:t>εξετάζουν κάθε δυνατή περίπτωση προώθησης αποτελέσματος και κάθε δυνατή περίπτωση όπου είναι απαραίτητη η ανάσχεση.</w:t>
      </w:r>
    </w:p>
    <w:p w14:paraId="30FE625D" w14:textId="07B74FBB" w:rsidR="000171F9" w:rsidRPr="000171F9" w:rsidRDefault="000171F9" w:rsidP="003A7C64">
      <w:r>
        <w:t xml:space="preserve">Οι παραπάνω περιπτώσεις παραμένουν ίδιες σε όλες τις υλοποιήσεις του </w:t>
      </w:r>
      <w:r>
        <w:rPr>
          <w:lang w:val="en-US"/>
        </w:rPr>
        <w:t>MIPS</w:t>
      </w:r>
      <w:r w:rsidRPr="000171F9">
        <w:t xml:space="preserve"> </w:t>
      </w:r>
      <w:r>
        <w:t>με 5 στάδια.</w:t>
      </w:r>
    </w:p>
    <w:p w14:paraId="235E93BE" w14:textId="5971CEF6" w:rsidR="000C52B5" w:rsidRDefault="004002F5">
      <w:pPr>
        <w:pStyle w:val="Heading2"/>
      </w:pPr>
      <w:bookmarkStart w:id="163" w:name="_Toc423617392"/>
      <w:r>
        <w:t>Μελλοντικές Ε</w:t>
      </w:r>
      <w:r w:rsidR="000C52B5">
        <w:t>πεκτάσεις</w:t>
      </w:r>
      <w:bookmarkEnd w:id="163"/>
    </w:p>
    <w:p w14:paraId="01DC74AC" w14:textId="67641086" w:rsidR="004425E9" w:rsidRDefault="004425E9" w:rsidP="004425E9">
      <w:r>
        <w:t xml:space="preserve">Στην παρούσα διπλωματική έγινε υλοποίηση των βασικών εντολών του επεξεργαστή </w:t>
      </w:r>
      <w:r>
        <w:rPr>
          <w:lang w:val="en-US"/>
        </w:rPr>
        <w:t>MIPS</w:t>
      </w:r>
      <w:r w:rsidRPr="004425E9">
        <w:t xml:space="preserve">. </w:t>
      </w:r>
      <w:r>
        <w:t>Υπάρχουν λειτουργίες που θα μπορούσαν να προστεθούν στον επεξεργαστή ώστε να υλοποιεί πλήρως ένα σύγχρονο επεξεργαστή. Μία από αυτές τις λειτουργίες είναι η υλοποίηση των εξαιρέσεων. Μία επιπλέον επέκταση είναι και η υποστήριξη πράξεων κινητής υποδιαστολής. Ακόμη, μπορεί να γίνει επέκταση ώστε να υποστηρίζει εντολές 64bit.</w:t>
      </w:r>
    </w:p>
    <w:p w14:paraId="447F84FC" w14:textId="3F983147" w:rsidR="00EE0EAA" w:rsidRPr="004425E9" w:rsidRDefault="00EE0EAA" w:rsidP="004425E9">
      <w:r>
        <w:t>Στα πλαίσια της διπλωματικής δεν έγινε καθόλου αξιολόγηση του χρόνου εκτέλεσης των εντολών. Υπάρχουν εργαλεία που μετράνε τον χρόνο που απαιτείται για την ολοκλήρωση ενός συνόλου εντολών. Σε μελλοντική εργασία θα μπορο</w:t>
      </w:r>
      <w:r w:rsidR="00042F27">
        <w:t>ύσ</w:t>
      </w:r>
      <w:r>
        <w:t xml:space="preserve">ε να γίνει μία </w:t>
      </w:r>
      <w:r>
        <w:lastRenderedPageBreak/>
        <w:t>χρονομέτρηση και να βελτιωθεί η υλοποίηση ώστε να επιτυγχάνει όσο καλύτερη απόδοση γίνεται.</w:t>
      </w:r>
    </w:p>
    <w:p w14:paraId="7E569AB0" w14:textId="77777777" w:rsidR="000C52B5" w:rsidRDefault="000C52B5">
      <w:pPr>
        <w:pStyle w:val="Heading1"/>
      </w:pPr>
      <w:bookmarkStart w:id="164" w:name="_Toc423617393"/>
      <w:r>
        <w:lastRenderedPageBreak/>
        <w:t>Βιβλιογραφία</w:t>
      </w:r>
      <w:bookmarkEnd w:id="164"/>
    </w:p>
    <w:tbl>
      <w:tblPr>
        <w:tblW w:w="0" w:type="auto"/>
        <w:tblInd w:w="108" w:type="dxa"/>
        <w:tblLayout w:type="fixed"/>
        <w:tblLook w:val="0000" w:firstRow="0" w:lastRow="0" w:firstColumn="0" w:lastColumn="0" w:noHBand="0" w:noVBand="0"/>
      </w:tblPr>
      <w:tblGrid>
        <w:gridCol w:w="1418"/>
        <w:gridCol w:w="6946"/>
      </w:tblGrid>
      <w:tr w:rsidR="000C52B5" w:rsidRPr="00794FEC" w14:paraId="2338D168" w14:textId="77777777">
        <w:tc>
          <w:tcPr>
            <w:tcW w:w="1418" w:type="dxa"/>
          </w:tcPr>
          <w:p w14:paraId="599B9207" w14:textId="35F7FC90" w:rsidR="000C52B5" w:rsidRPr="00F81826" w:rsidRDefault="00794FEC">
            <w:r>
              <w:t>[1</w:t>
            </w:r>
            <w:r w:rsidR="000C52B5">
              <w:t>]</w:t>
            </w:r>
          </w:p>
        </w:tc>
        <w:tc>
          <w:tcPr>
            <w:tcW w:w="6946" w:type="dxa"/>
          </w:tcPr>
          <w:p w14:paraId="403DF04F" w14:textId="77777777" w:rsidR="000C52B5" w:rsidRPr="00794FEC" w:rsidRDefault="00794FEC">
            <w:r>
              <w:rPr>
                <w:lang w:val="en-US"/>
              </w:rPr>
              <w:t>David</w:t>
            </w:r>
            <w:r w:rsidRPr="00794FEC">
              <w:t xml:space="preserve"> </w:t>
            </w:r>
            <w:r>
              <w:rPr>
                <w:lang w:val="en-US"/>
              </w:rPr>
              <w:t>A</w:t>
            </w:r>
            <w:r w:rsidRPr="00794FEC">
              <w:t xml:space="preserve">. </w:t>
            </w:r>
            <w:r>
              <w:rPr>
                <w:lang w:val="en-US"/>
              </w:rPr>
              <w:t>Patterson</w:t>
            </w:r>
            <w:r w:rsidRPr="00794FEC">
              <w:t xml:space="preserve">, </w:t>
            </w:r>
            <w:r>
              <w:rPr>
                <w:lang w:val="en-US"/>
              </w:rPr>
              <w:t>John</w:t>
            </w:r>
            <w:r w:rsidRPr="00794FEC">
              <w:t xml:space="preserve"> </w:t>
            </w:r>
            <w:r>
              <w:rPr>
                <w:lang w:val="en-US"/>
              </w:rPr>
              <w:t>L</w:t>
            </w:r>
            <w:r w:rsidRPr="00794FEC">
              <w:t xml:space="preserve">. </w:t>
            </w:r>
            <w:r>
              <w:rPr>
                <w:lang w:val="en-US"/>
              </w:rPr>
              <w:t>Hennessy</w:t>
            </w:r>
            <w:r w:rsidRPr="00794FEC">
              <w:t xml:space="preserve">, </w:t>
            </w:r>
            <w:r>
              <w:t>Οργάνωση</w:t>
            </w:r>
            <w:r w:rsidRPr="00794FEC">
              <w:t xml:space="preserve"> </w:t>
            </w:r>
            <w:r>
              <w:t>Και</w:t>
            </w:r>
            <w:r w:rsidRPr="00794FEC">
              <w:t xml:space="preserve"> </w:t>
            </w:r>
            <w:r>
              <w:t>Σχεδίαση Υπολογιστών, Τέταρτη έκδοση.</w:t>
            </w:r>
          </w:p>
        </w:tc>
      </w:tr>
      <w:tr w:rsidR="000C52B5" w:rsidRPr="0033690B" w14:paraId="653C2556" w14:textId="77777777">
        <w:tc>
          <w:tcPr>
            <w:tcW w:w="1418" w:type="dxa"/>
          </w:tcPr>
          <w:p w14:paraId="55C639ED" w14:textId="77777777" w:rsidR="000C52B5" w:rsidRDefault="00794FEC">
            <w:pPr>
              <w:rPr>
                <w:lang w:val="en-US"/>
              </w:rPr>
            </w:pPr>
            <w:r>
              <w:rPr>
                <w:lang w:val="en-US"/>
              </w:rPr>
              <w:t>[2</w:t>
            </w:r>
            <w:r w:rsidR="000C52B5">
              <w:rPr>
                <w:lang w:val="en-US"/>
              </w:rPr>
              <w:t>]</w:t>
            </w:r>
          </w:p>
        </w:tc>
        <w:tc>
          <w:tcPr>
            <w:tcW w:w="6946" w:type="dxa"/>
          </w:tcPr>
          <w:p w14:paraId="30A92D50" w14:textId="77777777" w:rsidR="000C52B5" w:rsidRPr="00013C3F" w:rsidRDefault="00794FEC" w:rsidP="00794FEC">
            <w:pPr>
              <w:rPr>
                <w:lang w:val="en-US"/>
              </w:rPr>
            </w:pPr>
            <w:r>
              <w:rPr>
                <w:lang w:val="en-US"/>
              </w:rPr>
              <w:t>David</w:t>
            </w:r>
            <w:r w:rsidRPr="00013C3F">
              <w:rPr>
                <w:lang w:val="en-US"/>
              </w:rPr>
              <w:t xml:space="preserve"> </w:t>
            </w:r>
            <w:r>
              <w:rPr>
                <w:lang w:val="en-US"/>
              </w:rPr>
              <w:t>A</w:t>
            </w:r>
            <w:r w:rsidRPr="00013C3F">
              <w:rPr>
                <w:lang w:val="en-US"/>
              </w:rPr>
              <w:t xml:space="preserve">. </w:t>
            </w:r>
            <w:r>
              <w:rPr>
                <w:lang w:val="en-US"/>
              </w:rPr>
              <w:t>Patterson</w:t>
            </w:r>
            <w:r w:rsidRPr="00013C3F">
              <w:rPr>
                <w:lang w:val="en-US"/>
              </w:rPr>
              <w:t xml:space="preserve">, </w:t>
            </w:r>
            <w:r>
              <w:rPr>
                <w:lang w:val="en-US"/>
              </w:rPr>
              <w:t>John</w:t>
            </w:r>
            <w:r w:rsidRPr="00013C3F">
              <w:rPr>
                <w:lang w:val="en-US"/>
              </w:rPr>
              <w:t xml:space="preserve"> </w:t>
            </w:r>
            <w:r>
              <w:rPr>
                <w:lang w:val="en-US"/>
              </w:rPr>
              <w:t>L</w:t>
            </w:r>
            <w:r w:rsidRPr="00013C3F">
              <w:rPr>
                <w:lang w:val="en-US"/>
              </w:rPr>
              <w:t xml:space="preserve">. </w:t>
            </w:r>
            <w:r>
              <w:rPr>
                <w:lang w:val="en-US"/>
              </w:rPr>
              <w:t>Hennessy</w:t>
            </w:r>
            <w:r w:rsidRPr="00013C3F">
              <w:rPr>
                <w:lang w:val="en-US"/>
              </w:rPr>
              <w:t xml:space="preserve">, </w:t>
            </w:r>
            <w:r>
              <w:t>Αρχιτεκτονική</w:t>
            </w:r>
            <w:r w:rsidRPr="00013C3F">
              <w:rPr>
                <w:lang w:val="en-US"/>
              </w:rPr>
              <w:t xml:space="preserve"> </w:t>
            </w:r>
            <w:r>
              <w:t>Υπολογιστών</w:t>
            </w:r>
            <w:r w:rsidRPr="00013C3F">
              <w:rPr>
                <w:lang w:val="en-US"/>
              </w:rPr>
              <w:t xml:space="preserve">, </w:t>
            </w:r>
            <w:r>
              <w:t>Τέταρτη</w:t>
            </w:r>
            <w:r w:rsidRPr="00013C3F">
              <w:rPr>
                <w:lang w:val="en-US"/>
              </w:rPr>
              <w:t xml:space="preserve"> </w:t>
            </w:r>
            <w:r>
              <w:t>έκδοση</w:t>
            </w:r>
            <w:r w:rsidRPr="00013C3F">
              <w:rPr>
                <w:lang w:val="en-US"/>
              </w:rPr>
              <w:t>.</w:t>
            </w:r>
          </w:p>
        </w:tc>
      </w:tr>
      <w:tr w:rsidR="000C52B5" w:rsidRPr="0033690B" w14:paraId="6F86BC42" w14:textId="77777777">
        <w:tc>
          <w:tcPr>
            <w:tcW w:w="1418" w:type="dxa"/>
          </w:tcPr>
          <w:p w14:paraId="4F7134D3" w14:textId="77777777" w:rsidR="000C52B5" w:rsidRDefault="000C52B5" w:rsidP="00013C3F">
            <w:pPr>
              <w:rPr>
                <w:lang w:val="en-US"/>
              </w:rPr>
            </w:pPr>
            <w:r>
              <w:rPr>
                <w:lang w:val="en-US"/>
              </w:rPr>
              <w:t>[</w:t>
            </w:r>
            <w:r w:rsidR="00013C3F">
              <w:t>3</w:t>
            </w:r>
            <w:r>
              <w:rPr>
                <w:lang w:val="en-US"/>
              </w:rPr>
              <w:t>]</w:t>
            </w:r>
          </w:p>
        </w:tc>
        <w:tc>
          <w:tcPr>
            <w:tcW w:w="6946" w:type="dxa"/>
          </w:tcPr>
          <w:p w14:paraId="54237685" w14:textId="3C405C3E" w:rsidR="00013C3F" w:rsidRPr="00013C3F" w:rsidRDefault="00013C3F" w:rsidP="00E42D3D">
            <w:pPr>
              <w:jc w:val="left"/>
              <w:rPr>
                <w:lang w:val="en-US"/>
              </w:rPr>
            </w:pPr>
            <w:r>
              <w:rPr>
                <w:lang w:val="en-US"/>
              </w:rPr>
              <w:t xml:space="preserve">“Mips Instructions Reference”, </w:t>
            </w:r>
            <w:r w:rsidR="001A5369">
              <w:fldChar w:fldCharType="begin"/>
            </w:r>
            <w:r w:rsidR="001A5369" w:rsidRPr="006934F1">
              <w:rPr>
                <w:lang w:val="en-US"/>
                <w:rPrChange w:id="165" w:author="Kostas" w:date="2015-07-03T14:15:00Z">
                  <w:rPr/>
                </w:rPrChange>
              </w:rPr>
              <w:instrText xml:space="preserve"> HYPERLINK "http://www.mrc.uidaho.edu/mrc/people/jff/digital/MIPSir.html" </w:instrText>
            </w:r>
            <w:r w:rsidR="001A5369">
              <w:fldChar w:fldCharType="separate"/>
            </w:r>
            <w:r w:rsidR="006134A8" w:rsidRPr="006134A8">
              <w:rPr>
                <w:rStyle w:val="Hyperlink"/>
                <w:lang w:val="en-US"/>
              </w:rPr>
              <w:t>http://www.mrc.uidaho.edu/mrc/people/jff/digital/MIPSir.html</w:t>
            </w:r>
            <w:r w:rsidR="001A5369">
              <w:rPr>
                <w:rStyle w:val="Hyperlink"/>
                <w:lang w:val="en-US"/>
              </w:rPr>
              <w:fldChar w:fldCharType="end"/>
            </w:r>
          </w:p>
        </w:tc>
      </w:tr>
      <w:tr w:rsidR="000C52B5" w:rsidRPr="0033690B" w14:paraId="55890611" w14:textId="77777777">
        <w:trPr>
          <w:cantSplit/>
        </w:trPr>
        <w:tc>
          <w:tcPr>
            <w:tcW w:w="1418" w:type="dxa"/>
          </w:tcPr>
          <w:p w14:paraId="1EF1180E" w14:textId="77777777" w:rsidR="000C52B5" w:rsidRDefault="00013C3F">
            <w:pPr>
              <w:rPr>
                <w:lang w:val="en-US"/>
              </w:rPr>
            </w:pPr>
            <w:r>
              <w:rPr>
                <w:lang w:val="en-US"/>
              </w:rPr>
              <w:t>[4</w:t>
            </w:r>
            <w:r w:rsidR="000C52B5">
              <w:rPr>
                <w:lang w:val="en-US"/>
              </w:rPr>
              <w:t>]</w:t>
            </w:r>
          </w:p>
        </w:tc>
        <w:tc>
          <w:tcPr>
            <w:tcW w:w="6946" w:type="dxa"/>
          </w:tcPr>
          <w:p w14:paraId="2234901A" w14:textId="77777777" w:rsidR="000C52B5" w:rsidRPr="00013C3F" w:rsidRDefault="00013C3F" w:rsidP="006134A8">
            <w:pPr>
              <w:rPr>
                <w:lang w:val="en-US"/>
              </w:rPr>
            </w:pPr>
            <w:r>
              <w:rPr>
                <w:lang w:val="en-US"/>
              </w:rPr>
              <w:t xml:space="preserve">“Icarus Verilog”, </w:t>
            </w:r>
            <w:r w:rsidR="001A5369">
              <w:fldChar w:fldCharType="begin"/>
            </w:r>
            <w:r w:rsidR="001A5369" w:rsidRPr="006934F1">
              <w:rPr>
                <w:lang w:val="en-US"/>
                <w:rPrChange w:id="166" w:author="Kostas" w:date="2015-07-03T14:15:00Z">
                  <w:rPr/>
                </w:rPrChange>
              </w:rPr>
              <w:instrText xml:space="preserve"> HYPERLINK "http://iverilog.icarus.com" </w:instrText>
            </w:r>
            <w:r w:rsidR="001A5369">
              <w:fldChar w:fldCharType="separate"/>
            </w:r>
            <w:r w:rsidR="006134A8" w:rsidRPr="006134A8">
              <w:rPr>
                <w:rStyle w:val="Hyperlink"/>
                <w:lang w:val="en-US"/>
              </w:rPr>
              <w:t>http://iverilog.icarus.com</w:t>
            </w:r>
            <w:r w:rsidR="001A5369">
              <w:rPr>
                <w:rStyle w:val="Hyperlink"/>
                <w:lang w:val="en-US"/>
              </w:rPr>
              <w:fldChar w:fldCharType="end"/>
            </w:r>
          </w:p>
        </w:tc>
      </w:tr>
      <w:tr w:rsidR="000C52B5" w:rsidRPr="0033690B" w14:paraId="57F49218" w14:textId="77777777">
        <w:tc>
          <w:tcPr>
            <w:tcW w:w="1418" w:type="dxa"/>
          </w:tcPr>
          <w:p w14:paraId="075C91A4" w14:textId="153539D2" w:rsidR="000C52B5" w:rsidRPr="00F81826" w:rsidRDefault="00013C3F">
            <w:pPr>
              <w:rPr>
                <w:lang w:val="en-US"/>
              </w:rPr>
            </w:pPr>
            <w:r>
              <w:rPr>
                <w:lang w:val="en-US"/>
              </w:rPr>
              <w:t>[5</w:t>
            </w:r>
            <w:r w:rsidR="000C52B5">
              <w:rPr>
                <w:lang w:val="en-US"/>
              </w:rPr>
              <w:t>]</w:t>
            </w:r>
          </w:p>
        </w:tc>
        <w:tc>
          <w:tcPr>
            <w:tcW w:w="6946" w:type="dxa"/>
          </w:tcPr>
          <w:p w14:paraId="054C0717" w14:textId="77777777" w:rsidR="000C52B5" w:rsidRDefault="00013C3F" w:rsidP="00013C3F">
            <w:pPr>
              <w:rPr>
                <w:lang w:val="en-US"/>
              </w:rPr>
            </w:pPr>
            <w:r>
              <w:rPr>
                <w:lang w:val="en-US"/>
              </w:rPr>
              <w:t xml:space="preserve">“Icarus Verilog”, Wikipedia </w:t>
            </w:r>
          </w:p>
          <w:p w14:paraId="50B8ADE9" w14:textId="77777777" w:rsidR="00013C3F" w:rsidRDefault="001A5369" w:rsidP="00013C3F">
            <w:pPr>
              <w:rPr>
                <w:lang w:val="en-US"/>
              </w:rPr>
            </w:pPr>
            <w:r>
              <w:fldChar w:fldCharType="begin"/>
            </w:r>
            <w:r w:rsidRPr="006934F1">
              <w:rPr>
                <w:lang w:val="en-US"/>
                <w:rPrChange w:id="167" w:author="Kostas" w:date="2015-07-03T14:15:00Z">
                  <w:rPr/>
                </w:rPrChange>
              </w:rPr>
              <w:instrText xml:space="preserve"> HYPERLINK "https://en.wikipedia.org/wiki/Icarus_Verilog" </w:instrText>
            </w:r>
            <w:r>
              <w:fldChar w:fldCharType="separate"/>
            </w:r>
            <w:r w:rsidR="006134A8" w:rsidRPr="006134A8">
              <w:rPr>
                <w:rStyle w:val="Hyperlink"/>
                <w:lang w:val="en-US"/>
              </w:rPr>
              <w:t>https://en.wikipedia.org/wiki/Icarus_Verilog</w:t>
            </w:r>
            <w:r>
              <w:rPr>
                <w:rStyle w:val="Hyperlink"/>
                <w:lang w:val="en-US"/>
              </w:rPr>
              <w:fldChar w:fldCharType="end"/>
            </w:r>
          </w:p>
        </w:tc>
      </w:tr>
      <w:tr w:rsidR="000C52B5" w:rsidRPr="0033690B" w14:paraId="7865E4D7" w14:textId="77777777">
        <w:tc>
          <w:tcPr>
            <w:tcW w:w="1418" w:type="dxa"/>
          </w:tcPr>
          <w:p w14:paraId="5C958360" w14:textId="77777777" w:rsidR="000C52B5" w:rsidRDefault="00013C3F">
            <w:pPr>
              <w:rPr>
                <w:lang w:val="en-US"/>
              </w:rPr>
            </w:pPr>
            <w:r>
              <w:rPr>
                <w:lang w:val="en-US"/>
              </w:rPr>
              <w:t>[6</w:t>
            </w:r>
            <w:r w:rsidR="000C52B5">
              <w:rPr>
                <w:lang w:val="en-US"/>
              </w:rPr>
              <w:t>]</w:t>
            </w:r>
          </w:p>
        </w:tc>
        <w:tc>
          <w:tcPr>
            <w:tcW w:w="6946" w:type="dxa"/>
          </w:tcPr>
          <w:p w14:paraId="6EDDDFDA" w14:textId="77777777" w:rsidR="00013C3F" w:rsidRDefault="00013C3F" w:rsidP="00013C3F">
            <w:pPr>
              <w:rPr>
                <w:lang w:val="en-US"/>
              </w:rPr>
            </w:pPr>
            <w:r>
              <w:rPr>
                <w:lang w:val="en-US"/>
              </w:rPr>
              <w:t xml:space="preserve">“Icarus Verilog”, Getting Started, </w:t>
            </w:r>
          </w:p>
          <w:p w14:paraId="50E19033" w14:textId="77777777" w:rsidR="000C52B5" w:rsidRDefault="001A5369" w:rsidP="006134A8">
            <w:pPr>
              <w:rPr>
                <w:lang w:val="en-US"/>
              </w:rPr>
            </w:pPr>
            <w:r>
              <w:fldChar w:fldCharType="begin"/>
            </w:r>
            <w:r w:rsidRPr="006934F1">
              <w:rPr>
                <w:lang w:val="en-US"/>
                <w:rPrChange w:id="168" w:author="Kostas" w:date="2015-07-03T14:15:00Z">
                  <w:rPr/>
                </w:rPrChange>
              </w:rPr>
              <w:instrText xml:space="preserve"> HYPERLINK "http://iverilog.wikia.com/wiki/Getting_Started" </w:instrText>
            </w:r>
            <w:r>
              <w:fldChar w:fldCharType="separate"/>
            </w:r>
            <w:r w:rsidR="006134A8" w:rsidRPr="006134A8">
              <w:rPr>
                <w:rStyle w:val="Hyperlink"/>
                <w:lang w:val="en-US"/>
              </w:rPr>
              <w:t>http://iverilog.wikia.com/wiki/Getting_Started</w:t>
            </w:r>
            <w:r>
              <w:rPr>
                <w:rStyle w:val="Hyperlink"/>
                <w:lang w:val="en-US"/>
              </w:rPr>
              <w:fldChar w:fldCharType="end"/>
            </w:r>
          </w:p>
        </w:tc>
      </w:tr>
      <w:tr w:rsidR="00013C3F" w:rsidRPr="0033690B" w14:paraId="1125BCB5" w14:textId="77777777">
        <w:tc>
          <w:tcPr>
            <w:tcW w:w="1418" w:type="dxa"/>
          </w:tcPr>
          <w:p w14:paraId="0FC51208" w14:textId="1ADC6C58" w:rsidR="00013C3F" w:rsidRPr="00013C3F" w:rsidRDefault="00013C3F" w:rsidP="009A67E3">
            <w:pPr>
              <w:rPr>
                <w:lang w:val="en-US"/>
              </w:rPr>
            </w:pPr>
            <w:r>
              <w:rPr>
                <w:lang w:val="en-US"/>
              </w:rPr>
              <w:t>[7</w:t>
            </w:r>
            <w:r w:rsidRPr="00013C3F">
              <w:rPr>
                <w:lang w:val="en-US"/>
              </w:rPr>
              <w:t>]</w:t>
            </w:r>
          </w:p>
        </w:tc>
        <w:tc>
          <w:tcPr>
            <w:tcW w:w="6946" w:type="dxa"/>
          </w:tcPr>
          <w:p w14:paraId="16517016" w14:textId="77777777" w:rsidR="00013C3F" w:rsidRDefault="009A67E3" w:rsidP="009A67E3">
            <w:pPr>
              <w:rPr>
                <w:lang w:val="en-US"/>
              </w:rPr>
            </w:pPr>
            <w:r>
              <w:rPr>
                <w:lang w:val="en-US"/>
              </w:rPr>
              <w:t>“</w:t>
            </w:r>
            <w:r w:rsidR="00013C3F">
              <w:rPr>
                <w:lang w:val="en-US"/>
              </w:rPr>
              <w:t xml:space="preserve">A </w:t>
            </w:r>
            <w:r>
              <w:rPr>
                <w:lang w:val="en-US"/>
              </w:rPr>
              <w:t>Description Of The Mips Test Programms”,</w:t>
            </w:r>
          </w:p>
          <w:p w14:paraId="05C27C43" w14:textId="2234D26A" w:rsidR="009A67E3" w:rsidRPr="009A67E3" w:rsidRDefault="001A5369" w:rsidP="009A67E3">
            <w:pPr>
              <w:rPr>
                <w:lang w:val="en-US"/>
              </w:rPr>
            </w:pPr>
            <w:r>
              <w:fldChar w:fldCharType="begin"/>
            </w:r>
            <w:r w:rsidRPr="006934F1">
              <w:rPr>
                <w:lang w:val="en-US"/>
                <w:rPrChange w:id="169" w:author="Kostas" w:date="2015-07-03T14:15:00Z">
                  <w:rPr/>
                </w:rPrChange>
              </w:rPr>
              <w:instrText xml:space="preserve"> HYPERLINK "http://www.cs.nyu.edu/courses/fall09/V22.0436-001/MIPS_Test_Programs.html" </w:instrText>
            </w:r>
            <w:r>
              <w:fldChar w:fldCharType="separate"/>
            </w:r>
            <w:r w:rsidR="009A67E3" w:rsidRPr="009A67E3">
              <w:rPr>
                <w:rStyle w:val="Hyperlink"/>
                <w:lang w:val="en-US"/>
              </w:rPr>
              <w:t>http://www.cs.nyu.edu/courses/fall09/V22.0436-001/MIPS_Test_Programs.html</w:t>
            </w:r>
            <w:r>
              <w:rPr>
                <w:rStyle w:val="Hyperlink"/>
                <w:lang w:val="en-US"/>
              </w:rPr>
              <w:fldChar w:fldCharType="end"/>
            </w:r>
          </w:p>
        </w:tc>
      </w:tr>
      <w:tr w:rsidR="00013C3F" w:rsidRPr="0033690B" w14:paraId="0713AF93" w14:textId="77777777">
        <w:tc>
          <w:tcPr>
            <w:tcW w:w="1418" w:type="dxa"/>
          </w:tcPr>
          <w:p w14:paraId="6FC51F3A" w14:textId="77777777" w:rsidR="00013C3F" w:rsidRDefault="006134A8" w:rsidP="009A67E3">
            <w:pPr>
              <w:rPr>
                <w:lang w:val="en-US"/>
              </w:rPr>
            </w:pPr>
            <w:r>
              <w:rPr>
                <w:lang w:val="en-US"/>
              </w:rPr>
              <w:t>[8</w:t>
            </w:r>
            <w:r w:rsidR="00013C3F">
              <w:rPr>
                <w:lang w:val="en-US"/>
              </w:rPr>
              <w:t>]</w:t>
            </w:r>
          </w:p>
        </w:tc>
        <w:tc>
          <w:tcPr>
            <w:tcW w:w="6946" w:type="dxa"/>
          </w:tcPr>
          <w:p w14:paraId="784BEC1A" w14:textId="77777777" w:rsidR="00013C3F" w:rsidRDefault="006134A8" w:rsidP="009A67E3">
            <w:pPr>
              <w:rPr>
                <w:lang w:val="en-US"/>
              </w:rPr>
            </w:pPr>
            <w:r>
              <w:rPr>
                <w:lang w:val="en-US"/>
              </w:rPr>
              <w:t>Mips In</w:t>
            </w:r>
            <w:r w:rsidR="001956B9">
              <w:rPr>
                <w:lang w:val="en-US"/>
              </w:rPr>
              <w:t>s</w:t>
            </w:r>
            <w:r>
              <w:rPr>
                <w:lang w:val="en-US"/>
              </w:rPr>
              <w:t>truction Set, Wikipedia,</w:t>
            </w:r>
          </w:p>
          <w:p w14:paraId="13ADA15A" w14:textId="77777777" w:rsidR="006134A8" w:rsidRPr="006134A8" w:rsidRDefault="001A5369" w:rsidP="009A67E3">
            <w:pPr>
              <w:rPr>
                <w:lang w:val="en-US"/>
              </w:rPr>
            </w:pPr>
            <w:r>
              <w:fldChar w:fldCharType="begin"/>
            </w:r>
            <w:r w:rsidRPr="006934F1">
              <w:rPr>
                <w:lang w:val="en-US"/>
                <w:rPrChange w:id="170" w:author="Kostas" w:date="2015-07-03T14:15:00Z">
                  <w:rPr/>
                </w:rPrChange>
              </w:rPr>
              <w:instrText xml:space="preserve"> HYPERLINK "https://en.wikipedia.org/wiki/MIPS_instruction_set" </w:instrText>
            </w:r>
            <w:r>
              <w:fldChar w:fldCharType="separate"/>
            </w:r>
            <w:r w:rsidR="006134A8" w:rsidRPr="006134A8">
              <w:rPr>
                <w:rStyle w:val="Hyperlink"/>
                <w:lang w:val="en-US"/>
              </w:rPr>
              <w:t>https://en.wikipedia.org/wiki/MIPS_instruction_set</w:t>
            </w:r>
            <w:r>
              <w:rPr>
                <w:rStyle w:val="Hyperlink"/>
                <w:lang w:val="en-US"/>
              </w:rPr>
              <w:fldChar w:fldCharType="end"/>
            </w:r>
          </w:p>
        </w:tc>
      </w:tr>
      <w:tr w:rsidR="00013C3F" w:rsidRPr="006134A8" w14:paraId="0DA803F4" w14:textId="77777777">
        <w:tc>
          <w:tcPr>
            <w:tcW w:w="1418" w:type="dxa"/>
          </w:tcPr>
          <w:p w14:paraId="19433E85" w14:textId="77777777" w:rsidR="00013C3F" w:rsidRDefault="00013C3F" w:rsidP="009A67E3">
            <w:pPr>
              <w:rPr>
                <w:lang w:val="en-US"/>
              </w:rPr>
            </w:pPr>
            <w:r>
              <w:rPr>
                <w:lang w:val="en-US"/>
              </w:rPr>
              <w:t>[</w:t>
            </w:r>
            <w:r w:rsidR="006134A8">
              <w:rPr>
                <w:lang w:val="en-US"/>
              </w:rPr>
              <w:t>9</w:t>
            </w:r>
            <w:r>
              <w:rPr>
                <w:lang w:val="en-US"/>
              </w:rPr>
              <w:t>]</w:t>
            </w:r>
          </w:p>
        </w:tc>
        <w:tc>
          <w:tcPr>
            <w:tcW w:w="6946" w:type="dxa"/>
          </w:tcPr>
          <w:p w14:paraId="43C23CEC" w14:textId="77777777" w:rsidR="00013C3F" w:rsidRPr="006134A8" w:rsidRDefault="006134A8" w:rsidP="009A67E3">
            <w:r>
              <w:t>Τμήμα Μηχανικών Ηλεκτρονικών Υπολογιστών Και Πληροφορικής</w:t>
            </w:r>
            <w:r w:rsidR="00A31DBD">
              <w:t xml:space="preserve"> Ιωαννίνων</w:t>
            </w:r>
            <w:r>
              <w:t>, Σημει</w:t>
            </w:r>
            <w:r w:rsidR="00B806E2">
              <w:t>ώσεις Μ</w:t>
            </w:r>
            <w:r>
              <w:t>αθήματος, Αρχιτεκτονική Υπολογιστών.</w:t>
            </w:r>
          </w:p>
        </w:tc>
      </w:tr>
      <w:tr w:rsidR="006134A8" w:rsidRPr="006134A8" w14:paraId="43E6B67D" w14:textId="77777777">
        <w:tc>
          <w:tcPr>
            <w:tcW w:w="1418" w:type="dxa"/>
          </w:tcPr>
          <w:p w14:paraId="01AC4F6F" w14:textId="77777777" w:rsidR="006134A8" w:rsidRDefault="006134A8" w:rsidP="006134A8">
            <w:pPr>
              <w:rPr>
                <w:lang w:val="en-US"/>
              </w:rPr>
            </w:pPr>
            <w:r>
              <w:t>[</w:t>
            </w:r>
            <w:r>
              <w:rPr>
                <w:lang w:val="en-US"/>
              </w:rPr>
              <w:t>10]</w:t>
            </w:r>
          </w:p>
        </w:tc>
        <w:tc>
          <w:tcPr>
            <w:tcW w:w="6946" w:type="dxa"/>
          </w:tcPr>
          <w:p w14:paraId="4A6FF3BF" w14:textId="77777777" w:rsidR="006134A8" w:rsidRPr="006134A8" w:rsidRDefault="006134A8" w:rsidP="006134A8">
            <w:r>
              <w:t>Τμήμα Μηχανικών Ηλεκτρονικών Υπολογιστών Και Πληροφορικής</w:t>
            </w:r>
            <w:r w:rsidR="00A31DBD">
              <w:t xml:space="preserve"> Ιωαννίνων</w:t>
            </w:r>
            <w:r>
              <w:t>, Σημει</w:t>
            </w:r>
            <w:r w:rsidR="00B806E2">
              <w:t>ώσεις Μ</w:t>
            </w:r>
            <w:r>
              <w:t>αθήματος, Αρχιτεκτονική Υπολογιστών ΙΙ.</w:t>
            </w:r>
          </w:p>
        </w:tc>
      </w:tr>
      <w:tr w:rsidR="006134A8" w:rsidRPr="00794FEC" w14:paraId="12256455" w14:textId="77777777">
        <w:tc>
          <w:tcPr>
            <w:tcW w:w="1418" w:type="dxa"/>
          </w:tcPr>
          <w:p w14:paraId="12E2FEED" w14:textId="462F5FF7" w:rsidR="006134A8" w:rsidRPr="00013C3F" w:rsidRDefault="006134A8" w:rsidP="006134A8">
            <w:pPr>
              <w:rPr>
                <w:lang w:val="en-US"/>
              </w:rPr>
            </w:pPr>
            <w:r>
              <w:rPr>
                <w:lang w:val="en-US"/>
              </w:rPr>
              <w:t>[11]</w:t>
            </w:r>
          </w:p>
        </w:tc>
        <w:tc>
          <w:tcPr>
            <w:tcW w:w="6946" w:type="dxa"/>
          </w:tcPr>
          <w:p w14:paraId="295A8ECF" w14:textId="77777777" w:rsidR="006134A8" w:rsidRPr="00A31DBD" w:rsidRDefault="00A31DBD" w:rsidP="006134A8">
            <w:pPr>
              <w:rPr>
                <w:lang w:val="en-US"/>
              </w:rPr>
            </w:pPr>
            <w:r>
              <w:rPr>
                <w:lang w:val="en-US"/>
              </w:rPr>
              <w:t xml:space="preserve">GitHub, </w:t>
            </w:r>
            <w:hyperlink r:id="rId44" w:history="1">
              <w:r w:rsidRPr="00A31DBD">
                <w:rPr>
                  <w:rStyle w:val="Hyperlink"/>
                  <w:lang w:val="en-US"/>
                </w:rPr>
                <w:t>https://github.com/</w:t>
              </w:r>
            </w:hyperlink>
          </w:p>
        </w:tc>
      </w:tr>
      <w:tr w:rsidR="006134A8" w:rsidRPr="0033690B" w14:paraId="041C7795" w14:textId="77777777">
        <w:tc>
          <w:tcPr>
            <w:tcW w:w="1418" w:type="dxa"/>
          </w:tcPr>
          <w:p w14:paraId="3F86CF25" w14:textId="77777777" w:rsidR="006134A8" w:rsidRDefault="00A31DBD" w:rsidP="006134A8">
            <w:pPr>
              <w:rPr>
                <w:lang w:val="en-US"/>
              </w:rPr>
            </w:pPr>
            <w:r>
              <w:rPr>
                <w:lang w:val="en-US"/>
              </w:rPr>
              <w:t>[12</w:t>
            </w:r>
            <w:r w:rsidR="006134A8">
              <w:rPr>
                <w:lang w:val="en-US"/>
              </w:rPr>
              <w:t>]</w:t>
            </w:r>
          </w:p>
        </w:tc>
        <w:tc>
          <w:tcPr>
            <w:tcW w:w="6946" w:type="dxa"/>
          </w:tcPr>
          <w:p w14:paraId="31C5961C" w14:textId="77777777" w:rsidR="006134A8" w:rsidRDefault="00A1674F" w:rsidP="00A1674F">
            <w:pPr>
              <w:rPr>
                <w:lang w:val="en-US"/>
              </w:rPr>
            </w:pPr>
            <w:r>
              <w:rPr>
                <w:lang w:val="en-US"/>
              </w:rPr>
              <w:t xml:space="preserve">GitHub, Wikipedia, </w:t>
            </w:r>
            <w:r w:rsidR="001A5369">
              <w:fldChar w:fldCharType="begin"/>
            </w:r>
            <w:r w:rsidR="001A5369" w:rsidRPr="006934F1">
              <w:rPr>
                <w:lang w:val="en-US"/>
                <w:rPrChange w:id="171" w:author="Kostas" w:date="2015-07-03T14:15:00Z">
                  <w:rPr/>
                </w:rPrChange>
              </w:rPr>
              <w:instrText xml:space="preserve"> HYPERLINK "https://en.wikipedia.org/wiki/GitHub" </w:instrText>
            </w:r>
            <w:r w:rsidR="001A5369">
              <w:fldChar w:fldCharType="separate"/>
            </w:r>
            <w:r w:rsidRPr="00A1674F">
              <w:rPr>
                <w:rStyle w:val="Hyperlink"/>
                <w:lang w:val="en-US"/>
              </w:rPr>
              <w:t>https://en.wikipedia.org/wiki/GitHub</w:t>
            </w:r>
            <w:r w:rsidR="001A5369">
              <w:rPr>
                <w:rStyle w:val="Hyperlink"/>
                <w:lang w:val="en-US"/>
              </w:rPr>
              <w:fldChar w:fldCharType="end"/>
            </w:r>
          </w:p>
        </w:tc>
      </w:tr>
      <w:tr w:rsidR="00B806E2" w:rsidRPr="0033690B" w14:paraId="1FE7A2E0" w14:textId="77777777">
        <w:tc>
          <w:tcPr>
            <w:tcW w:w="1418" w:type="dxa"/>
          </w:tcPr>
          <w:p w14:paraId="6FB233C7" w14:textId="3DFB6E72" w:rsidR="00B806E2" w:rsidRDefault="00B806E2" w:rsidP="00B72A6D">
            <w:pPr>
              <w:rPr>
                <w:b/>
              </w:rPr>
            </w:pPr>
            <w:r>
              <w:t>[1</w:t>
            </w:r>
            <w:r>
              <w:rPr>
                <w:lang w:val="en-US"/>
              </w:rPr>
              <w:t>3</w:t>
            </w:r>
            <w:r>
              <w:t>]</w:t>
            </w:r>
          </w:p>
        </w:tc>
        <w:tc>
          <w:tcPr>
            <w:tcW w:w="6946" w:type="dxa"/>
          </w:tcPr>
          <w:p w14:paraId="22793B60" w14:textId="77777777" w:rsidR="00B806E2" w:rsidRPr="00B806E2" w:rsidRDefault="00B806E2" w:rsidP="00934632">
            <w:pPr>
              <w:rPr>
                <w:lang w:val="en-US"/>
              </w:rPr>
            </w:pPr>
            <w:r>
              <w:rPr>
                <w:lang w:val="en-US"/>
              </w:rPr>
              <w:t xml:space="preserve">Verilog Tutorial, </w:t>
            </w:r>
            <w:r w:rsidR="001A5369">
              <w:fldChar w:fldCharType="begin"/>
            </w:r>
            <w:r w:rsidR="001A5369" w:rsidRPr="006934F1">
              <w:rPr>
                <w:lang w:val="en-US"/>
                <w:rPrChange w:id="172" w:author="Kostas" w:date="2015-07-03T14:15:00Z">
                  <w:rPr/>
                </w:rPrChange>
              </w:rPr>
              <w:instrText xml:space="preserve"> HYPERLINK "http://www.asic-world.com/verilog/veritut.html" </w:instrText>
            </w:r>
            <w:r w:rsidR="001A5369">
              <w:fldChar w:fldCharType="separate"/>
            </w:r>
            <w:r w:rsidRPr="00B806E2">
              <w:rPr>
                <w:rStyle w:val="Hyperlink"/>
                <w:lang w:val="en-US"/>
              </w:rPr>
              <w:t>http://www.asic-world.com/verilog/veritut.html</w:t>
            </w:r>
            <w:r w:rsidR="001A5369">
              <w:rPr>
                <w:rStyle w:val="Hyperlink"/>
                <w:lang w:val="en-US"/>
              </w:rPr>
              <w:fldChar w:fldCharType="end"/>
            </w:r>
          </w:p>
        </w:tc>
      </w:tr>
      <w:tr w:rsidR="00B806E2" w:rsidRPr="00B806E2" w14:paraId="0A829640" w14:textId="77777777">
        <w:tc>
          <w:tcPr>
            <w:tcW w:w="1418" w:type="dxa"/>
          </w:tcPr>
          <w:p w14:paraId="14602C6A" w14:textId="77777777" w:rsidR="00B806E2" w:rsidRDefault="00B806E2" w:rsidP="00934632">
            <w:pPr>
              <w:rPr>
                <w:lang w:val="en-US"/>
              </w:rPr>
            </w:pPr>
            <w:r>
              <w:rPr>
                <w:lang w:val="en-US"/>
              </w:rPr>
              <w:lastRenderedPageBreak/>
              <w:t>[14]</w:t>
            </w:r>
          </w:p>
        </w:tc>
        <w:tc>
          <w:tcPr>
            <w:tcW w:w="6946" w:type="dxa"/>
          </w:tcPr>
          <w:p w14:paraId="4894AB75" w14:textId="77777777" w:rsidR="00B806E2" w:rsidRPr="00B806E2" w:rsidRDefault="00B806E2" w:rsidP="00B806E2">
            <w:r>
              <w:t>Τμήμα Μηχανικών Ηλεκτρονικών Υπολογιστών Και Πληροφορικής Ιωαννίνων, Σημειώσεις Μαθήματος, Ψηφιακή Σχεδίαση.</w:t>
            </w:r>
          </w:p>
        </w:tc>
      </w:tr>
      <w:tr w:rsidR="00B806E2" w:rsidRPr="0033690B" w14:paraId="0735077F" w14:textId="77777777">
        <w:tc>
          <w:tcPr>
            <w:tcW w:w="1418" w:type="dxa"/>
          </w:tcPr>
          <w:p w14:paraId="4ECADA8F" w14:textId="77777777" w:rsidR="00B806E2" w:rsidRDefault="00B806E2" w:rsidP="00934632">
            <w:pPr>
              <w:rPr>
                <w:lang w:val="en-US"/>
              </w:rPr>
            </w:pPr>
            <w:r>
              <w:rPr>
                <w:lang w:val="en-US"/>
              </w:rPr>
              <w:t>[</w:t>
            </w:r>
            <w:r>
              <w:t>15</w:t>
            </w:r>
            <w:r>
              <w:rPr>
                <w:lang w:val="en-US"/>
              </w:rPr>
              <w:t>]</w:t>
            </w:r>
          </w:p>
        </w:tc>
        <w:tc>
          <w:tcPr>
            <w:tcW w:w="6946" w:type="dxa"/>
          </w:tcPr>
          <w:p w14:paraId="5379EAE4" w14:textId="1841E6EA" w:rsidR="00B806E2" w:rsidRPr="00B806E2" w:rsidRDefault="00B806E2" w:rsidP="001A4E26">
            <w:pPr>
              <w:rPr>
                <w:lang w:val="en-US"/>
              </w:rPr>
            </w:pPr>
            <w:r w:rsidRPr="00B806E2">
              <w:rPr>
                <w:sz w:val="23"/>
                <w:szCs w:val="23"/>
                <w:lang w:val="en-US"/>
              </w:rPr>
              <w:t>“MARS MIPS simulator”, Missouri State University,</w:t>
            </w:r>
            <w:r w:rsidR="001A4E26" w:rsidRPr="00303E29">
              <w:rPr>
                <w:sz w:val="23"/>
                <w:szCs w:val="23"/>
                <w:lang w:val="en-US"/>
              </w:rPr>
              <w:t xml:space="preserve"> </w:t>
            </w:r>
            <w:r w:rsidR="001A5369">
              <w:fldChar w:fldCharType="begin"/>
            </w:r>
            <w:r w:rsidR="001A5369" w:rsidRPr="006934F1">
              <w:rPr>
                <w:lang w:val="en-US"/>
                <w:rPrChange w:id="173" w:author="Kostas" w:date="2015-07-03T14:15:00Z">
                  <w:rPr/>
                </w:rPrChange>
              </w:rPr>
              <w:instrText xml:space="preserve"> HYPERLINK "http://courses.missouristate.edu/kenvollmar/mars/" </w:instrText>
            </w:r>
            <w:r w:rsidR="001A5369">
              <w:fldChar w:fldCharType="separate"/>
            </w:r>
            <w:r w:rsidRPr="00B806E2">
              <w:rPr>
                <w:rStyle w:val="Hyperlink"/>
                <w:lang w:val="en-US"/>
              </w:rPr>
              <w:t>http://courses.missouristate.edu/kenvollmar/mars/</w:t>
            </w:r>
            <w:r w:rsidR="001A5369">
              <w:rPr>
                <w:rStyle w:val="Hyperlink"/>
                <w:lang w:val="en-US"/>
              </w:rPr>
              <w:fldChar w:fldCharType="end"/>
            </w:r>
          </w:p>
        </w:tc>
      </w:tr>
      <w:tr w:rsidR="00B806E2" w:rsidRPr="00C841BB" w14:paraId="5416CE5D" w14:textId="77777777">
        <w:trPr>
          <w:cantSplit/>
        </w:trPr>
        <w:tc>
          <w:tcPr>
            <w:tcW w:w="1418" w:type="dxa"/>
          </w:tcPr>
          <w:p w14:paraId="186D3E60" w14:textId="77777777" w:rsidR="00B806E2" w:rsidRDefault="00C841BB" w:rsidP="00934632">
            <w:pPr>
              <w:rPr>
                <w:lang w:val="en-US"/>
              </w:rPr>
            </w:pPr>
            <w:r>
              <w:rPr>
                <w:lang w:val="en-US"/>
              </w:rPr>
              <w:t>[16</w:t>
            </w:r>
            <w:r w:rsidR="00B806E2">
              <w:rPr>
                <w:lang w:val="en-US"/>
              </w:rPr>
              <w:t>]</w:t>
            </w:r>
          </w:p>
        </w:tc>
        <w:tc>
          <w:tcPr>
            <w:tcW w:w="6946" w:type="dxa"/>
          </w:tcPr>
          <w:p w14:paraId="0EA4672C" w14:textId="3D4DE5DF" w:rsidR="00C841BB" w:rsidRPr="00C841BB" w:rsidRDefault="00C841BB" w:rsidP="00B46EAE">
            <w:r>
              <w:t xml:space="preserve">Διπλωματική Εργασία ‘Ένας Προσομοιωτής Του Επεξεργαστή </w:t>
            </w:r>
            <w:r>
              <w:rPr>
                <w:lang w:val="en-US"/>
              </w:rPr>
              <w:t>MIPS</w:t>
            </w:r>
            <w:r>
              <w:t xml:space="preserve"> Στο </w:t>
            </w:r>
            <w:r>
              <w:rPr>
                <w:lang w:val="en-US"/>
              </w:rPr>
              <w:t>SimuMIPS</w:t>
            </w:r>
            <w:r w:rsidRPr="00C841BB">
              <w:t xml:space="preserve">’, </w:t>
            </w:r>
            <w:r>
              <w:t>Αριστοτέλειο Πανεπιστήμιο Θεσσαλονίκης.</w:t>
            </w:r>
            <w:r w:rsidR="00B46EAE">
              <w:t xml:space="preserve"> </w:t>
            </w:r>
            <w:hyperlink r:id="rId45" w:history="1">
              <w:r w:rsidRPr="00C841BB">
                <w:rPr>
                  <w:rStyle w:val="Hyperlink"/>
                </w:rPr>
                <w:t>http://vivliothmmy.ee.auth.gr/2246/1/project_report.pdf</w:t>
              </w:r>
            </w:hyperlink>
          </w:p>
        </w:tc>
      </w:tr>
      <w:tr w:rsidR="00EF6B81" w:rsidRPr="00C841BB" w14:paraId="74449F83" w14:textId="77777777">
        <w:trPr>
          <w:cantSplit/>
        </w:trPr>
        <w:tc>
          <w:tcPr>
            <w:tcW w:w="1418" w:type="dxa"/>
          </w:tcPr>
          <w:p w14:paraId="6333DF18" w14:textId="5F4052B2" w:rsidR="00EF6B81" w:rsidRPr="00EF6B81" w:rsidRDefault="00EF6B81" w:rsidP="00934632">
            <w:r>
              <w:t>[17]</w:t>
            </w:r>
          </w:p>
        </w:tc>
        <w:tc>
          <w:tcPr>
            <w:tcW w:w="6946" w:type="dxa"/>
          </w:tcPr>
          <w:p w14:paraId="580288BD" w14:textId="6616F96B" w:rsidR="00EF6B81" w:rsidRDefault="00300216" w:rsidP="0085228E">
            <w:r>
              <w:t xml:space="preserve">Ιστορία των υπολογιστών </w:t>
            </w:r>
            <w:hyperlink r:id="rId46" w:history="1">
              <w:r w:rsidR="0085228E" w:rsidRPr="0085228E">
                <w:rPr>
                  <w:rStyle w:val="Hyperlink"/>
                </w:rPr>
                <w:t>https://el.wikipedia.org/wiki/</w:t>
              </w:r>
            </w:hyperlink>
          </w:p>
        </w:tc>
      </w:tr>
      <w:tr w:rsidR="003714F4" w:rsidRPr="00C841BB" w14:paraId="1605C746" w14:textId="77777777">
        <w:tc>
          <w:tcPr>
            <w:tcW w:w="1418" w:type="dxa"/>
          </w:tcPr>
          <w:p w14:paraId="7A26E0A4" w14:textId="085657C6" w:rsidR="003714F4" w:rsidRPr="00247E99" w:rsidRDefault="003714F4" w:rsidP="003714F4">
            <w:pPr>
              <w:rPr>
                <w:lang w:val="en-US"/>
              </w:rPr>
            </w:pPr>
            <w:r>
              <w:t>[</w:t>
            </w:r>
            <w:r>
              <w:rPr>
                <w:lang w:val="en-US"/>
              </w:rPr>
              <w:t>18]</w:t>
            </w:r>
          </w:p>
        </w:tc>
        <w:tc>
          <w:tcPr>
            <w:tcW w:w="6946" w:type="dxa"/>
          </w:tcPr>
          <w:p w14:paraId="46751DD1" w14:textId="33FB970E" w:rsidR="003714F4" w:rsidRPr="00EF6B81" w:rsidRDefault="003714F4" w:rsidP="003714F4">
            <w:pPr>
              <w:rPr>
                <w:color w:val="0000FF"/>
                <w:u w:val="single"/>
              </w:rPr>
            </w:pPr>
            <w:r>
              <w:t xml:space="preserve">Διπλωματική Εργασία ‘Υλοποίηση και Προσομοίωση Ενός Ομόχειρου Επεξεργαστή Αρχιτεκτονικής </w:t>
            </w:r>
            <w:r>
              <w:rPr>
                <w:lang w:val="en-US"/>
              </w:rPr>
              <w:t>MIPS</w:t>
            </w:r>
            <w:r>
              <w:t xml:space="preserve"> Πέντε Βαθμίδων.</w:t>
            </w:r>
            <w:r w:rsidRPr="00C841BB">
              <w:t xml:space="preserve">’, </w:t>
            </w:r>
            <w:r>
              <w:t xml:space="preserve">Πολυτεχνείο Κρήτης. </w:t>
            </w:r>
            <w:hyperlink r:id="rId47" w:history="1">
              <w:r w:rsidRPr="00C841BB">
                <w:rPr>
                  <w:rStyle w:val="Hyperlink"/>
                </w:rPr>
                <w:t>http://artemis.library.tuc.gr/DT2006-0095/DT2006-0095.pdf</w:t>
              </w:r>
            </w:hyperlink>
          </w:p>
        </w:tc>
      </w:tr>
      <w:tr w:rsidR="003714F4" w:rsidRPr="00C841BB" w14:paraId="40E9A52F" w14:textId="77777777">
        <w:tc>
          <w:tcPr>
            <w:tcW w:w="1418" w:type="dxa"/>
          </w:tcPr>
          <w:p w14:paraId="65CA483F" w14:textId="5E72D935" w:rsidR="003714F4" w:rsidRDefault="003714F4" w:rsidP="003714F4">
            <w:r>
              <w:t>[19]</w:t>
            </w:r>
          </w:p>
        </w:tc>
        <w:tc>
          <w:tcPr>
            <w:tcW w:w="6946" w:type="dxa"/>
          </w:tcPr>
          <w:p w14:paraId="1C42920C" w14:textId="1349C078" w:rsidR="003714F4" w:rsidRPr="00842540" w:rsidRDefault="00842540" w:rsidP="00842540">
            <w:pPr>
              <w:rPr>
                <w:lang w:val="en-US"/>
              </w:rPr>
            </w:pPr>
            <w:r>
              <w:rPr>
                <w:lang w:val="en-US"/>
              </w:rPr>
              <w:t>Coverage Technology UserGuide</w:t>
            </w:r>
          </w:p>
        </w:tc>
      </w:tr>
    </w:tbl>
    <w:p w14:paraId="76BA94EE" w14:textId="77777777" w:rsidR="000C52B5" w:rsidRPr="00C841BB" w:rsidRDefault="000C52B5" w:rsidP="00013C3F"/>
    <w:sectPr w:rsidR="000C52B5" w:rsidRPr="00C841BB" w:rsidSect="005B4610">
      <w:pgSz w:w="11907" w:h="16840" w:code="9"/>
      <w:pgMar w:top="1440" w:right="1797" w:bottom="1440" w:left="1797"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7" w:author="Aris Efthymiou User" w:date="2015-06-30T14:26:00Z" w:initials="AU">
    <w:p w14:paraId="2309D584" w14:textId="77777777" w:rsidR="001A5369" w:rsidRPr="006B3722" w:rsidRDefault="001A5369">
      <w:pPr>
        <w:pStyle w:val="CommentText"/>
      </w:pPr>
      <w:r>
        <w:rPr>
          <w:rStyle w:val="CommentReference"/>
        </w:rPr>
        <w:annotationRef/>
      </w:r>
      <w:r>
        <w:t xml:space="preserve">Τι γίνεται με τα </w:t>
      </w:r>
      <w:r>
        <w:rPr>
          <w:lang w:val="en-GB"/>
        </w:rPr>
        <w:t>stalls</w:t>
      </w:r>
      <w:r w:rsidRPr="006B3722">
        <w:t>?</w:t>
      </w:r>
    </w:p>
  </w:comment>
  <w:comment w:id="78" w:author="Kostas" w:date="2015-07-02T14:04:00Z" w:initials="K">
    <w:p w14:paraId="304F37C8" w14:textId="54609C40" w:rsidR="001A5369" w:rsidRPr="00521999" w:rsidRDefault="001A5369">
      <w:pPr>
        <w:pStyle w:val="CommentText"/>
      </w:pPr>
      <w:r>
        <w:rPr>
          <w:rStyle w:val="CommentReference"/>
        </w:rPr>
        <w:annotationRef/>
      </w:r>
      <w:r>
        <w:t xml:space="preserve">Μεχρι εδώ δεν υπάρχει σήμα για τον </w:t>
      </w:r>
      <w:r>
        <w:rPr>
          <w:lang w:val="en-US"/>
        </w:rPr>
        <w:t>PC</w:t>
      </w:r>
      <w:r w:rsidRPr="001B463A">
        <w:t xml:space="preserve">. </w:t>
      </w:r>
      <w:r>
        <w:t xml:space="preserve">Με τα </w:t>
      </w:r>
      <w:r>
        <w:rPr>
          <w:lang w:val="en-US"/>
        </w:rPr>
        <w:t>stall</w:t>
      </w:r>
      <w:r w:rsidRPr="0089259F">
        <w:t xml:space="preserve"> </w:t>
      </w:r>
      <w:r>
        <w:t>προστήθεται. Γιαυτό πρόσθεσα το αντίστοιχο κείμενο.</w:t>
      </w:r>
    </w:p>
  </w:comment>
  <w:comment w:id="79" w:author="Aris Efthymiou User" w:date="2015-06-30T14:27:00Z" w:initials="AU">
    <w:p w14:paraId="4B50FE5F" w14:textId="77777777" w:rsidR="001A5369" w:rsidRDefault="001A5369">
      <w:pPr>
        <w:pStyle w:val="CommentText"/>
      </w:pPr>
      <w:r>
        <w:rPr>
          <w:rStyle w:val="CommentReference"/>
        </w:rPr>
        <w:annotationRef/>
      </w:r>
      <w:r>
        <w:t>ID πλέον</w:t>
      </w:r>
    </w:p>
  </w:comment>
  <w:comment w:id="80" w:author="Kostas" w:date="2015-07-02T14:07:00Z" w:initials="K">
    <w:p w14:paraId="022FD0C6" w14:textId="4DB3E2C4" w:rsidR="001A5369" w:rsidRPr="0099597A" w:rsidRDefault="001A5369">
      <w:pPr>
        <w:pStyle w:val="CommentText"/>
      </w:pPr>
      <w:r>
        <w:rPr>
          <w:rStyle w:val="CommentReference"/>
        </w:rPr>
        <w:annotationRef/>
      </w:r>
      <w:r>
        <w:t xml:space="preserve">Τα αφήσα στο </w:t>
      </w:r>
      <w:r>
        <w:rPr>
          <w:lang w:val="en-US"/>
        </w:rPr>
        <w:t>execute</w:t>
      </w:r>
      <w:r>
        <w:t xml:space="preserve">. Νομίζω πως δεν θέλει αλλάγη. Αυτή τη συγχυση με το </w:t>
      </w:r>
      <w:r>
        <w:rPr>
          <w:lang w:val="en-US"/>
        </w:rPr>
        <w:t>BEQ</w:t>
      </w:r>
      <w:r w:rsidRPr="00B61B18">
        <w:t xml:space="preserve"> </w:t>
      </w:r>
      <w:r>
        <w:t xml:space="preserve">την εξηγώ καλύτερα στο </w:t>
      </w:r>
      <w:r>
        <w:rPr>
          <w:lang w:val="en-US"/>
        </w:rPr>
        <w:t>mail</w:t>
      </w:r>
      <w:r w:rsidRPr="0099597A">
        <w:t>.</w:t>
      </w:r>
    </w:p>
  </w:comment>
  <w:comment w:id="84" w:author="Aris Efthymiou User" w:date="2015-06-30T14:35:00Z" w:initials="AU">
    <w:p w14:paraId="69BA35B6" w14:textId="77777777" w:rsidR="001A5369" w:rsidRPr="006B3722" w:rsidRDefault="001A5369">
      <w:pPr>
        <w:pStyle w:val="CommentText"/>
      </w:pPr>
      <w:r>
        <w:rPr>
          <w:rStyle w:val="CommentReference"/>
        </w:rPr>
        <w:annotationRef/>
      </w:r>
      <w:r>
        <w:t xml:space="preserve">Περιγράφεις μόνο τη προώθηση προς το στάδιο </w:t>
      </w:r>
      <w:r>
        <w:rPr>
          <w:lang w:val="en-GB"/>
        </w:rPr>
        <w:t>EX</w:t>
      </w:r>
      <w:r w:rsidRPr="006B3722">
        <w:t xml:space="preserve">. </w:t>
      </w:r>
      <w:r>
        <w:t xml:space="preserve">Πρέπει να περιγραφεί και η προώθηση προς το </w:t>
      </w:r>
      <w:r>
        <w:rPr>
          <w:lang w:val="en-GB"/>
        </w:rPr>
        <w:t>ID</w:t>
      </w:r>
      <w:r w:rsidRPr="006B3722">
        <w:t xml:space="preserve"> (</w:t>
      </w:r>
      <w:r>
        <w:t xml:space="preserve">για τις τιμές καταχωρητ΄ων που συγκρίνονται για </w:t>
      </w:r>
      <w:r>
        <w:rPr>
          <w:lang w:val="en-GB"/>
        </w:rPr>
        <w:t>branch</w:t>
      </w:r>
      <w:r w:rsidRPr="006B3722">
        <w:t xml:space="preserve">) </w:t>
      </w:r>
      <w:r>
        <w:t xml:space="preserve">και στο στάδιο </w:t>
      </w:r>
      <w:r>
        <w:rPr>
          <w:lang w:val="en-GB"/>
        </w:rPr>
        <w:t>MEM</w:t>
      </w:r>
      <w:r w:rsidRPr="006B3722">
        <w:t xml:space="preserve"> </w:t>
      </w:r>
      <w:r>
        <w:t xml:space="preserve">(για τιμή που αποθηκεύεται στη μνήμη – εντολές </w:t>
      </w:r>
      <w:r>
        <w:rPr>
          <w:lang w:val="en-GB"/>
        </w:rPr>
        <w:t>sw</w:t>
      </w:r>
      <w:r w:rsidRPr="006B3722">
        <w:t>)</w:t>
      </w:r>
    </w:p>
  </w:comment>
  <w:comment w:id="85" w:author="Kostas" w:date="2015-07-02T14:14:00Z" w:initials="K">
    <w:p w14:paraId="0810125B" w14:textId="2CF87063" w:rsidR="001A5369" w:rsidRPr="002D6FA3" w:rsidRDefault="001A5369">
      <w:pPr>
        <w:pStyle w:val="CommentText"/>
      </w:pPr>
      <w:r>
        <w:rPr>
          <w:rStyle w:val="CommentReference"/>
        </w:rPr>
        <w:annotationRef/>
      </w:r>
      <w:r>
        <w:t xml:space="preserve">Σε αυτό το κεφάλαιο δεν χρειάζεται προώθηση για το στάδιο </w:t>
      </w:r>
      <w:r>
        <w:rPr>
          <w:lang w:val="en-US"/>
        </w:rPr>
        <w:t>decode</w:t>
      </w:r>
      <w:r w:rsidRPr="002D6FA3">
        <w:t xml:space="preserve"> </w:t>
      </w:r>
      <w:r>
        <w:t xml:space="preserve">γιατί η </w:t>
      </w:r>
      <w:r>
        <w:rPr>
          <w:lang w:val="en-US"/>
        </w:rPr>
        <w:t>beq</w:t>
      </w:r>
      <w:r w:rsidRPr="002D6FA3">
        <w:t xml:space="preserve"> </w:t>
      </w:r>
      <w:r>
        <w:t xml:space="preserve">εκτελείται στο στάδιο </w:t>
      </w:r>
      <w:r>
        <w:rPr>
          <w:lang w:val="en-US"/>
        </w:rPr>
        <w:t>execute</w:t>
      </w:r>
      <w:r>
        <w:t>. Στο επόμενο κεφάλαιο περιγράφω αναλυτικά τις περιπτώσεις που έχω αντιμετωπίσει.</w:t>
      </w:r>
      <w:r w:rsidRPr="002D6FA3">
        <w:t xml:space="preserve"> </w:t>
      </w:r>
    </w:p>
  </w:comment>
  <w:comment w:id="91" w:author="Aris Efthymiou User" w:date="2015-06-30T14:37:00Z" w:initials="AU">
    <w:p w14:paraId="5579262A" w14:textId="23BA0F92" w:rsidR="001A5369" w:rsidRDefault="001A5369">
      <w:pPr>
        <w:pStyle w:val="CommentText"/>
      </w:pPr>
      <w:r>
        <w:rPr>
          <w:rStyle w:val="CommentReference"/>
        </w:rPr>
        <w:annotationRef/>
      </w:r>
      <w:r>
        <w:t>Εξήγησε με λόγια τι συμβαίνει. Ποιες περιπτώσεις πρέπει να καθυστερήσουν. Υπάρχουν αρκετές.</w:t>
      </w:r>
    </w:p>
  </w:comment>
  <w:comment w:id="92" w:author="Kostas" w:date="2015-07-01T16:19:00Z" w:initials="K">
    <w:p w14:paraId="33F4269C" w14:textId="3C76333A" w:rsidR="001A5369" w:rsidRDefault="001A5369">
      <w:pPr>
        <w:pStyle w:val="CommentText"/>
      </w:pPr>
      <w:r>
        <w:rPr>
          <w:rStyle w:val="CommentReference"/>
        </w:rPr>
        <w:annotationRef/>
      </w:r>
      <w:r>
        <w:rPr>
          <w:rStyle w:val="CommentReference"/>
        </w:rPr>
        <w:t>Θα τις περιγράψω όλες τις περιπτώσεις στο 4</w:t>
      </w:r>
      <w:r w:rsidRPr="00E83CCA">
        <w:rPr>
          <w:rStyle w:val="CommentReference"/>
          <w:vertAlign w:val="superscript"/>
        </w:rPr>
        <w:t>ο</w:t>
      </w:r>
      <w:r>
        <w:rPr>
          <w:rStyle w:val="CommentReference"/>
        </w:rPr>
        <w:t xml:space="preserve"> κεφάλαιο εκει που μιλάω για το τι υλοποιήθηκε και ποιες περιπτώσεις ελέγχθηκαν</w:t>
      </w:r>
    </w:p>
  </w:comment>
  <w:comment w:id="106" w:author="Aris Efthymiou User" w:date="2015-06-30T14:53:00Z" w:initials="AU">
    <w:p w14:paraId="3A6E2C79" w14:textId="77777777" w:rsidR="001A5369" w:rsidRPr="006B3722" w:rsidRDefault="001A5369">
      <w:pPr>
        <w:pStyle w:val="CommentText"/>
      </w:pPr>
      <w:r>
        <w:rPr>
          <w:rStyle w:val="CommentReference"/>
        </w:rPr>
        <w:annotationRef/>
      </w:r>
      <w:r>
        <w:t xml:space="preserve">Θα πρέπει να είναι και για τις τύπου </w:t>
      </w:r>
      <w:r>
        <w:rPr>
          <w:lang w:val="en-GB"/>
        </w:rPr>
        <w:t>I</w:t>
      </w:r>
      <w:r w:rsidRPr="006B3722">
        <w:t xml:space="preserve"> </w:t>
      </w:r>
      <w:r>
        <w:t xml:space="preserve">που κάνουν αριθμητικές πράξεις,π.χ. </w:t>
      </w:r>
      <w:r>
        <w:rPr>
          <w:lang w:val="en-GB"/>
        </w:rPr>
        <w:t>addi</w:t>
      </w:r>
      <w:r w:rsidRPr="006B3722">
        <w:t xml:space="preserve">. </w:t>
      </w:r>
      <w:r>
        <w:t xml:space="preserve">Επίσης λογικά χρειάζεται και για την sw αλλά θυμάμαι το εξετάζεις σε αλλο </w:t>
      </w:r>
      <w:r>
        <w:rPr>
          <w:lang w:val="en-GB"/>
        </w:rPr>
        <w:t>module</w:t>
      </w:r>
      <w:r w:rsidRPr="006B3722">
        <w:t>?</w:t>
      </w:r>
    </w:p>
  </w:comment>
  <w:comment w:id="107" w:author="Kostas" w:date="2015-07-02T14:56:00Z" w:initials="K">
    <w:p w14:paraId="4D6E94C7" w14:textId="582F95F5" w:rsidR="001A5369" w:rsidRDefault="001A5369">
      <w:pPr>
        <w:pStyle w:val="CommentText"/>
      </w:pPr>
      <w:r>
        <w:rPr>
          <w:rStyle w:val="CommentReference"/>
        </w:rPr>
        <w:annotationRef/>
      </w:r>
      <w:r>
        <w:t xml:space="preserve">Εδώ μιλάω για την εντολή που βρίσκεται στο </w:t>
      </w:r>
      <w:r>
        <w:rPr>
          <w:lang w:val="en-US"/>
        </w:rPr>
        <w:t>execute</w:t>
      </w:r>
      <w:r w:rsidRPr="00DF0404">
        <w:t xml:space="preserve"> </w:t>
      </w:r>
      <w:r>
        <w:t>αυτή την στιγμή. Σε αυτή την περίπτωση η δεύτερη είσοδος της αλλού είναι μία σταθερά. Άρα δεν υπάρχει περίπτωση να χρειαστώ προώθηση.</w:t>
      </w:r>
    </w:p>
    <w:p w14:paraId="15553303" w14:textId="34C241D1" w:rsidR="001A5369" w:rsidRPr="00DA285E" w:rsidRDefault="001A5369">
      <w:pPr>
        <w:pStyle w:val="CommentText"/>
      </w:pPr>
      <w:r>
        <w:t xml:space="preserve">Όσο για το </w:t>
      </w:r>
      <w:r>
        <w:rPr>
          <w:lang w:val="en-US"/>
        </w:rPr>
        <w:t>store</w:t>
      </w:r>
      <w:r w:rsidRPr="00E83DB9">
        <w:t xml:space="preserve"> </w:t>
      </w:r>
      <w:r>
        <w:t xml:space="preserve">γίνεται σε </w:t>
      </w:r>
      <w:r>
        <w:rPr>
          <w:lang w:val="en-US"/>
        </w:rPr>
        <w:t>MemForwardUnit</w:t>
      </w:r>
    </w:p>
  </w:comment>
  <w:comment w:id="109" w:author="Aris Efthymiou User" w:date="2015-06-30T14:54:00Z" w:initials="AU">
    <w:p w14:paraId="2FAD02E3" w14:textId="77777777" w:rsidR="001A5369" w:rsidRPr="006B3722" w:rsidRDefault="001A5369">
      <w:pPr>
        <w:pStyle w:val="CommentText"/>
      </w:pPr>
      <w:r>
        <w:rPr>
          <w:rStyle w:val="CommentReference"/>
        </w:rPr>
        <w:annotationRef/>
      </w:r>
      <w:r>
        <w:t xml:space="preserve">Δεν εκετάζεται ότι η εντολή είναι </w:t>
      </w:r>
      <w:r>
        <w:rPr>
          <w:lang w:val="en-GB"/>
        </w:rPr>
        <w:t>branch</w:t>
      </w:r>
      <w:r w:rsidRPr="006B3722">
        <w:t>.</w:t>
      </w:r>
    </w:p>
  </w:comment>
  <w:comment w:id="110" w:author="Kostas" w:date="2015-07-01T18:24:00Z" w:initials="K">
    <w:p w14:paraId="4F52C1D6" w14:textId="4E15EE7E" w:rsidR="001A5369" w:rsidRPr="009542A8" w:rsidRDefault="001A5369">
      <w:pPr>
        <w:pStyle w:val="CommentText"/>
      </w:pPr>
      <w:r>
        <w:rPr>
          <w:rStyle w:val="CommentReference"/>
        </w:rPr>
        <w:annotationRef/>
      </w:r>
      <w:r>
        <w:t xml:space="preserve">Δεν χρειάζεται αν δεν κάνω λάθος. Ο έλεγχος γίνεται σε παρακάτω </w:t>
      </w:r>
      <w:r>
        <w:rPr>
          <w:lang w:val="en-US"/>
        </w:rPr>
        <w:t>module</w:t>
      </w:r>
      <w:r w:rsidRPr="00C06075">
        <w:t xml:space="preserve"> </w:t>
      </w:r>
      <w:r>
        <w:t>(</w:t>
      </w:r>
      <w:r>
        <w:rPr>
          <w:lang w:val="en-US"/>
        </w:rPr>
        <w:t>BranchPrediction</w:t>
      </w:r>
      <w:r w:rsidRPr="00C06075">
        <w:t xml:space="preserve">) </w:t>
      </w:r>
      <w:r>
        <w:t xml:space="preserve">όπου εξετάζει αν είναι </w:t>
      </w:r>
      <w:r>
        <w:rPr>
          <w:lang w:val="en-US"/>
        </w:rPr>
        <w:t>beq</w:t>
      </w:r>
      <w:r w:rsidRPr="009542A8">
        <w:t>.</w:t>
      </w:r>
    </w:p>
  </w:comment>
  <w:comment w:id="114" w:author="Aris Efthymiou User" w:date="2015-06-30T15:00:00Z" w:initials="AU">
    <w:p w14:paraId="1B548BA5" w14:textId="5C571093" w:rsidR="001A5369" w:rsidRPr="006B3722" w:rsidRDefault="001A5369">
      <w:pPr>
        <w:pStyle w:val="CommentText"/>
      </w:pPr>
      <w:r>
        <w:rPr>
          <w:rStyle w:val="CommentReference"/>
        </w:rPr>
        <w:annotationRef/>
      </w:r>
      <w:r>
        <w:t xml:space="preserve">Δεν ισχύει για όλες τις λογικές-αριθμητικές εντολές με </w:t>
      </w:r>
      <w:r>
        <w:rPr>
          <w:lang w:val="en-GB"/>
        </w:rPr>
        <w:t>immediate</w:t>
      </w:r>
      <w:r w:rsidRPr="006B3722">
        <w:t>?</w:t>
      </w:r>
    </w:p>
  </w:comment>
  <w:comment w:id="115" w:author="Kostas" w:date="2015-07-01T18:50:00Z" w:initials="K">
    <w:p w14:paraId="1323CC85" w14:textId="3D3E6700" w:rsidR="001A5369" w:rsidRPr="00E56374" w:rsidRDefault="001A5369">
      <w:pPr>
        <w:pStyle w:val="CommentText"/>
      </w:pPr>
      <w:r>
        <w:rPr>
          <w:rStyle w:val="CommentReference"/>
        </w:rPr>
        <w:annotationRef/>
      </w:r>
      <w:r>
        <w:t xml:space="preserve">Ναι αλλά δεν έχουμε υλοποιήσει άλλες </w:t>
      </w:r>
      <w:r>
        <w:rPr>
          <w:lang w:val="en-US"/>
        </w:rPr>
        <w:t>immediate</w:t>
      </w:r>
      <w:r w:rsidRPr="00E56374">
        <w:t>…</w:t>
      </w:r>
    </w:p>
  </w:comment>
  <w:comment w:id="136" w:author="Aris Efthymiou User" w:date="2015-06-30T15:13:00Z" w:initials="AU">
    <w:p w14:paraId="1AAE2D81" w14:textId="77777777" w:rsidR="001A5369" w:rsidRPr="0090022A" w:rsidRDefault="001A5369">
      <w:pPr>
        <w:pStyle w:val="CommentText"/>
      </w:pPr>
      <w:r>
        <w:rPr>
          <w:rStyle w:val="CommentReference"/>
        </w:rPr>
        <w:annotationRef/>
      </w:r>
      <w:r>
        <w:t xml:space="preserve">Διαφορετικό </w:t>
      </w:r>
      <w:r>
        <w:rPr>
          <w:lang w:val="en-GB"/>
        </w:rPr>
        <w:t>font</w:t>
      </w:r>
      <w:r w:rsidRPr="006B3722">
        <w:t xml:space="preserve"> </w:t>
      </w:r>
      <w:r>
        <w:t>από τα προηγούμενα. Επειδή είναι μεγάλο, μπορεί να μπεί σε στήλες?</w:t>
      </w:r>
    </w:p>
  </w:comment>
  <w:comment w:id="137" w:author="Kostas" w:date="2015-07-01T14:15:00Z" w:initials="K">
    <w:p w14:paraId="48AB5C7D" w14:textId="53D6F3A2" w:rsidR="001A5369" w:rsidRDefault="001A5369">
      <w:pPr>
        <w:pStyle w:val="CommentText"/>
      </w:pPr>
      <w:r>
        <w:rPr>
          <w:rStyle w:val="CommentReference"/>
        </w:rPr>
        <w:annotationRef/>
      </w:r>
      <w:r>
        <w:t xml:space="preserve">Το δοκίμασα σε στήλες όμως δεν ήταν ωραίο. Αν πιστεύετε πως θα ήταν καλύτερο τότε να το βάλω. </w:t>
      </w:r>
    </w:p>
  </w:comment>
  <w:comment w:id="141" w:author="Aris Efthymiou User" w:date="2015-06-30T15:21:00Z" w:initials="AU">
    <w:p w14:paraId="27146995" w14:textId="77777777" w:rsidR="001A5369" w:rsidRDefault="001A5369">
      <w:pPr>
        <w:pStyle w:val="CommentText"/>
      </w:pPr>
      <w:r>
        <w:rPr>
          <w:rStyle w:val="CommentReference"/>
        </w:rPr>
        <w:annotationRef/>
      </w:r>
    </w:p>
    <w:p w14:paraId="55234A0D" w14:textId="77777777" w:rsidR="001A5369" w:rsidRPr="006B3722" w:rsidRDefault="001A5369">
      <w:pPr>
        <w:pStyle w:val="CommentText"/>
      </w:pPr>
      <w:r>
        <w:t>Τα παραδείγματα δείχνουν προώθηση από την 3</w:t>
      </w:r>
      <w:r w:rsidRPr="0004096D">
        <w:rPr>
          <w:vertAlign w:val="superscript"/>
        </w:rPr>
        <w:t>η</w:t>
      </w:r>
      <w:r>
        <w:t xml:space="preserve"> προηγούμενη εντολή που είναι στο στάδιο </w:t>
      </w:r>
      <w:r>
        <w:rPr>
          <w:lang w:val="en-GB"/>
        </w:rPr>
        <w:t>WB</w:t>
      </w:r>
      <w:r w:rsidRPr="006B3722">
        <w:t xml:space="preserve">. </w:t>
      </w:r>
      <w:r>
        <w:t xml:space="preserve">Τι γίνεται με προώθηση από την προ-προηγούμενη εντολή: αν είναι αριθμητική μπορεί να γίνει προώθηση, το αποτέλεσμα «βγήκε» στον προηγούμενο κύκλο. Αν είναι </w:t>
      </w:r>
      <w:r>
        <w:rPr>
          <w:lang w:val="en-GB"/>
        </w:rPr>
        <w:t>load</w:t>
      </w:r>
      <w:r w:rsidRPr="006B3722">
        <w:t xml:space="preserve"> </w:t>
      </w:r>
      <w:r>
        <w:t xml:space="preserve">τότε χρειάζεται </w:t>
      </w:r>
      <w:r>
        <w:rPr>
          <w:lang w:val="en-GB"/>
        </w:rPr>
        <w:t>stall</w:t>
      </w:r>
      <w:r w:rsidRPr="006B3722">
        <w:t>.</w:t>
      </w:r>
    </w:p>
  </w:comment>
  <w:comment w:id="142" w:author="Kostas" w:date="2015-07-01T14:21:00Z" w:initials="K">
    <w:p w14:paraId="550E04FA" w14:textId="06A220C3" w:rsidR="001A5369" w:rsidRDefault="001A5369">
      <w:pPr>
        <w:pStyle w:val="CommentText"/>
      </w:pPr>
      <w:r>
        <w:rPr>
          <w:rStyle w:val="CommentReference"/>
        </w:rPr>
        <w:annotationRef/>
      </w:r>
      <w:r>
        <w:t>Έχετε δίκιο. Απλά όπως τα είχα καταγράψει στο χαρτί μετέφερα λάθος περίπτωση και λάθος κώδικα.</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309D584" w15:done="0"/>
  <w15:commentEx w15:paraId="304F37C8" w15:paraIdParent="2309D584" w15:done="0"/>
  <w15:commentEx w15:paraId="4B50FE5F" w15:done="0"/>
  <w15:commentEx w15:paraId="022FD0C6" w15:paraIdParent="4B50FE5F" w15:done="0"/>
  <w15:commentEx w15:paraId="69BA35B6" w15:done="0"/>
  <w15:commentEx w15:paraId="0810125B" w15:paraIdParent="69BA35B6" w15:done="0"/>
  <w15:commentEx w15:paraId="5579262A" w15:done="0"/>
  <w15:commentEx w15:paraId="33F4269C" w15:paraIdParent="5579262A" w15:done="0"/>
  <w15:commentEx w15:paraId="3A6E2C79" w15:done="0"/>
  <w15:commentEx w15:paraId="15553303" w15:paraIdParent="3A6E2C79" w15:done="0"/>
  <w15:commentEx w15:paraId="2FAD02E3" w15:done="0"/>
  <w15:commentEx w15:paraId="4F52C1D6" w15:paraIdParent="2FAD02E3" w15:done="0"/>
  <w15:commentEx w15:paraId="1B548BA5" w15:done="0"/>
  <w15:commentEx w15:paraId="1323CC85" w15:paraIdParent="1B548BA5" w15:done="0"/>
  <w15:commentEx w15:paraId="1AAE2D81" w15:done="0"/>
  <w15:commentEx w15:paraId="48AB5C7D" w15:paraIdParent="1AAE2D81" w15:done="0"/>
  <w15:commentEx w15:paraId="55234A0D" w15:done="0"/>
  <w15:commentEx w15:paraId="550E04FA" w15:paraIdParent="55234A0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0B59A7" w14:textId="77777777" w:rsidR="00222D7E" w:rsidRDefault="00222D7E">
      <w:pPr>
        <w:spacing w:after="0" w:line="240" w:lineRule="auto"/>
      </w:pPr>
      <w:r>
        <w:separator/>
      </w:r>
    </w:p>
  </w:endnote>
  <w:endnote w:type="continuationSeparator" w:id="0">
    <w:p w14:paraId="06D80F66" w14:textId="77777777" w:rsidR="00222D7E" w:rsidRDefault="00222D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1"/>
    <w:family w:val="roman"/>
    <w:pitch w:val="variable"/>
    <w:sig w:usb0="E00002FF" w:usb1="400004FF" w:usb2="00000000" w:usb3="00000000" w:csb0="0000019F" w:csb1="00000000"/>
  </w:font>
  <w:font w:name="Arial">
    <w:panose1 w:val="020B0604020202020204"/>
    <w:charset w:val="A1"/>
    <w:family w:val="swiss"/>
    <w:pitch w:val="variable"/>
    <w:sig w:usb0="E0002AFF" w:usb1="C0007843" w:usb2="00000009" w:usb3="00000000" w:csb0="000001FF" w:csb1="00000000"/>
  </w:font>
  <w:font w:name="HellasTimes">
    <w:altName w:val="Courier New"/>
    <w:charset w:val="00"/>
    <w:family w:val="roman"/>
    <w:pitch w:val="variable"/>
    <w:sig w:usb0="00000003" w:usb1="00000000" w:usb2="00000000" w:usb3="00000000" w:csb0="00000001" w:csb1="00000000"/>
  </w:font>
  <w:font w:name="Consolas">
    <w:panose1 w:val="020B0609020204030204"/>
    <w:charset w:val="A1"/>
    <w:family w:val="modern"/>
    <w:pitch w:val="fixed"/>
    <w:sig w:usb0="E10002FF" w:usb1="4000FCFF" w:usb2="00000009" w:usb3="00000000" w:csb0="0000019F" w:csb1="00000000"/>
  </w:font>
  <w:font w:name="Segoe UI">
    <w:panose1 w:val="020B0502040204020203"/>
    <w:charset w:val="A1"/>
    <w:family w:val="swiss"/>
    <w:pitch w:val="variable"/>
    <w:sig w:usb0="E10022FF" w:usb1="C000E47F" w:usb2="00000029" w:usb3="00000000" w:csb0="000001DF" w:csb1="00000000"/>
  </w:font>
  <w:font w:name="Calibri">
    <w:panose1 w:val="020F0502020204030204"/>
    <w:charset w:val="A1"/>
    <w:family w:val="swiss"/>
    <w:pitch w:val="variable"/>
    <w:sig w:usb0="E00002FF" w:usb1="4000ACFF" w:usb2="00000001" w:usb3="00000000" w:csb0="0000019F" w:csb1="00000000"/>
  </w:font>
  <w:font w:name="Cambria Math">
    <w:panose1 w:val="02040503050406030204"/>
    <w:charset w:val="A1"/>
    <w:family w:val="roman"/>
    <w:pitch w:val="variable"/>
    <w:sig w:usb0="E00002FF" w:usb1="420024FF" w:usb2="00000000" w:usb3="00000000" w:csb0="0000019F" w:csb1="00000000"/>
  </w:font>
  <w:font w:name="LMMath-Regular">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FAA554" w14:textId="77777777" w:rsidR="001A5369" w:rsidRDefault="001A5369">
    <w:pPr>
      <w:pStyle w:val="Footer"/>
      <w:pBdr>
        <w:bottom w:val="none" w:sz="0" w:space="0" w:color="auto"/>
      </w:pBdr>
      <w:ind w:right="360"/>
      <w:jc w:val="center"/>
    </w:pPr>
    <w:r>
      <w:rPr>
        <w:rStyle w:val="PageNumber"/>
      </w:rPr>
      <w:fldChar w:fldCharType="begin"/>
    </w:r>
    <w:r>
      <w:rPr>
        <w:rStyle w:val="PageNumber"/>
      </w:rPr>
      <w:instrText xml:space="preserve">PAGE  </w:instrText>
    </w:r>
    <w:r>
      <w:rPr>
        <w:rStyle w:val="PageNumber"/>
      </w:rPr>
      <w:fldChar w:fldCharType="separate"/>
    </w:r>
    <w:r w:rsidR="00341514">
      <w:rPr>
        <w:rStyle w:val="PageNumber"/>
        <w:noProof/>
      </w:rPr>
      <w:t>75</w:t>
    </w:r>
    <w:r>
      <w:rPr>
        <w:rStyle w:val="PageNumber"/>
      </w:rPr>
      <w:fldChar w:fldCharType="end"/>
    </w:r>
    <w:r>
      <w:rPr>
        <w:rStyle w:val="PageNumber"/>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36D1F7" w14:textId="77777777" w:rsidR="00222D7E" w:rsidRDefault="00222D7E">
      <w:pPr>
        <w:spacing w:after="0" w:line="240" w:lineRule="auto"/>
      </w:pPr>
      <w:r>
        <w:separator/>
      </w:r>
    </w:p>
  </w:footnote>
  <w:footnote w:type="continuationSeparator" w:id="0">
    <w:p w14:paraId="0F72C607" w14:textId="77777777" w:rsidR="00222D7E" w:rsidRDefault="00222D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B5B215" w14:textId="77777777" w:rsidR="001A5369" w:rsidRDefault="001A5369">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5C51C7"/>
    <w:multiLevelType w:val="hybridMultilevel"/>
    <w:tmpl w:val="1BBAF94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BC37471"/>
    <w:multiLevelType w:val="multilevel"/>
    <w:tmpl w:val="D6D09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CD65C1"/>
    <w:multiLevelType w:val="hybridMultilevel"/>
    <w:tmpl w:val="0E3A0D4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1351421E"/>
    <w:multiLevelType w:val="multilevel"/>
    <w:tmpl w:val="3D428D8C"/>
    <w:lvl w:ilvl="0">
      <w:start w:val="1"/>
      <w:numFmt w:val="decimal"/>
      <w:pStyle w:val="Heading1"/>
      <w:lvlText w:val="Κεφάλαιο %1."/>
      <w:lvlJc w:val="left"/>
      <w:pPr>
        <w:tabs>
          <w:tab w:val="num" w:pos="4082"/>
        </w:tabs>
        <w:ind w:left="4082" w:hanging="4082"/>
      </w:pPr>
      <w:rPr>
        <w:rFonts w:hint="default"/>
        <w:b/>
        <w:i w:val="0"/>
        <w:sz w:val="48"/>
        <w:szCs w:val="48"/>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 w15:restartNumberingAfterBreak="0">
    <w:nsid w:val="13804031"/>
    <w:multiLevelType w:val="hybridMultilevel"/>
    <w:tmpl w:val="6BF2B1D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167528D8"/>
    <w:multiLevelType w:val="hybridMultilevel"/>
    <w:tmpl w:val="5B8C695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18146E94"/>
    <w:multiLevelType w:val="hybridMultilevel"/>
    <w:tmpl w:val="C6EC091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1EAB3197"/>
    <w:multiLevelType w:val="hybridMultilevel"/>
    <w:tmpl w:val="36D88C7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239C540F"/>
    <w:multiLevelType w:val="hybridMultilevel"/>
    <w:tmpl w:val="1CF0863C"/>
    <w:lvl w:ilvl="0" w:tplc="0408000F">
      <w:start w:val="1"/>
      <w:numFmt w:val="decimal"/>
      <w:lvlText w:val="%1."/>
      <w:lvlJc w:val="left"/>
      <w:pPr>
        <w:ind w:left="720" w:hanging="360"/>
      </w:pPr>
    </w:lvl>
    <w:lvl w:ilvl="1" w:tplc="04080001">
      <w:start w:val="1"/>
      <w:numFmt w:val="bullet"/>
      <w:lvlText w:val=""/>
      <w:lvlJc w:val="left"/>
      <w:pPr>
        <w:ind w:left="1440" w:hanging="360"/>
      </w:pPr>
      <w:rPr>
        <w:rFonts w:ascii="Symbol" w:hAnsi="Symbol" w:hint="default"/>
      </w:rPr>
    </w:lvl>
    <w:lvl w:ilvl="2" w:tplc="3E525332">
      <w:start w:val="1"/>
      <w:numFmt w:val="lowerLetter"/>
      <w:lvlText w:val="%3."/>
      <w:lvlJc w:val="left"/>
      <w:pPr>
        <w:ind w:left="2340" w:hanging="360"/>
      </w:pPr>
      <w:rPr>
        <w:rFonts w:hint="default"/>
      </w:r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27F637D6"/>
    <w:multiLevelType w:val="hybridMultilevel"/>
    <w:tmpl w:val="8A52D2E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381E1C76"/>
    <w:multiLevelType w:val="hybridMultilevel"/>
    <w:tmpl w:val="2FBEF81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4FF23B2C"/>
    <w:multiLevelType w:val="hybridMultilevel"/>
    <w:tmpl w:val="73645B2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509079DF"/>
    <w:multiLevelType w:val="hybridMultilevel"/>
    <w:tmpl w:val="63A898B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564B38E2"/>
    <w:multiLevelType w:val="hybridMultilevel"/>
    <w:tmpl w:val="78D03210"/>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14" w15:restartNumberingAfterBreak="0">
    <w:nsid w:val="5C422C40"/>
    <w:multiLevelType w:val="hybridMultilevel"/>
    <w:tmpl w:val="911C876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628D7B87"/>
    <w:multiLevelType w:val="hybridMultilevel"/>
    <w:tmpl w:val="61A8EF06"/>
    <w:lvl w:ilvl="0" w:tplc="4A980928">
      <w:start w:val="1"/>
      <w:numFmt w:val="bullet"/>
      <w:pStyle w:val="ListBullet"/>
      <w:lvlText w:val=""/>
      <w:legacy w:legacy="1" w:legacySpace="0" w:legacyIndent="227"/>
      <w:lvlJc w:val="left"/>
      <w:pPr>
        <w:ind w:left="227" w:hanging="227"/>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72B2B60"/>
    <w:multiLevelType w:val="hybridMultilevel"/>
    <w:tmpl w:val="0EE816C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68A66467"/>
    <w:multiLevelType w:val="hybridMultilevel"/>
    <w:tmpl w:val="04406E7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6A1C7315"/>
    <w:multiLevelType w:val="hybridMultilevel"/>
    <w:tmpl w:val="FD3814B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6B45765D"/>
    <w:multiLevelType w:val="hybridMultilevel"/>
    <w:tmpl w:val="4D74EE5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76BB33C5"/>
    <w:multiLevelType w:val="hybridMultilevel"/>
    <w:tmpl w:val="8DD8FA0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7C7A2D68"/>
    <w:multiLevelType w:val="singleLevel"/>
    <w:tmpl w:val="11B010AE"/>
    <w:lvl w:ilvl="0">
      <w:start w:val="1"/>
      <w:numFmt w:val="bullet"/>
      <w:pStyle w:val="bullets"/>
      <w:lvlText w:val=""/>
      <w:lvlJc w:val="left"/>
      <w:pPr>
        <w:tabs>
          <w:tab w:val="num" w:pos="0"/>
        </w:tabs>
        <w:ind w:left="227" w:hanging="227"/>
      </w:pPr>
      <w:rPr>
        <w:rFonts w:ascii="Symbol" w:hAnsi="Symbol" w:hint="default"/>
      </w:rPr>
    </w:lvl>
  </w:abstractNum>
  <w:num w:numId="1">
    <w:abstractNumId w:val="21"/>
  </w:num>
  <w:num w:numId="2">
    <w:abstractNumId w:val="3"/>
  </w:num>
  <w:num w:numId="3">
    <w:abstractNumId w:val="15"/>
  </w:num>
  <w:num w:numId="4">
    <w:abstractNumId w:val="11"/>
  </w:num>
  <w:num w:numId="5">
    <w:abstractNumId w:val="20"/>
  </w:num>
  <w:num w:numId="6">
    <w:abstractNumId w:val="16"/>
  </w:num>
  <w:num w:numId="7">
    <w:abstractNumId w:val="1"/>
  </w:num>
  <w:num w:numId="8">
    <w:abstractNumId w:val="13"/>
  </w:num>
  <w:num w:numId="9">
    <w:abstractNumId w:val="8"/>
  </w:num>
  <w:num w:numId="10">
    <w:abstractNumId w:val="6"/>
  </w:num>
  <w:num w:numId="11">
    <w:abstractNumId w:val="10"/>
  </w:num>
  <w:num w:numId="12">
    <w:abstractNumId w:val="18"/>
  </w:num>
  <w:num w:numId="13">
    <w:abstractNumId w:val="4"/>
  </w:num>
  <w:num w:numId="14">
    <w:abstractNumId w:val="2"/>
  </w:num>
  <w:num w:numId="15">
    <w:abstractNumId w:val="0"/>
  </w:num>
  <w:num w:numId="16">
    <w:abstractNumId w:val="12"/>
  </w:num>
  <w:num w:numId="17">
    <w:abstractNumId w:val="19"/>
  </w:num>
  <w:num w:numId="18">
    <w:abstractNumId w:val="7"/>
  </w:num>
  <w:num w:numId="19">
    <w:abstractNumId w:val="5"/>
  </w:num>
  <w:num w:numId="20">
    <w:abstractNumId w:val="14"/>
  </w:num>
  <w:num w:numId="21">
    <w:abstractNumId w:val="17"/>
  </w:num>
  <w:num w:numId="22">
    <w:abstractNumId w:val="9"/>
  </w:num>
  <w:numIdMacAtCleanup w:val="1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ostas">
    <w15:presenceInfo w15:providerId="None" w15:userId="Kost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bordersDoNotSurroundHeader/>
  <w:bordersDoNotSurroundFooter/>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3F23F7"/>
    <w:rsid w:val="000022F1"/>
    <w:rsid w:val="00004417"/>
    <w:rsid w:val="00007213"/>
    <w:rsid w:val="000107FC"/>
    <w:rsid w:val="0001090D"/>
    <w:rsid w:val="00013C3F"/>
    <w:rsid w:val="000143C6"/>
    <w:rsid w:val="00014497"/>
    <w:rsid w:val="000171F9"/>
    <w:rsid w:val="00022293"/>
    <w:rsid w:val="000274E3"/>
    <w:rsid w:val="000327EA"/>
    <w:rsid w:val="00034A90"/>
    <w:rsid w:val="0004096D"/>
    <w:rsid w:val="00042F27"/>
    <w:rsid w:val="0004385D"/>
    <w:rsid w:val="000464FC"/>
    <w:rsid w:val="000503AD"/>
    <w:rsid w:val="000559B8"/>
    <w:rsid w:val="00061373"/>
    <w:rsid w:val="00066932"/>
    <w:rsid w:val="000673AF"/>
    <w:rsid w:val="00070453"/>
    <w:rsid w:val="00071205"/>
    <w:rsid w:val="00072D3A"/>
    <w:rsid w:val="00073FDA"/>
    <w:rsid w:val="00074C95"/>
    <w:rsid w:val="000759A4"/>
    <w:rsid w:val="00076BC2"/>
    <w:rsid w:val="00080520"/>
    <w:rsid w:val="00082E31"/>
    <w:rsid w:val="00086479"/>
    <w:rsid w:val="000867F3"/>
    <w:rsid w:val="00091BCE"/>
    <w:rsid w:val="000A0546"/>
    <w:rsid w:val="000A2CC0"/>
    <w:rsid w:val="000A59D3"/>
    <w:rsid w:val="000A64F2"/>
    <w:rsid w:val="000B1F8E"/>
    <w:rsid w:val="000B31FD"/>
    <w:rsid w:val="000B38B9"/>
    <w:rsid w:val="000C23D8"/>
    <w:rsid w:val="000C51B2"/>
    <w:rsid w:val="000C52B5"/>
    <w:rsid w:val="000C6686"/>
    <w:rsid w:val="000D2860"/>
    <w:rsid w:val="000D3715"/>
    <w:rsid w:val="000D52D9"/>
    <w:rsid w:val="000D5A83"/>
    <w:rsid w:val="000D7B16"/>
    <w:rsid w:val="000E1E72"/>
    <w:rsid w:val="000E2B4B"/>
    <w:rsid w:val="000E3AB2"/>
    <w:rsid w:val="000E76CC"/>
    <w:rsid w:val="000E7E25"/>
    <w:rsid w:val="000F0CD1"/>
    <w:rsid w:val="00101CC0"/>
    <w:rsid w:val="00104B61"/>
    <w:rsid w:val="00105241"/>
    <w:rsid w:val="00106CA3"/>
    <w:rsid w:val="0011044F"/>
    <w:rsid w:val="00110A83"/>
    <w:rsid w:val="001173AD"/>
    <w:rsid w:val="00120212"/>
    <w:rsid w:val="00120624"/>
    <w:rsid w:val="0012063B"/>
    <w:rsid w:val="001206B3"/>
    <w:rsid w:val="0012327C"/>
    <w:rsid w:val="001233B4"/>
    <w:rsid w:val="00124A44"/>
    <w:rsid w:val="0012769F"/>
    <w:rsid w:val="00134316"/>
    <w:rsid w:val="00136350"/>
    <w:rsid w:val="00140CDD"/>
    <w:rsid w:val="00141796"/>
    <w:rsid w:val="00141D49"/>
    <w:rsid w:val="00143083"/>
    <w:rsid w:val="001453E0"/>
    <w:rsid w:val="0015018F"/>
    <w:rsid w:val="00153FFA"/>
    <w:rsid w:val="001545D2"/>
    <w:rsid w:val="00156C82"/>
    <w:rsid w:val="00157D75"/>
    <w:rsid w:val="001602B6"/>
    <w:rsid w:val="001633FA"/>
    <w:rsid w:val="00163CC4"/>
    <w:rsid w:val="00166EF0"/>
    <w:rsid w:val="001714E8"/>
    <w:rsid w:val="0017633B"/>
    <w:rsid w:val="00176567"/>
    <w:rsid w:val="001816D5"/>
    <w:rsid w:val="001827DA"/>
    <w:rsid w:val="00185B13"/>
    <w:rsid w:val="00186354"/>
    <w:rsid w:val="00192A0F"/>
    <w:rsid w:val="00194C83"/>
    <w:rsid w:val="00195100"/>
    <w:rsid w:val="001956B9"/>
    <w:rsid w:val="001967FD"/>
    <w:rsid w:val="00196BCA"/>
    <w:rsid w:val="001A1883"/>
    <w:rsid w:val="001A2C62"/>
    <w:rsid w:val="001A4B10"/>
    <w:rsid w:val="001A4E26"/>
    <w:rsid w:val="001A5369"/>
    <w:rsid w:val="001B2CFC"/>
    <w:rsid w:val="001B463A"/>
    <w:rsid w:val="001B57D8"/>
    <w:rsid w:val="001C25EF"/>
    <w:rsid w:val="001C303C"/>
    <w:rsid w:val="001C5190"/>
    <w:rsid w:val="001C5E15"/>
    <w:rsid w:val="001C6B87"/>
    <w:rsid w:val="001C7B77"/>
    <w:rsid w:val="001D3E99"/>
    <w:rsid w:val="001D7FBF"/>
    <w:rsid w:val="001E793E"/>
    <w:rsid w:val="001F332E"/>
    <w:rsid w:val="001F787F"/>
    <w:rsid w:val="002013CF"/>
    <w:rsid w:val="00207A58"/>
    <w:rsid w:val="00210B1A"/>
    <w:rsid w:val="0021600A"/>
    <w:rsid w:val="00222D7E"/>
    <w:rsid w:val="00223A52"/>
    <w:rsid w:val="00223C43"/>
    <w:rsid w:val="00227083"/>
    <w:rsid w:val="00227F27"/>
    <w:rsid w:val="00232409"/>
    <w:rsid w:val="002328CA"/>
    <w:rsid w:val="002415C5"/>
    <w:rsid w:val="0024344A"/>
    <w:rsid w:val="00245F2D"/>
    <w:rsid w:val="002467C5"/>
    <w:rsid w:val="002473E3"/>
    <w:rsid w:val="00247E99"/>
    <w:rsid w:val="002502FA"/>
    <w:rsid w:val="00253A58"/>
    <w:rsid w:val="0025687F"/>
    <w:rsid w:val="00261DD3"/>
    <w:rsid w:val="0026294B"/>
    <w:rsid w:val="00262D1F"/>
    <w:rsid w:val="00262FCF"/>
    <w:rsid w:val="002703EE"/>
    <w:rsid w:val="0027297B"/>
    <w:rsid w:val="00276163"/>
    <w:rsid w:val="002844DF"/>
    <w:rsid w:val="00290A3B"/>
    <w:rsid w:val="00290D81"/>
    <w:rsid w:val="002950DD"/>
    <w:rsid w:val="002A40F9"/>
    <w:rsid w:val="002A4746"/>
    <w:rsid w:val="002A5596"/>
    <w:rsid w:val="002B14C5"/>
    <w:rsid w:val="002C04F8"/>
    <w:rsid w:val="002C3B3D"/>
    <w:rsid w:val="002C43D3"/>
    <w:rsid w:val="002C45E8"/>
    <w:rsid w:val="002C4F93"/>
    <w:rsid w:val="002C62E7"/>
    <w:rsid w:val="002C76C9"/>
    <w:rsid w:val="002D160E"/>
    <w:rsid w:val="002D6FA3"/>
    <w:rsid w:val="002E2770"/>
    <w:rsid w:val="002E4B2D"/>
    <w:rsid w:val="002E6484"/>
    <w:rsid w:val="002E7572"/>
    <w:rsid w:val="002F0176"/>
    <w:rsid w:val="002F0715"/>
    <w:rsid w:val="002F0C4F"/>
    <w:rsid w:val="002F2189"/>
    <w:rsid w:val="002F21DA"/>
    <w:rsid w:val="002F4B7E"/>
    <w:rsid w:val="00300216"/>
    <w:rsid w:val="00303E29"/>
    <w:rsid w:val="003040E8"/>
    <w:rsid w:val="00305A17"/>
    <w:rsid w:val="00310805"/>
    <w:rsid w:val="00311484"/>
    <w:rsid w:val="00311AE0"/>
    <w:rsid w:val="0031439C"/>
    <w:rsid w:val="00314C4E"/>
    <w:rsid w:val="003160FE"/>
    <w:rsid w:val="0031651E"/>
    <w:rsid w:val="00317872"/>
    <w:rsid w:val="00320114"/>
    <w:rsid w:val="00325ED4"/>
    <w:rsid w:val="0032724B"/>
    <w:rsid w:val="00327FEB"/>
    <w:rsid w:val="003336D8"/>
    <w:rsid w:val="0033690B"/>
    <w:rsid w:val="00336AB2"/>
    <w:rsid w:val="003373A3"/>
    <w:rsid w:val="00337F72"/>
    <w:rsid w:val="00340753"/>
    <w:rsid w:val="00341514"/>
    <w:rsid w:val="00343B85"/>
    <w:rsid w:val="003453C9"/>
    <w:rsid w:val="003472EA"/>
    <w:rsid w:val="00352FC1"/>
    <w:rsid w:val="0035580D"/>
    <w:rsid w:val="0036089E"/>
    <w:rsid w:val="00361153"/>
    <w:rsid w:val="00364F28"/>
    <w:rsid w:val="003714F4"/>
    <w:rsid w:val="0037221B"/>
    <w:rsid w:val="003728F1"/>
    <w:rsid w:val="0037703C"/>
    <w:rsid w:val="00377085"/>
    <w:rsid w:val="00384E9B"/>
    <w:rsid w:val="003851AB"/>
    <w:rsid w:val="00386C06"/>
    <w:rsid w:val="00386D72"/>
    <w:rsid w:val="00390595"/>
    <w:rsid w:val="003A0DEA"/>
    <w:rsid w:val="003A76EF"/>
    <w:rsid w:val="003A7C64"/>
    <w:rsid w:val="003A7C94"/>
    <w:rsid w:val="003B1718"/>
    <w:rsid w:val="003B2E6B"/>
    <w:rsid w:val="003B5E2C"/>
    <w:rsid w:val="003B6263"/>
    <w:rsid w:val="003C43F8"/>
    <w:rsid w:val="003D0FF8"/>
    <w:rsid w:val="003D2637"/>
    <w:rsid w:val="003D28B1"/>
    <w:rsid w:val="003D2F14"/>
    <w:rsid w:val="003E198D"/>
    <w:rsid w:val="003F2238"/>
    <w:rsid w:val="003F23F7"/>
    <w:rsid w:val="003F5499"/>
    <w:rsid w:val="003F6108"/>
    <w:rsid w:val="004002F5"/>
    <w:rsid w:val="0040144F"/>
    <w:rsid w:val="00401F05"/>
    <w:rsid w:val="004020E6"/>
    <w:rsid w:val="00404358"/>
    <w:rsid w:val="00410322"/>
    <w:rsid w:val="00410B09"/>
    <w:rsid w:val="004131A9"/>
    <w:rsid w:val="00414847"/>
    <w:rsid w:val="00416EAF"/>
    <w:rsid w:val="0042349F"/>
    <w:rsid w:val="00423D20"/>
    <w:rsid w:val="0042515F"/>
    <w:rsid w:val="00431A7A"/>
    <w:rsid w:val="0043202D"/>
    <w:rsid w:val="004320EF"/>
    <w:rsid w:val="00433DA7"/>
    <w:rsid w:val="004350DD"/>
    <w:rsid w:val="00437320"/>
    <w:rsid w:val="004425E9"/>
    <w:rsid w:val="00443385"/>
    <w:rsid w:val="00443605"/>
    <w:rsid w:val="004456DC"/>
    <w:rsid w:val="00452679"/>
    <w:rsid w:val="00453CBD"/>
    <w:rsid w:val="00456698"/>
    <w:rsid w:val="00460FFD"/>
    <w:rsid w:val="00462367"/>
    <w:rsid w:val="0046582A"/>
    <w:rsid w:val="004659FD"/>
    <w:rsid w:val="00466F67"/>
    <w:rsid w:val="00480A2A"/>
    <w:rsid w:val="004822C1"/>
    <w:rsid w:val="00492E45"/>
    <w:rsid w:val="004934EC"/>
    <w:rsid w:val="004A141B"/>
    <w:rsid w:val="004A361E"/>
    <w:rsid w:val="004A5C6D"/>
    <w:rsid w:val="004B1BD2"/>
    <w:rsid w:val="004B3232"/>
    <w:rsid w:val="004B35E4"/>
    <w:rsid w:val="004B367D"/>
    <w:rsid w:val="004B6DE1"/>
    <w:rsid w:val="004B7679"/>
    <w:rsid w:val="004C0CA3"/>
    <w:rsid w:val="004C6996"/>
    <w:rsid w:val="004D1625"/>
    <w:rsid w:val="004D23CF"/>
    <w:rsid w:val="004D3AAF"/>
    <w:rsid w:val="004D66BF"/>
    <w:rsid w:val="004E305E"/>
    <w:rsid w:val="004E3B03"/>
    <w:rsid w:val="004E494C"/>
    <w:rsid w:val="004E4BEE"/>
    <w:rsid w:val="004E62D5"/>
    <w:rsid w:val="004F1FF9"/>
    <w:rsid w:val="004F445F"/>
    <w:rsid w:val="004F5888"/>
    <w:rsid w:val="004F73CE"/>
    <w:rsid w:val="005006D9"/>
    <w:rsid w:val="00500701"/>
    <w:rsid w:val="00502272"/>
    <w:rsid w:val="005058F4"/>
    <w:rsid w:val="00511539"/>
    <w:rsid w:val="00521999"/>
    <w:rsid w:val="00523187"/>
    <w:rsid w:val="00527E36"/>
    <w:rsid w:val="00531374"/>
    <w:rsid w:val="00531860"/>
    <w:rsid w:val="00531C8A"/>
    <w:rsid w:val="00532815"/>
    <w:rsid w:val="00537907"/>
    <w:rsid w:val="00540C64"/>
    <w:rsid w:val="00542E06"/>
    <w:rsid w:val="005437E1"/>
    <w:rsid w:val="00552520"/>
    <w:rsid w:val="0055369C"/>
    <w:rsid w:val="00554A7E"/>
    <w:rsid w:val="00555C32"/>
    <w:rsid w:val="00556CE9"/>
    <w:rsid w:val="005576B6"/>
    <w:rsid w:val="00557902"/>
    <w:rsid w:val="005643EF"/>
    <w:rsid w:val="00564CFE"/>
    <w:rsid w:val="0056502F"/>
    <w:rsid w:val="005658E2"/>
    <w:rsid w:val="0056708F"/>
    <w:rsid w:val="00572A88"/>
    <w:rsid w:val="00572C07"/>
    <w:rsid w:val="005843D1"/>
    <w:rsid w:val="00587E11"/>
    <w:rsid w:val="00591907"/>
    <w:rsid w:val="00593CD9"/>
    <w:rsid w:val="00596364"/>
    <w:rsid w:val="00596584"/>
    <w:rsid w:val="005A0720"/>
    <w:rsid w:val="005A0C42"/>
    <w:rsid w:val="005A24B9"/>
    <w:rsid w:val="005A2EF5"/>
    <w:rsid w:val="005A55FD"/>
    <w:rsid w:val="005B09E4"/>
    <w:rsid w:val="005B1BC7"/>
    <w:rsid w:val="005B239E"/>
    <w:rsid w:val="005B37AC"/>
    <w:rsid w:val="005B3AB8"/>
    <w:rsid w:val="005B4610"/>
    <w:rsid w:val="005B5BB2"/>
    <w:rsid w:val="005C4607"/>
    <w:rsid w:val="005C4F8D"/>
    <w:rsid w:val="005C6069"/>
    <w:rsid w:val="005C7540"/>
    <w:rsid w:val="005D3652"/>
    <w:rsid w:val="005D410A"/>
    <w:rsid w:val="005D44B3"/>
    <w:rsid w:val="005D529F"/>
    <w:rsid w:val="005D5723"/>
    <w:rsid w:val="005D5EBD"/>
    <w:rsid w:val="005D7780"/>
    <w:rsid w:val="005E3090"/>
    <w:rsid w:val="005E325D"/>
    <w:rsid w:val="005E5BD3"/>
    <w:rsid w:val="005E5D00"/>
    <w:rsid w:val="005E6F11"/>
    <w:rsid w:val="006002A6"/>
    <w:rsid w:val="00600D00"/>
    <w:rsid w:val="0060199D"/>
    <w:rsid w:val="00604DAB"/>
    <w:rsid w:val="0061146A"/>
    <w:rsid w:val="00612265"/>
    <w:rsid w:val="006134A8"/>
    <w:rsid w:val="006150D0"/>
    <w:rsid w:val="006215DF"/>
    <w:rsid w:val="006232D2"/>
    <w:rsid w:val="006248ED"/>
    <w:rsid w:val="00625F35"/>
    <w:rsid w:val="0062684D"/>
    <w:rsid w:val="006304C2"/>
    <w:rsid w:val="006363A1"/>
    <w:rsid w:val="0064036A"/>
    <w:rsid w:val="00641B97"/>
    <w:rsid w:val="00641C4D"/>
    <w:rsid w:val="00652676"/>
    <w:rsid w:val="00655651"/>
    <w:rsid w:val="00655B64"/>
    <w:rsid w:val="00655E59"/>
    <w:rsid w:val="00660AE9"/>
    <w:rsid w:val="0066145B"/>
    <w:rsid w:val="006622B9"/>
    <w:rsid w:val="00663A40"/>
    <w:rsid w:val="00666277"/>
    <w:rsid w:val="00666CF4"/>
    <w:rsid w:val="0067011A"/>
    <w:rsid w:val="00670DA7"/>
    <w:rsid w:val="00671C72"/>
    <w:rsid w:val="0067271D"/>
    <w:rsid w:val="0067390B"/>
    <w:rsid w:val="006739D1"/>
    <w:rsid w:val="00674C1E"/>
    <w:rsid w:val="00683257"/>
    <w:rsid w:val="006834C8"/>
    <w:rsid w:val="006837DB"/>
    <w:rsid w:val="006839A6"/>
    <w:rsid w:val="0068555B"/>
    <w:rsid w:val="0068598B"/>
    <w:rsid w:val="006875B8"/>
    <w:rsid w:val="00691581"/>
    <w:rsid w:val="006934F1"/>
    <w:rsid w:val="0069472D"/>
    <w:rsid w:val="00694D09"/>
    <w:rsid w:val="00696AC9"/>
    <w:rsid w:val="006A2781"/>
    <w:rsid w:val="006A369A"/>
    <w:rsid w:val="006A543D"/>
    <w:rsid w:val="006A66DB"/>
    <w:rsid w:val="006B03EA"/>
    <w:rsid w:val="006B151E"/>
    <w:rsid w:val="006B1EC8"/>
    <w:rsid w:val="006B2E79"/>
    <w:rsid w:val="006B358C"/>
    <w:rsid w:val="006B3722"/>
    <w:rsid w:val="006B64E6"/>
    <w:rsid w:val="006C19A5"/>
    <w:rsid w:val="006C22AF"/>
    <w:rsid w:val="006C2D7A"/>
    <w:rsid w:val="006C4177"/>
    <w:rsid w:val="006C6195"/>
    <w:rsid w:val="006D1D24"/>
    <w:rsid w:val="006D38D2"/>
    <w:rsid w:val="006D4F7E"/>
    <w:rsid w:val="006D640F"/>
    <w:rsid w:val="006E0DFA"/>
    <w:rsid w:val="006E1F0D"/>
    <w:rsid w:val="006E2567"/>
    <w:rsid w:val="006E2A6C"/>
    <w:rsid w:val="006E5139"/>
    <w:rsid w:val="006F2894"/>
    <w:rsid w:val="00707722"/>
    <w:rsid w:val="007128F1"/>
    <w:rsid w:val="007166E3"/>
    <w:rsid w:val="00716B06"/>
    <w:rsid w:val="00722A9E"/>
    <w:rsid w:val="0072403D"/>
    <w:rsid w:val="00727856"/>
    <w:rsid w:val="00727C46"/>
    <w:rsid w:val="00730562"/>
    <w:rsid w:val="007337B4"/>
    <w:rsid w:val="00736888"/>
    <w:rsid w:val="00740ECC"/>
    <w:rsid w:val="00744E7C"/>
    <w:rsid w:val="00745F05"/>
    <w:rsid w:val="00746F1C"/>
    <w:rsid w:val="0075040E"/>
    <w:rsid w:val="00751710"/>
    <w:rsid w:val="00751D82"/>
    <w:rsid w:val="00754CA4"/>
    <w:rsid w:val="007566DC"/>
    <w:rsid w:val="00756F66"/>
    <w:rsid w:val="0075795B"/>
    <w:rsid w:val="00761635"/>
    <w:rsid w:val="007630CD"/>
    <w:rsid w:val="00766866"/>
    <w:rsid w:val="00767EC0"/>
    <w:rsid w:val="00774373"/>
    <w:rsid w:val="00776D1A"/>
    <w:rsid w:val="007838FA"/>
    <w:rsid w:val="007845C4"/>
    <w:rsid w:val="00784622"/>
    <w:rsid w:val="00785472"/>
    <w:rsid w:val="007920D2"/>
    <w:rsid w:val="0079389F"/>
    <w:rsid w:val="00794FEC"/>
    <w:rsid w:val="0079651A"/>
    <w:rsid w:val="007979AB"/>
    <w:rsid w:val="007A2CC5"/>
    <w:rsid w:val="007A3FA0"/>
    <w:rsid w:val="007A465D"/>
    <w:rsid w:val="007A4DDF"/>
    <w:rsid w:val="007A512F"/>
    <w:rsid w:val="007A7596"/>
    <w:rsid w:val="007B0C00"/>
    <w:rsid w:val="007B353F"/>
    <w:rsid w:val="007C00DD"/>
    <w:rsid w:val="007C522F"/>
    <w:rsid w:val="007C658B"/>
    <w:rsid w:val="007C7492"/>
    <w:rsid w:val="007C79E3"/>
    <w:rsid w:val="007D4837"/>
    <w:rsid w:val="007D5333"/>
    <w:rsid w:val="007E0CB0"/>
    <w:rsid w:val="007E250E"/>
    <w:rsid w:val="007E341C"/>
    <w:rsid w:val="007F2D9B"/>
    <w:rsid w:val="007F43EB"/>
    <w:rsid w:val="007F4F95"/>
    <w:rsid w:val="007F6852"/>
    <w:rsid w:val="007F75CD"/>
    <w:rsid w:val="007F79F3"/>
    <w:rsid w:val="008008F5"/>
    <w:rsid w:val="00801151"/>
    <w:rsid w:val="00803063"/>
    <w:rsid w:val="00812275"/>
    <w:rsid w:val="008161B1"/>
    <w:rsid w:val="008176C9"/>
    <w:rsid w:val="00821973"/>
    <w:rsid w:val="00826A81"/>
    <w:rsid w:val="00830B24"/>
    <w:rsid w:val="00832C3B"/>
    <w:rsid w:val="00835A86"/>
    <w:rsid w:val="00842540"/>
    <w:rsid w:val="0084472B"/>
    <w:rsid w:val="008470C3"/>
    <w:rsid w:val="0085228E"/>
    <w:rsid w:val="00855081"/>
    <w:rsid w:val="00856B5A"/>
    <w:rsid w:val="00857335"/>
    <w:rsid w:val="00860AFA"/>
    <w:rsid w:val="008616A9"/>
    <w:rsid w:val="00862154"/>
    <w:rsid w:val="008634EE"/>
    <w:rsid w:val="00863941"/>
    <w:rsid w:val="0086594D"/>
    <w:rsid w:val="00865958"/>
    <w:rsid w:val="00867A17"/>
    <w:rsid w:val="00870B68"/>
    <w:rsid w:val="00877B5D"/>
    <w:rsid w:val="00881727"/>
    <w:rsid w:val="0088405C"/>
    <w:rsid w:val="008841B0"/>
    <w:rsid w:val="00884306"/>
    <w:rsid w:val="00884DF2"/>
    <w:rsid w:val="00885EFE"/>
    <w:rsid w:val="008865EC"/>
    <w:rsid w:val="0089259F"/>
    <w:rsid w:val="00893BAA"/>
    <w:rsid w:val="00895034"/>
    <w:rsid w:val="008961C6"/>
    <w:rsid w:val="00896DB0"/>
    <w:rsid w:val="00897372"/>
    <w:rsid w:val="008975D0"/>
    <w:rsid w:val="008A0207"/>
    <w:rsid w:val="008A1F58"/>
    <w:rsid w:val="008A4D61"/>
    <w:rsid w:val="008B18E5"/>
    <w:rsid w:val="008B1909"/>
    <w:rsid w:val="008B46A3"/>
    <w:rsid w:val="008B5104"/>
    <w:rsid w:val="008C006F"/>
    <w:rsid w:val="008C0EF0"/>
    <w:rsid w:val="008C224C"/>
    <w:rsid w:val="008C355B"/>
    <w:rsid w:val="008D0CBD"/>
    <w:rsid w:val="008D17F2"/>
    <w:rsid w:val="008D1E75"/>
    <w:rsid w:val="008D2C32"/>
    <w:rsid w:val="008E365F"/>
    <w:rsid w:val="008E477E"/>
    <w:rsid w:val="008F0B84"/>
    <w:rsid w:val="008F136A"/>
    <w:rsid w:val="008F2072"/>
    <w:rsid w:val="008F5E96"/>
    <w:rsid w:val="008F777D"/>
    <w:rsid w:val="0090022A"/>
    <w:rsid w:val="0090171A"/>
    <w:rsid w:val="00902CB6"/>
    <w:rsid w:val="0090389C"/>
    <w:rsid w:val="00907FE9"/>
    <w:rsid w:val="009129F4"/>
    <w:rsid w:val="0092239E"/>
    <w:rsid w:val="00934632"/>
    <w:rsid w:val="00935050"/>
    <w:rsid w:val="00935A2C"/>
    <w:rsid w:val="00936844"/>
    <w:rsid w:val="00937807"/>
    <w:rsid w:val="00942DC7"/>
    <w:rsid w:val="00950CB3"/>
    <w:rsid w:val="00952095"/>
    <w:rsid w:val="009542A8"/>
    <w:rsid w:val="00954D2A"/>
    <w:rsid w:val="00960738"/>
    <w:rsid w:val="00961362"/>
    <w:rsid w:val="009638D3"/>
    <w:rsid w:val="00963FA8"/>
    <w:rsid w:val="00965C59"/>
    <w:rsid w:val="00966212"/>
    <w:rsid w:val="00967A07"/>
    <w:rsid w:val="00971332"/>
    <w:rsid w:val="00971908"/>
    <w:rsid w:val="00972D0D"/>
    <w:rsid w:val="00974046"/>
    <w:rsid w:val="00986C3A"/>
    <w:rsid w:val="00987A63"/>
    <w:rsid w:val="0099286D"/>
    <w:rsid w:val="009943B7"/>
    <w:rsid w:val="00994953"/>
    <w:rsid w:val="0099597A"/>
    <w:rsid w:val="009A043A"/>
    <w:rsid w:val="009A2339"/>
    <w:rsid w:val="009A67E3"/>
    <w:rsid w:val="009B4207"/>
    <w:rsid w:val="009B43DC"/>
    <w:rsid w:val="009B4BDE"/>
    <w:rsid w:val="009B57B9"/>
    <w:rsid w:val="009B693A"/>
    <w:rsid w:val="009C16D0"/>
    <w:rsid w:val="009C1775"/>
    <w:rsid w:val="009C2971"/>
    <w:rsid w:val="009C5C8F"/>
    <w:rsid w:val="009C7B75"/>
    <w:rsid w:val="009D2883"/>
    <w:rsid w:val="009D7538"/>
    <w:rsid w:val="009E2F73"/>
    <w:rsid w:val="009E325C"/>
    <w:rsid w:val="009E6E0E"/>
    <w:rsid w:val="009F20F7"/>
    <w:rsid w:val="009F35D7"/>
    <w:rsid w:val="009F5460"/>
    <w:rsid w:val="009F6A23"/>
    <w:rsid w:val="009F6E4F"/>
    <w:rsid w:val="009F7F51"/>
    <w:rsid w:val="00A044FB"/>
    <w:rsid w:val="00A05FB2"/>
    <w:rsid w:val="00A1280B"/>
    <w:rsid w:val="00A13207"/>
    <w:rsid w:val="00A149DD"/>
    <w:rsid w:val="00A1674F"/>
    <w:rsid w:val="00A22AAF"/>
    <w:rsid w:val="00A23C0B"/>
    <w:rsid w:val="00A27297"/>
    <w:rsid w:val="00A31DBD"/>
    <w:rsid w:val="00A34E37"/>
    <w:rsid w:val="00A35E3E"/>
    <w:rsid w:val="00A421E4"/>
    <w:rsid w:val="00A45D81"/>
    <w:rsid w:val="00A45E5B"/>
    <w:rsid w:val="00A469B8"/>
    <w:rsid w:val="00A550E5"/>
    <w:rsid w:val="00A60104"/>
    <w:rsid w:val="00A65600"/>
    <w:rsid w:val="00A66AD6"/>
    <w:rsid w:val="00A74C7F"/>
    <w:rsid w:val="00A7646C"/>
    <w:rsid w:val="00A8170F"/>
    <w:rsid w:val="00A820DE"/>
    <w:rsid w:val="00A82A30"/>
    <w:rsid w:val="00A87625"/>
    <w:rsid w:val="00A94DC6"/>
    <w:rsid w:val="00A95A12"/>
    <w:rsid w:val="00A9745E"/>
    <w:rsid w:val="00A97835"/>
    <w:rsid w:val="00AA05B4"/>
    <w:rsid w:val="00AA09DA"/>
    <w:rsid w:val="00AA0B3C"/>
    <w:rsid w:val="00AA0D2B"/>
    <w:rsid w:val="00AA302C"/>
    <w:rsid w:val="00AA31E7"/>
    <w:rsid w:val="00AA40C4"/>
    <w:rsid w:val="00AA6401"/>
    <w:rsid w:val="00AA6A0B"/>
    <w:rsid w:val="00AB1236"/>
    <w:rsid w:val="00AB1469"/>
    <w:rsid w:val="00AB3538"/>
    <w:rsid w:val="00AC11F7"/>
    <w:rsid w:val="00AC1804"/>
    <w:rsid w:val="00AC1C2F"/>
    <w:rsid w:val="00AC7ABB"/>
    <w:rsid w:val="00AD04A5"/>
    <w:rsid w:val="00AD486D"/>
    <w:rsid w:val="00AD660E"/>
    <w:rsid w:val="00AE37B2"/>
    <w:rsid w:val="00AE5168"/>
    <w:rsid w:val="00AE7807"/>
    <w:rsid w:val="00AF3911"/>
    <w:rsid w:val="00AF5173"/>
    <w:rsid w:val="00AF7B60"/>
    <w:rsid w:val="00B00469"/>
    <w:rsid w:val="00B0179C"/>
    <w:rsid w:val="00B063F7"/>
    <w:rsid w:val="00B06FA3"/>
    <w:rsid w:val="00B07590"/>
    <w:rsid w:val="00B12DC4"/>
    <w:rsid w:val="00B13612"/>
    <w:rsid w:val="00B144F8"/>
    <w:rsid w:val="00B17F8D"/>
    <w:rsid w:val="00B227BA"/>
    <w:rsid w:val="00B22E18"/>
    <w:rsid w:val="00B23F9B"/>
    <w:rsid w:val="00B263CF"/>
    <w:rsid w:val="00B26FD2"/>
    <w:rsid w:val="00B4521C"/>
    <w:rsid w:val="00B46EAE"/>
    <w:rsid w:val="00B4715F"/>
    <w:rsid w:val="00B50D29"/>
    <w:rsid w:val="00B50F4C"/>
    <w:rsid w:val="00B55C44"/>
    <w:rsid w:val="00B56907"/>
    <w:rsid w:val="00B61B18"/>
    <w:rsid w:val="00B62DC2"/>
    <w:rsid w:val="00B63108"/>
    <w:rsid w:val="00B6327E"/>
    <w:rsid w:val="00B644AC"/>
    <w:rsid w:val="00B67D48"/>
    <w:rsid w:val="00B72A6D"/>
    <w:rsid w:val="00B73CA0"/>
    <w:rsid w:val="00B759D8"/>
    <w:rsid w:val="00B806E2"/>
    <w:rsid w:val="00B80800"/>
    <w:rsid w:val="00B819D8"/>
    <w:rsid w:val="00B83C27"/>
    <w:rsid w:val="00B90D6A"/>
    <w:rsid w:val="00B92FB4"/>
    <w:rsid w:val="00B93CF6"/>
    <w:rsid w:val="00B94B23"/>
    <w:rsid w:val="00B94FED"/>
    <w:rsid w:val="00BA750B"/>
    <w:rsid w:val="00BB1AB1"/>
    <w:rsid w:val="00BB306A"/>
    <w:rsid w:val="00BB3779"/>
    <w:rsid w:val="00BB6C66"/>
    <w:rsid w:val="00BB78B0"/>
    <w:rsid w:val="00BC39E4"/>
    <w:rsid w:val="00BC3AFE"/>
    <w:rsid w:val="00BC3B6A"/>
    <w:rsid w:val="00BC529B"/>
    <w:rsid w:val="00BD5D7B"/>
    <w:rsid w:val="00BD63DF"/>
    <w:rsid w:val="00BD65B4"/>
    <w:rsid w:val="00BD6A03"/>
    <w:rsid w:val="00BD7174"/>
    <w:rsid w:val="00BE1255"/>
    <w:rsid w:val="00BE258E"/>
    <w:rsid w:val="00BE5ED6"/>
    <w:rsid w:val="00BE6E30"/>
    <w:rsid w:val="00BF28DB"/>
    <w:rsid w:val="00C004B0"/>
    <w:rsid w:val="00C02435"/>
    <w:rsid w:val="00C02599"/>
    <w:rsid w:val="00C06075"/>
    <w:rsid w:val="00C0612D"/>
    <w:rsid w:val="00C06569"/>
    <w:rsid w:val="00C11ABC"/>
    <w:rsid w:val="00C2039E"/>
    <w:rsid w:val="00C2182A"/>
    <w:rsid w:val="00C220DC"/>
    <w:rsid w:val="00C2340C"/>
    <w:rsid w:val="00C31628"/>
    <w:rsid w:val="00C334F3"/>
    <w:rsid w:val="00C374E0"/>
    <w:rsid w:val="00C37674"/>
    <w:rsid w:val="00C37BDB"/>
    <w:rsid w:val="00C40388"/>
    <w:rsid w:val="00C433FE"/>
    <w:rsid w:val="00C43A77"/>
    <w:rsid w:val="00C473E9"/>
    <w:rsid w:val="00C47D66"/>
    <w:rsid w:val="00C53941"/>
    <w:rsid w:val="00C5444D"/>
    <w:rsid w:val="00C55F8C"/>
    <w:rsid w:val="00C574E5"/>
    <w:rsid w:val="00C57FB2"/>
    <w:rsid w:val="00C61B01"/>
    <w:rsid w:val="00C632BE"/>
    <w:rsid w:val="00C634CE"/>
    <w:rsid w:val="00C64B9D"/>
    <w:rsid w:val="00C657AC"/>
    <w:rsid w:val="00C66DFD"/>
    <w:rsid w:val="00C70FA2"/>
    <w:rsid w:val="00C72D8D"/>
    <w:rsid w:val="00C73718"/>
    <w:rsid w:val="00C80445"/>
    <w:rsid w:val="00C816F8"/>
    <w:rsid w:val="00C82D29"/>
    <w:rsid w:val="00C836C2"/>
    <w:rsid w:val="00C841BB"/>
    <w:rsid w:val="00CA639E"/>
    <w:rsid w:val="00CB097A"/>
    <w:rsid w:val="00CB0A27"/>
    <w:rsid w:val="00CB3BDA"/>
    <w:rsid w:val="00CB49E1"/>
    <w:rsid w:val="00CB7386"/>
    <w:rsid w:val="00CC0B00"/>
    <w:rsid w:val="00CC6084"/>
    <w:rsid w:val="00CD0072"/>
    <w:rsid w:val="00CD10BA"/>
    <w:rsid w:val="00CD27EC"/>
    <w:rsid w:val="00CD35C0"/>
    <w:rsid w:val="00CD493B"/>
    <w:rsid w:val="00CD4F9A"/>
    <w:rsid w:val="00CD5482"/>
    <w:rsid w:val="00CD617A"/>
    <w:rsid w:val="00CD627A"/>
    <w:rsid w:val="00CE195E"/>
    <w:rsid w:val="00CE23F4"/>
    <w:rsid w:val="00CE2FCB"/>
    <w:rsid w:val="00CE338D"/>
    <w:rsid w:val="00CE3B41"/>
    <w:rsid w:val="00CE528D"/>
    <w:rsid w:val="00CE567D"/>
    <w:rsid w:val="00CE5FEF"/>
    <w:rsid w:val="00CE774E"/>
    <w:rsid w:val="00CF1D51"/>
    <w:rsid w:val="00CF1E42"/>
    <w:rsid w:val="00CF20B1"/>
    <w:rsid w:val="00CF3665"/>
    <w:rsid w:val="00CF6ECD"/>
    <w:rsid w:val="00CF7268"/>
    <w:rsid w:val="00CF72D3"/>
    <w:rsid w:val="00D0218F"/>
    <w:rsid w:val="00D04B21"/>
    <w:rsid w:val="00D072F9"/>
    <w:rsid w:val="00D16730"/>
    <w:rsid w:val="00D2016B"/>
    <w:rsid w:val="00D2123A"/>
    <w:rsid w:val="00D22126"/>
    <w:rsid w:val="00D25F06"/>
    <w:rsid w:val="00D32DAE"/>
    <w:rsid w:val="00D345D9"/>
    <w:rsid w:val="00D402F7"/>
    <w:rsid w:val="00D40389"/>
    <w:rsid w:val="00D4159B"/>
    <w:rsid w:val="00D42F00"/>
    <w:rsid w:val="00D51647"/>
    <w:rsid w:val="00D57385"/>
    <w:rsid w:val="00D60675"/>
    <w:rsid w:val="00D60782"/>
    <w:rsid w:val="00D60CED"/>
    <w:rsid w:val="00D610F0"/>
    <w:rsid w:val="00D63FB7"/>
    <w:rsid w:val="00D64429"/>
    <w:rsid w:val="00D64D13"/>
    <w:rsid w:val="00D66F35"/>
    <w:rsid w:val="00D679DF"/>
    <w:rsid w:val="00D71C0A"/>
    <w:rsid w:val="00D76AC1"/>
    <w:rsid w:val="00D80FA9"/>
    <w:rsid w:val="00D81260"/>
    <w:rsid w:val="00D8329C"/>
    <w:rsid w:val="00D867A8"/>
    <w:rsid w:val="00D900FD"/>
    <w:rsid w:val="00D90D84"/>
    <w:rsid w:val="00D91535"/>
    <w:rsid w:val="00D92657"/>
    <w:rsid w:val="00DA0D94"/>
    <w:rsid w:val="00DA1C29"/>
    <w:rsid w:val="00DA2456"/>
    <w:rsid w:val="00DA285E"/>
    <w:rsid w:val="00DA7244"/>
    <w:rsid w:val="00DB13B9"/>
    <w:rsid w:val="00DB1D06"/>
    <w:rsid w:val="00DB2707"/>
    <w:rsid w:val="00DC3973"/>
    <w:rsid w:val="00DC58AD"/>
    <w:rsid w:val="00DC6640"/>
    <w:rsid w:val="00DC69FC"/>
    <w:rsid w:val="00DC7BFF"/>
    <w:rsid w:val="00DD1B9A"/>
    <w:rsid w:val="00DD1C03"/>
    <w:rsid w:val="00DD3980"/>
    <w:rsid w:val="00DD69C2"/>
    <w:rsid w:val="00DF0404"/>
    <w:rsid w:val="00DF4F30"/>
    <w:rsid w:val="00DF7985"/>
    <w:rsid w:val="00E01946"/>
    <w:rsid w:val="00E02489"/>
    <w:rsid w:val="00E0450E"/>
    <w:rsid w:val="00E04E8B"/>
    <w:rsid w:val="00E06615"/>
    <w:rsid w:val="00E07247"/>
    <w:rsid w:val="00E10088"/>
    <w:rsid w:val="00E10817"/>
    <w:rsid w:val="00E10C32"/>
    <w:rsid w:val="00E13398"/>
    <w:rsid w:val="00E13A15"/>
    <w:rsid w:val="00E14CF2"/>
    <w:rsid w:val="00E25D7A"/>
    <w:rsid w:val="00E27898"/>
    <w:rsid w:val="00E32B01"/>
    <w:rsid w:val="00E337DB"/>
    <w:rsid w:val="00E35349"/>
    <w:rsid w:val="00E41A05"/>
    <w:rsid w:val="00E42D3D"/>
    <w:rsid w:val="00E44960"/>
    <w:rsid w:val="00E44EBA"/>
    <w:rsid w:val="00E46A19"/>
    <w:rsid w:val="00E47B07"/>
    <w:rsid w:val="00E522FD"/>
    <w:rsid w:val="00E52A1E"/>
    <w:rsid w:val="00E56374"/>
    <w:rsid w:val="00E603F9"/>
    <w:rsid w:val="00E6295A"/>
    <w:rsid w:val="00E65231"/>
    <w:rsid w:val="00E708E8"/>
    <w:rsid w:val="00E713C2"/>
    <w:rsid w:val="00E715B7"/>
    <w:rsid w:val="00E736A5"/>
    <w:rsid w:val="00E7393F"/>
    <w:rsid w:val="00E766EB"/>
    <w:rsid w:val="00E80D61"/>
    <w:rsid w:val="00E812A5"/>
    <w:rsid w:val="00E8139F"/>
    <w:rsid w:val="00E81E11"/>
    <w:rsid w:val="00E83CCA"/>
    <w:rsid w:val="00E83DB9"/>
    <w:rsid w:val="00E8713D"/>
    <w:rsid w:val="00E8768B"/>
    <w:rsid w:val="00E9166A"/>
    <w:rsid w:val="00E9515D"/>
    <w:rsid w:val="00E968FF"/>
    <w:rsid w:val="00E96C12"/>
    <w:rsid w:val="00E97073"/>
    <w:rsid w:val="00E97A42"/>
    <w:rsid w:val="00EA0C32"/>
    <w:rsid w:val="00EA25A4"/>
    <w:rsid w:val="00EA42F5"/>
    <w:rsid w:val="00EA4838"/>
    <w:rsid w:val="00EA76F4"/>
    <w:rsid w:val="00EB2B80"/>
    <w:rsid w:val="00EB4770"/>
    <w:rsid w:val="00EB7A83"/>
    <w:rsid w:val="00EC0D22"/>
    <w:rsid w:val="00EC30FA"/>
    <w:rsid w:val="00EC503F"/>
    <w:rsid w:val="00EC745C"/>
    <w:rsid w:val="00ED0906"/>
    <w:rsid w:val="00ED329E"/>
    <w:rsid w:val="00ED4EE8"/>
    <w:rsid w:val="00ED6193"/>
    <w:rsid w:val="00ED6E3C"/>
    <w:rsid w:val="00ED794E"/>
    <w:rsid w:val="00ED7D31"/>
    <w:rsid w:val="00EE0D22"/>
    <w:rsid w:val="00EE0EAA"/>
    <w:rsid w:val="00EE0ED7"/>
    <w:rsid w:val="00EE3AEB"/>
    <w:rsid w:val="00EE528B"/>
    <w:rsid w:val="00EE5927"/>
    <w:rsid w:val="00EE7226"/>
    <w:rsid w:val="00EE78C6"/>
    <w:rsid w:val="00EF3716"/>
    <w:rsid w:val="00EF41AC"/>
    <w:rsid w:val="00EF6B81"/>
    <w:rsid w:val="00EF746A"/>
    <w:rsid w:val="00F00CEC"/>
    <w:rsid w:val="00F02D0F"/>
    <w:rsid w:val="00F02F90"/>
    <w:rsid w:val="00F0330A"/>
    <w:rsid w:val="00F055C0"/>
    <w:rsid w:val="00F0610E"/>
    <w:rsid w:val="00F06297"/>
    <w:rsid w:val="00F063D7"/>
    <w:rsid w:val="00F07599"/>
    <w:rsid w:val="00F07A8B"/>
    <w:rsid w:val="00F121EC"/>
    <w:rsid w:val="00F12AC3"/>
    <w:rsid w:val="00F20AC2"/>
    <w:rsid w:val="00F24106"/>
    <w:rsid w:val="00F3221E"/>
    <w:rsid w:val="00F35D0B"/>
    <w:rsid w:val="00F45157"/>
    <w:rsid w:val="00F457DD"/>
    <w:rsid w:val="00F47B60"/>
    <w:rsid w:val="00F50EB5"/>
    <w:rsid w:val="00F5662F"/>
    <w:rsid w:val="00F600A9"/>
    <w:rsid w:val="00F6106A"/>
    <w:rsid w:val="00F66EC4"/>
    <w:rsid w:val="00F674D1"/>
    <w:rsid w:val="00F70F54"/>
    <w:rsid w:val="00F7502F"/>
    <w:rsid w:val="00F8085E"/>
    <w:rsid w:val="00F80CAF"/>
    <w:rsid w:val="00F81826"/>
    <w:rsid w:val="00F8531B"/>
    <w:rsid w:val="00F911E0"/>
    <w:rsid w:val="00F97124"/>
    <w:rsid w:val="00FA16E1"/>
    <w:rsid w:val="00FA2D7D"/>
    <w:rsid w:val="00FB14DA"/>
    <w:rsid w:val="00FB3B43"/>
    <w:rsid w:val="00FB4CE3"/>
    <w:rsid w:val="00FB6230"/>
    <w:rsid w:val="00FC41B2"/>
    <w:rsid w:val="00FC703C"/>
    <w:rsid w:val="00FD2417"/>
    <w:rsid w:val="00FE1B2C"/>
    <w:rsid w:val="00FE2430"/>
    <w:rsid w:val="00FE5E53"/>
    <w:rsid w:val="00FE7175"/>
    <w:rsid w:val="00FF01D7"/>
    <w:rsid w:val="00FF252C"/>
  </w:rsids>
  <m:mathPr>
    <m:mathFont m:val="Cambria Math"/>
    <m:brkBin m:val="before"/>
    <m:brkBinSub m:val="--"/>
    <m:smallFrac/>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A7D5F52"/>
  <w15:docId w15:val="{34776726-59EA-4DE6-A332-5B7FB9E29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l-GR" w:eastAsia="el-G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11F7"/>
    <w:pPr>
      <w:spacing w:after="60" w:line="360" w:lineRule="auto"/>
      <w:jc w:val="both"/>
    </w:pPr>
    <w:rPr>
      <w:rFonts w:ascii="Cambria" w:hAnsi="Cambria"/>
      <w:sz w:val="22"/>
      <w:lang w:eastAsia="en-US"/>
    </w:rPr>
  </w:style>
  <w:style w:type="paragraph" w:styleId="Heading1">
    <w:name w:val="heading 1"/>
    <w:next w:val="Normal"/>
    <w:qFormat/>
    <w:rsid w:val="0090171A"/>
    <w:pPr>
      <w:keepNext/>
      <w:pageBreakBefore/>
      <w:numPr>
        <w:numId w:val="2"/>
      </w:numPr>
      <w:tabs>
        <w:tab w:val="left" w:pos="3402"/>
      </w:tabs>
      <w:spacing w:before="2040" w:after="600" w:line="480" w:lineRule="auto"/>
      <w:ind w:right="-51"/>
      <w:outlineLvl w:val="0"/>
    </w:pPr>
    <w:rPr>
      <w:rFonts w:asciiTheme="majorHAnsi" w:hAnsiTheme="majorHAnsi"/>
      <w:b/>
      <w:kern w:val="28"/>
      <w:sz w:val="44"/>
      <w:szCs w:val="44"/>
      <w:lang w:eastAsia="en-US"/>
    </w:rPr>
  </w:style>
  <w:style w:type="paragraph" w:styleId="Heading2">
    <w:name w:val="heading 2"/>
    <w:basedOn w:val="Heading1"/>
    <w:next w:val="Normal"/>
    <w:qFormat/>
    <w:rsid w:val="005B4610"/>
    <w:pPr>
      <w:pageBreakBefore w:val="0"/>
      <w:numPr>
        <w:ilvl w:val="1"/>
      </w:numPr>
      <w:spacing w:before="180" w:after="60"/>
      <w:ind w:left="578" w:hanging="578"/>
      <w:outlineLvl w:val="1"/>
    </w:pPr>
    <w:rPr>
      <w:sz w:val="32"/>
    </w:rPr>
  </w:style>
  <w:style w:type="paragraph" w:styleId="Heading3">
    <w:name w:val="heading 3"/>
    <w:basedOn w:val="Heading2"/>
    <w:next w:val="Normal"/>
    <w:qFormat/>
    <w:rsid w:val="005B4610"/>
    <w:pPr>
      <w:numPr>
        <w:ilvl w:val="2"/>
      </w:numPr>
      <w:outlineLvl w:val="2"/>
    </w:pPr>
    <w:rPr>
      <w:sz w:val="24"/>
    </w:rPr>
  </w:style>
  <w:style w:type="paragraph" w:styleId="Heading4">
    <w:name w:val="heading 4"/>
    <w:basedOn w:val="Heading3"/>
    <w:next w:val="Normal"/>
    <w:qFormat/>
    <w:rsid w:val="005B4610"/>
    <w:pPr>
      <w:numPr>
        <w:ilvl w:val="3"/>
      </w:numPr>
      <w:outlineLvl w:val="3"/>
    </w:pPr>
    <w:rPr>
      <w:b w:val="0"/>
    </w:rPr>
  </w:style>
  <w:style w:type="paragraph" w:styleId="Heading5">
    <w:name w:val="heading 5"/>
    <w:basedOn w:val="Heading4"/>
    <w:next w:val="Normal"/>
    <w:qFormat/>
    <w:rsid w:val="005B4610"/>
    <w:pPr>
      <w:numPr>
        <w:ilvl w:val="4"/>
      </w:numPr>
      <w:outlineLvl w:val="4"/>
    </w:pPr>
  </w:style>
  <w:style w:type="paragraph" w:styleId="Heading6">
    <w:name w:val="heading 6"/>
    <w:basedOn w:val="Heading5"/>
    <w:next w:val="Normal"/>
    <w:qFormat/>
    <w:rsid w:val="005B4610"/>
    <w:pPr>
      <w:numPr>
        <w:ilvl w:val="5"/>
      </w:numPr>
      <w:outlineLvl w:val="5"/>
    </w:pPr>
  </w:style>
  <w:style w:type="paragraph" w:styleId="Heading7">
    <w:name w:val="heading 7"/>
    <w:basedOn w:val="Heading6"/>
    <w:next w:val="Normal"/>
    <w:qFormat/>
    <w:rsid w:val="005B4610"/>
    <w:pPr>
      <w:numPr>
        <w:ilvl w:val="6"/>
      </w:numPr>
      <w:outlineLvl w:val="6"/>
    </w:pPr>
  </w:style>
  <w:style w:type="paragraph" w:styleId="Heading8">
    <w:name w:val="heading 8"/>
    <w:basedOn w:val="Heading7"/>
    <w:next w:val="Normal"/>
    <w:qFormat/>
    <w:rsid w:val="005B4610"/>
    <w:pPr>
      <w:numPr>
        <w:ilvl w:val="7"/>
      </w:numPr>
      <w:outlineLvl w:val="7"/>
    </w:pPr>
  </w:style>
  <w:style w:type="paragraph" w:styleId="Heading9">
    <w:name w:val="heading 9"/>
    <w:basedOn w:val="Normal"/>
    <w:next w:val="Normal"/>
    <w:qFormat/>
    <w:rsid w:val="005B4610"/>
    <w:pPr>
      <w:numPr>
        <w:ilvl w:val="8"/>
        <w:numId w:val="2"/>
      </w:numPr>
      <w:spacing w:before="24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rsid w:val="005B4610"/>
    <w:pPr>
      <w:pBdr>
        <w:bottom w:val="single" w:sz="6" w:space="1" w:color="auto"/>
      </w:pBdr>
      <w:tabs>
        <w:tab w:val="center" w:pos="4153"/>
        <w:tab w:val="right" w:pos="8306"/>
      </w:tabs>
    </w:pPr>
    <w:rPr>
      <w:rFonts w:ascii="HellasTimes" w:hAnsi="HellasTimes"/>
      <w:lang w:val="en-GB" w:eastAsia="en-US"/>
    </w:rPr>
  </w:style>
  <w:style w:type="character" w:styleId="FootnoteReference">
    <w:name w:val="footnote reference"/>
    <w:basedOn w:val="DefaultParagraphFont"/>
    <w:semiHidden/>
    <w:rsid w:val="005B4610"/>
    <w:rPr>
      <w:vertAlign w:val="superscript"/>
    </w:rPr>
  </w:style>
  <w:style w:type="paragraph" w:styleId="FootnoteText">
    <w:name w:val="footnote text"/>
    <w:basedOn w:val="Normal"/>
    <w:semiHidden/>
    <w:rsid w:val="005B4610"/>
    <w:rPr>
      <w:lang w:val="en-GB"/>
    </w:rPr>
  </w:style>
  <w:style w:type="paragraph" w:styleId="Title">
    <w:name w:val="Title"/>
    <w:basedOn w:val="Normal"/>
    <w:qFormat/>
    <w:rsid w:val="005B4610"/>
    <w:pPr>
      <w:pageBreakBefore/>
      <w:spacing w:before="840" w:after="240" w:line="360" w:lineRule="exact"/>
      <w:jc w:val="center"/>
    </w:pPr>
    <w:rPr>
      <w:b/>
      <w:sz w:val="32"/>
    </w:rPr>
  </w:style>
  <w:style w:type="paragraph" w:styleId="Footer">
    <w:name w:val="footer"/>
    <w:basedOn w:val="Header"/>
    <w:rsid w:val="005B4610"/>
  </w:style>
  <w:style w:type="character" w:styleId="PageNumber">
    <w:name w:val="page number"/>
    <w:basedOn w:val="DefaultParagraphFont"/>
    <w:rsid w:val="005B4610"/>
  </w:style>
  <w:style w:type="paragraph" w:styleId="TOC1">
    <w:name w:val="toc 1"/>
    <w:basedOn w:val="Normal"/>
    <w:next w:val="Normal"/>
    <w:autoRedefine/>
    <w:uiPriority w:val="39"/>
    <w:rsid w:val="005B4610"/>
    <w:pPr>
      <w:tabs>
        <w:tab w:val="left" w:pos="1000"/>
        <w:tab w:val="right" w:leader="dot" w:pos="8303"/>
      </w:tabs>
      <w:spacing w:before="120" w:after="120"/>
      <w:jc w:val="left"/>
    </w:pPr>
    <w:rPr>
      <w:b/>
      <w:noProof/>
      <w:sz w:val="20"/>
      <w:szCs w:val="40"/>
    </w:rPr>
  </w:style>
  <w:style w:type="paragraph" w:styleId="TOC2">
    <w:name w:val="toc 2"/>
    <w:basedOn w:val="Normal"/>
    <w:next w:val="Normal"/>
    <w:autoRedefine/>
    <w:uiPriority w:val="39"/>
    <w:rsid w:val="005B4610"/>
    <w:pPr>
      <w:ind w:left="200"/>
      <w:jc w:val="left"/>
    </w:pPr>
  </w:style>
  <w:style w:type="paragraph" w:styleId="TOC3">
    <w:name w:val="toc 3"/>
    <w:basedOn w:val="Normal"/>
    <w:next w:val="Normal"/>
    <w:autoRedefine/>
    <w:uiPriority w:val="39"/>
    <w:rsid w:val="005B4610"/>
    <w:pPr>
      <w:ind w:left="400"/>
      <w:jc w:val="left"/>
    </w:pPr>
    <w:rPr>
      <w:i/>
    </w:rPr>
  </w:style>
  <w:style w:type="paragraph" w:styleId="TOC4">
    <w:name w:val="toc 4"/>
    <w:basedOn w:val="Normal"/>
    <w:next w:val="Normal"/>
    <w:autoRedefine/>
    <w:semiHidden/>
    <w:rsid w:val="005B4610"/>
    <w:pPr>
      <w:ind w:left="600"/>
      <w:jc w:val="left"/>
    </w:pPr>
    <w:rPr>
      <w:sz w:val="18"/>
    </w:rPr>
  </w:style>
  <w:style w:type="paragraph" w:styleId="TOC5">
    <w:name w:val="toc 5"/>
    <w:basedOn w:val="Normal"/>
    <w:next w:val="Normal"/>
    <w:autoRedefine/>
    <w:semiHidden/>
    <w:rsid w:val="005B4610"/>
    <w:pPr>
      <w:ind w:left="800"/>
      <w:jc w:val="left"/>
    </w:pPr>
    <w:rPr>
      <w:sz w:val="18"/>
    </w:rPr>
  </w:style>
  <w:style w:type="paragraph" w:styleId="TOC6">
    <w:name w:val="toc 6"/>
    <w:basedOn w:val="Normal"/>
    <w:next w:val="Normal"/>
    <w:autoRedefine/>
    <w:semiHidden/>
    <w:rsid w:val="005B4610"/>
    <w:pPr>
      <w:ind w:left="1000"/>
      <w:jc w:val="left"/>
    </w:pPr>
    <w:rPr>
      <w:sz w:val="18"/>
    </w:rPr>
  </w:style>
  <w:style w:type="paragraph" w:styleId="TOC7">
    <w:name w:val="toc 7"/>
    <w:basedOn w:val="Normal"/>
    <w:next w:val="Normal"/>
    <w:autoRedefine/>
    <w:semiHidden/>
    <w:rsid w:val="005B4610"/>
    <w:pPr>
      <w:ind w:left="1200"/>
      <w:jc w:val="left"/>
    </w:pPr>
    <w:rPr>
      <w:sz w:val="18"/>
    </w:rPr>
  </w:style>
  <w:style w:type="paragraph" w:styleId="TOC8">
    <w:name w:val="toc 8"/>
    <w:basedOn w:val="Normal"/>
    <w:next w:val="Normal"/>
    <w:autoRedefine/>
    <w:semiHidden/>
    <w:rsid w:val="005B4610"/>
    <w:pPr>
      <w:ind w:left="1400"/>
      <w:jc w:val="left"/>
    </w:pPr>
    <w:rPr>
      <w:sz w:val="18"/>
    </w:rPr>
  </w:style>
  <w:style w:type="paragraph" w:styleId="TOC9">
    <w:name w:val="toc 9"/>
    <w:basedOn w:val="Normal"/>
    <w:next w:val="Normal"/>
    <w:autoRedefine/>
    <w:semiHidden/>
    <w:rsid w:val="005B4610"/>
    <w:pPr>
      <w:ind w:left="1600"/>
      <w:jc w:val="left"/>
    </w:pPr>
    <w:rPr>
      <w:sz w:val="18"/>
    </w:rPr>
  </w:style>
  <w:style w:type="paragraph" w:customStyle="1" w:styleId="code">
    <w:name w:val="code"/>
    <w:basedOn w:val="Normal"/>
    <w:rsid w:val="00EE5927"/>
    <w:pPr>
      <w:spacing w:before="20" w:after="20"/>
      <w:ind w:left="289" w:right="272"/>
      <w:jc w:val="left"/>
    </w:pPr>
    <w:rPr>
      <w:rFonts w:ascii="Consolas" w:hAnsi="Consolas"/>
      <w:noProof/>
      <w:sz w:val="20"/>
    </w:rPr>
  </w:style>
  <w:style w:type="paragraph" w:customStyle="1" w:styleId="bullets">
    <w:name w:val="bullets"/>
    <w:basedOn w:val="Normal"/>
    <w:rsid w:val="005B4610"/>
    <w:pPr>
      <w:numPr>
        <w:numId w:val="1"/>
      </w:numPr>
    </w:pPr>
  </w:style>
  <w:style w:type="paragraph" w:styleId="ListBullet">
    <w:name w:val="List Bullet"/>
    <w:basedOn w:val="Normal"/>
    <w:autoRedefine/>
    <w:rsid w:val="00101CC0"/>
    <w:pPr>
      <w:numPr>
        <w:numId w:val="3"/>
      </w:numPr>
    </w:pPr>
  </w:style>
  <w:style w:type="character" w:styleId="Hyperlink">
    <w:name w:val="Hyperlink"/>
    <w:basedOn w:val="DefaultParagraphFont"/>
    <w:uiPriority w:val="99"/>
    <w:rsid w:val="007920D2"/>
    <w:rPr>
      <w:color w:val="0000FF"/>
      <w:u w:val="single"/>
    </w:rPr>
  </w:style>
  <w:style w:type="paragraph" w:styleId="NormalWeb">
    <w:name w:val="Normal (Web)"/>
    <w:basedOn w:val="Normal"/>
    <w:uiPriority w:val="99"/>
    <w:unhideWhenUsed/>
    <w:rsid w:val="002A5596"/>
    <w:pPr>
      <w:spacing w:before="100" w:beforeAutospacing="1" w:after="119" w:line="240" w:lineRule="auto"/>
      <w:jc w:val="left"/>
    </w:pPr>
    <w:rPr>
      <w:rFonts w:ascii="Times New Roman" w:hAnsi="Times New Roman"/>
      <w:sz w:val="24"/>
      <w:szCs w:val="24"/>
      <w:lang w:eastAsia="el-GR"/>
    </w:rPr>
  </w:style>
  <w:style w:type="character" w:styleId="PlaceholderText">
    <w:name w:val="Placeholder Text"/>
    <w:basedOn w:val="DefaultParagraphFont"/>
    <w:uiPriority w:val="99"/>
    <w:semiHidden/>
    <w:rsid w:val="00641C4D"/>
    <w:rPr>
      <w:color w:val="808080"/>
    </w:rPr>
  </w:style>
  <w:style w:type="paragraph" w:styleId="ListParagraph">
    <w:name w:val="List Paragraph"/>
    <w:basedOn w:val="Normal"/>
    <w:uiPriority w:val="34"/>
    <w:qFormat/>
    <w:rsid w:val="00E10C32"/>
    <w:pPr>
      <w:ind w:left="720"/>
      <w:contextualSpacing/>
    </w:pPr>
  </w:style>
  <w:style w:type="paragraph" w:styleId="Caption">
    <w:name w:val="caption"/>
    <w:basedOn w:val="Normal"/>
    <w:next w:val="Normal"/>
    <w:uiPriority w:val="35"/>
    <w:unhideWhenUsed/>
    <w:qFormat/>
    <w:rsid w:val="002E7572"/>
    <w:pPr>
      <w:spacing w:after="200" w:line="240" w:lineRule="auto"/>
    </w:pPr>
    <w:rPr>
      <w:i/>
      <w:iCs/>
      <w:color w:val="1F497D" w:themeColor="text2"/>
      <w:sz w:val="18"/>
      <w:szCs w:val="18"/>
    </w:rPr>
  </w:style>
  <w:style w:type="table" w:styleId="TableGrid">
    <w:name w:val="Table Grid"/>
    <w:basedOn w:val="TableNormal"/>
    <w:uiPriority w:val="59"/>
    <w:rsid w:val="007616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1">
    <w:name w:val="Grid Table 21"/>
    <w:basedOn w:val="TableNormal"/>
    <w:uiPriority w:val="47"/>
    <w:rsid w:val="00C816F8"/>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C816F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51">
    <w:name w:val="Grid Table 4 - Accent 51"/>
    <w:basedOn w:val="TableNormal"/>
    <w:uiPriority w:val="49"/>
    <w:rsid w:val="008F2072"/>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CommentReference">
    <w:name w:val="annotation reference"/>
    <w:basedOn w:val="DefaultParagraphFont"/>
    <w:uiPriority w:val="99"/>
    <w:semiHidden/>
    <w:unhideWhenUsed/>
    <w:rsid w:val="00593CD9"/>
    <w:rPr>
      <w:sz w:val="16"/>
      <w:szCs w:val="16"/>
    </w:rPr>
  </w:style>
  <w:style w:type="paragraph" w:styleId="CommentText">
    <w:name w:val="annotation text"/>
    <w:basedOn w:val="Normal"/>
    <w:link w:val="CommentTextChar"/>
    <w:uiPriority w:val="99"/>
    <w:semiHidden/>
    <w:unhideWhenUsed/>
    <w:rsid w:val="00593CD9"/>
    <w:pPr>
      <w:spacing w:line="240" w:lineRule="auto"/>
    </w:pPr>
    <w:rPr>
      <w:sz w:val="20"/>
    </w:rPr>
  </w:style>
  <w:style w:type="character" w:customStyle="1" w:styleId="CommentTextChar">
    <w:name w:val="Comment Text Char"/>
    <w:basedOn w:val="DefaultParagraphFont"/>
    <w:link w:val="CommentText"/>
    <w:uiPriority w:val="99"/>
    <w:semiHidden/>
    <w:rsid w:val="00593CD9"/>
    <w:rPr>
      <w:rFonts w:ascii="Cambria" w:hAnsi="Cambria"/>
      <w:lang w:eastAsia="en-US"/>
    </w:rPr>
  </w:style>
  <w:style w:type="paragraph" w:styleId="CommentSubject">
    <w:name w:val="annotation subject"/>
    <w:basedOn w:val="CommentText"/>
    <w:next w:val="CommentText"/>
    <w:link w:val="CommentSubjectChar"/>
    <w:uiPriority w:val="99"/>
    <w:semiHidden/>
    <w:unhideWhenUsed/>
    <w:rsid w:val="00593CD9"/>
    <w:rPr>
      <w:b/>
      <w:bCs/>
    </w:rPr>
  </w:style>
  <w:style w:type="character" w:customStyle="1" w:styleId="CommentSubjectChar">
    <w:name w:val="Comment Subject Char"/>
    <w:basedOn w:val="CommentTextChar"/>
    <w:link w:val="CommentSubject"/>
    <w:uiPriority w:val="99"/>
    <w:semiHidden/>
    <w:rsid w:val="00593CD9"/>
    <w:rPr>
      <w:rFonts w:ascii="Cambria" w:hAnsi="Cambria"/>
      <w:b/>
      <w:bCs/>
      <w:lang w:eastAsia="en-US"/>
    </w:rPr>
  </w:style>
  <w:style w:type="paragraph" w:styleId="BalloonText">
    <w:name w:val="Balloon Text"/>
    <w:basedOn w:val="Normal"/>
    <w:link w:val="BalloonTextChar"/>
    <w:uiPriority w:val="99"/>
    <w:semiHidden/>
    <w:unhideWhenUsed/>
    <w:rsid w:val="00593C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3CD9"/>
    <w:rPr>
      <w:rFonts w:ascii="Segoe UI" w:hAnsi="Segoe UI" w:cs="Segoe UI"/>
      <w:sz w:val="18"/>
      <w:szCs w:val="18"/>
      <w:lang w:eastAsia="en-US"/>
    </w:rPr>
  </w:style>
  <w:style w:type="paragraph" w:styleId="TableofFigures">
    <w:name w:val="table of figures"/>
    <w:basedOn w:val="Normal"/>
    <w:next w:val="Normal"/>
    <w:uiPriority w:val="99"/>
    <w:unhideWhenUsed/>
    <w:rsid w:val="00593CD9"/>
    <w:pPr>
      <w:spacing w:after="0"/>
    </w:pPr>
  </w:style>
  <w:style w:type="character" w:customStyle="1" w:styleId="apple-converted-space">
    <w:name w:val="apple-converted-space"/>
    <w:basedOn w:val="DefaultParagraphFont"/>
    <w:rsid w:val="00E7393F"/>
  </w:style>
  <w:style w:type="paragraph" w:styleId="Revision">
    <w:name w:val="Revision"/>
    <w:hidden/>
    <w:uiPriority w:val="99"/>
    <w:semiHidden/>
    <w:rsid w:val="005006D9"/>
    <w:rPr>
      <w:rFonts w:ascii="Cambria" w:hAnsi="Cambria"/>
      <w:sz w:val="22"/>
      <w:lang w:eastAsia="en-US"/>
    </w:rPr>
  </w:style>
  <w:style w:type="character" w:styleId="FollowedHyperlink">
    <w:name w:val="FollowedHyperlink"/>
    <w:basedOn w:val="DefaultParagraphFont"/>
    <w:uiPriority w:val="99"/>
    <w:semiHidden/>
    <w:unhideWhenUsed/>
    <w:rsid w:val="0085228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913">
      <w:bodyDiv w:val="1"/>
      <w:marLeft w:val="0"/>
      <w:marRight w:val="0"/>
      <w:marTop w:val="0"/>
      <w:marBottom w:val="0"/>
      <w:divBdr>
        <w:top w:val="none" w:sz="0" w:space="0" w:color="auto"/>
        <w:left w:val="none" w:sz="0" w:space="0" w:color="auto"/>
        <w:bottom w:val="none" w:sz="0" w:space="0" w:color="auto"/>
        <w:right w:val="none" w:sz="0" w:space="0" w:color="auto"/>
      </w:divBdr>
    </w:div>
    <w:div w:id="63843807">
      <w:bodyDiv w:val="1"/>
      <w:marLeft w:val="0"/>
      <w:marRight w:val="0"/>
      <w:marTop w:val="0"/>
      <w:marBottom w:val="0"/>
      <w:divBdr>
        <w:top w:val="none" w:sz="0" w:space="0" w:color="auto"/>
        <w:left w:val="none" w:sz="0" w:space="0" w:color="auto"/>
        <w:bottom w:val="none" w:sz="0" w:space="0" w:color="auto"/>
        <w:right w:val="none" w:sz="0" w:space="0" w:color="auto"/>
      </w:divBdr>
    </w:div>
    <w:div w:id="69039786">
      <w:bodyDiv w:val="1"/>
      <w:marLeft w:val="0"/>
      <w:marRight w:val="0"/>
      <w:marTop w:val="0"/>
      <w:marBottom w:val="0"/>
      <w:divBdr>
        <w:top w:val="none" w:sz="0" w:space="0" w:color="auto"/>
        <w:left w:val="none" w:sz="0" w:space="0" w:color="auto"/>
        <w:bottom w:val="none" w:sz="0" w:space="0" w:color="auto"/>
        <w:right w:val="none" w:sz="0" w:space="0" w:color="auto"/>
      </w:divBdr>
    </w:div>
    <w:div w:id="164370263">
      <w:bodyDiv w:val="1"/>
      <w:marLeft w:val="0"/>
      <w:marRight w:val="0"/>
      <w:marTop w:val="0"/>
      <w:marBottom w:val="0"/>
      <w:divBdr>
        <w:top w:val="none" w:sz="0" w:space="0" w:color="auto"/>
        <w:left w:val="none" w:sz="0" w:space="0" w:color="auto"/>
        <w:bottom w:val="none" w:sz="0" w:space="0" w:color="auto"/>
        <w:right w:val="none" w:sz="0" w:space="0" w:color="auto"/>
      </w:divBdr>
    </w:div>
    <w:div w:id="229854907">
      <w:bodyDiv w:val="1"/>
      <w:marLeft w:val="0"/>
      <w:marRight w:val="0"/>
      <w:marTop w:val="0"/>
      <w:marBottom w:val="0"/>
      <w:divBdr>
        <w:top w:val="none" w:sz="0" w:space="0" w:color="auto"/>
        <w:left w:val="none" w:sz="0" w:space="0" w:color="auto"/>
        <w:bottom w:val="none" w:sz="0" w:space="0" w:color="auto"/>
        <w:right w:val="none" w:sz="0" w:space="0" w:color="auto"/>
      </w:divBdr>
    </w:div>
    <w:div w:id="302123934">
      <w:bodyDiv w:val="1"/>
      <w:marLeft w:val="0"/>
      <w:marRight w:val="0"/>
      <w:marTop w:val="0"/>
      <w:marBottom w:val="0"/>
      <w:divBdr>
        <w:top w:val="none" w:sz="0" w:space="0" w:color="auto"/>
        <w:left w:val="none" w:sz="0" w:space="0" w:color="auto"/>
        <w:bottom w:val="none" w:sz="0" w:space="0" w:color="auto"/>
        <w:right w:val="none" w:sz="0" w:space="0" w:color="auto"/>
      </w:divBdr>
    </w:div>
    <w:div w:id="305278193">
      <w:bodyDiv w:val="1"/>
      <w:marLeft w:val="0"/>
      <w:marRight w:val="0"/>
      <w:marTop w:val="0"/>
      <w:marBottom w:val="0"/>
      <w:divBdr>
        <w:top w:val="none" w:sz="0" w:space="0" w:color="auto"/>
        <w:left w:val="none" w:sz="0" w:space="0" w:color="auto"/>
        <w:bottom w:val="none" w:sz="0" w:space="0" w:color="auto"/>
        <w:right w:val="none" w:sz="0" w:space="0" w:color="auto"/>
      </w:divBdr>
    </w:div>
    <w:div w:id="438646643">
      <w:bodyDiv w:val="1"/>
      <w:marLeft w:val="0"/>
      <w:marRight w:val="0"/>
      <w:marTop w:val="0"/>
      <w:marBottom w:val="0"/>
      <w:divBdr>
        <w:top w:val="none" w:sz="0" w:space="0" w:color="auto"/>
        <w:left w:val="none" w:sz="0" w:space="0" w:color="auto"/>
        <w:bottom w:val="none" w:sz="0" w:space="0" w:color="auto"/>
        <w:right w:val="none" w:sz="0" w:space="0" w:color="auto"/>
      </w:divBdr>
    </w:div>
    <w:div w:id="521632461">
      <w:bodyDiv w:val="1"/>
      <w:marLeft w:val="0"/>
      <w:marRight w:val="0"/>
      <w:marTop w:val="0"/>
      <w:marBottom w:val="0"/>
      <w:divBdr>
        <w:top w:val="none" w:sz="0" w:space="0" w:color="auto"/>
        <w:left w:val="none" w:sz="0" w:space="0" w:color="auto"/>
        <w:bottom w:val="none" w:sz="0" w:space="0" w:color="auto"/>
        <w:right w:val="none" w:sz="0" w:space="0" w:color="auto"/>
      </w:divBdr>
    </w:div>
    <w:div w:id="646132506">
      <w:bodyDiv w:val="1"/>
      <w:marLeft w:val="0"/>
      <w:marRight w:val="0"/>
      <w:marTop w:val="0"/>
      <w:marBottom w:val="0"/>
      <w:divBdr>
        <w:top w:val="none" w:sz="0" w:space="0" w:color="auto"/>
        <w:left w:val="none" w:sz="0" w:space="0" w:color="auto"/>
        <w:bottom w:val="none" w:sz="0" w:space="0" w:color="auto"/>
        <w:right w:val="none" w:sz="0" w:space="0" w:color="auto"/>
      </w:divBdr>
    </w:div>
    <w:div w:id="650404575">
      <w:bodyDiv w:val="1"/>
      <w:marLeft w:val="0"/>
      <w:marRight w:val="0"/>
      <w:marTop w:val="0"/>
      <w:marBottom w:val="0"/>
      <w:divBdr>
        <w:top w:val="none" w:sz="0" w:space="0" w:color="auto"/>
        <w:left w:val="none" w:sz="0" w:space="0" w:color="auto"/>
        <w:bottom w:val="none" w:sz="0" w:space="0" w:color="auto"/>
        <w:right w:val="none" w:sz="0" w:space="0" w:color="auto"/>
      </w:divBdr>
    </w:div>
    <w:div w:id="775445832">
      <w:bodyDiv w:val="1"/>
      <w:marLeft w:val="0"/>
      <w:marRight w:val="0"/>
      <w:marTop w:val="0"/>
      <w:marBottom w:val="0"/>
      <w:divBdr>
        <w:top w:val="none" w:sz="0" w:space="0" w:color="auto"/>
        <w:left w:val="none" w:sz="0" w:space="0" w:color="auto"/>
        <w:bottom w:val="none" w:sz="0" w:space="0" w:color="auto"/>
        <w:right w:val="none" w:sz="0" w:space="0" w:color="auto"/>
      </w:divBdr>
    </w:div>
    <w:div w:id="775829385">
      <w:bodyDiv w:val="1"/>
      <w:marLeft w:val="0"/>
      <w:marRight w:val="0"/>
      <w:marTop w:val="0"/>
      <w:marBottom w:val="0"/>
      <w:divBdr>
        <w:top w:val="none" w:sz="0" w:space="0" w:color="auto"/>
        <w:left w:val="none" w:sz="0" w:space="0" w:color="auto"/>
        <w:bottom w:val="none" w:sz="0" w:space="0" w:color="auto"/>
        <w:right w:val="none" w:sz="0" w:space="0" w:color="auto"/>
      </w:divBdr>
    </w:div>
    <w:div w:id="777260387">
      <w:bodyDiv w:val="1"/>
      <w:marLeft w:val="0"/>
      <w:marRight w:val="0"/>
      <w:marTop w:val="0"/>
      <w:marBottom w:val="0"/>
      <w:divBdr>
        <w:top w:val="none" w:sz="0" w:space="0" w:color="auto"/>
        <w:left w:val="none" w:sz="0" w:space="0" w:color="auto"/>
        <w:bottom w:val="none" w:sz="0" w:space="0" w:color="auto"/>
        <w:right w:val="none" w:sz="0" w:space="0" w:color="auto"/>
      </w:divBdr>
    </w:div>
    <w:div w:id="1138500485">
      <w:bodyDiv w:val="1"/>
      <w:marLeft w:val="0"/>
      <w:marRight w:val="0"/>
      <w:marTop w:val="0"/>
      <w:marBottom w:val="0"/>
      <w:divBdr>
        <w:top w:val="none" w:sz="0" w:space="0" w:color="auto"/>
        <w:left w:val="none" w:sz="0" w:space="0" w:color="auto"/>
        <w:bottom w:val="none" w:sz="0" w:space="0" w:color="auto"/>
        <w:right w:val="none" w:sz="0" w:space="0" w:color="auto"/>
      </w:divBdr>
    </w:div>
    <w:div w:id="1200044016">
      <w:bodyDiv w:val="1"/>
      <w:marLeft w:val="0"/>
      <w:marRight w:val="0"/>
      <w:marTop w:val="0"/>
      <w:marBottom w:val="0"/>
      <w:divBdr>
        <w:top w:val="none" w:sz="0" w:space="0" w:color="auto"/>
        <w:left w:val="none" w:sz="0" w:space="0" w:color="auto"/>
        <w:bottom w:val="none" w:sz="0" w:space="0" w:color="auto"/>
        <w:right w:val="none" w:sz="0" w:space="0" w:color="auto"/>
      </w:divBdr>
    </w:div>
    <w:div w:id="1248230915">
      <w:bodyDiv w:val="1"/>
      <w:marLeft w:val="0"/>
      <w:marRight w:val="0"/>
      <w:marTop w:val="0"/>
      <w:marBottom w:val="0"/>
      <w:divBdr>
        <w:top w:val="none" w:sz="0" w:space="0" w:color="auto"/>
        <w:left w:val="none" w:sz="0" w:space="0" w:color="auto"/>
        <w:bottom w:val="none" w:sz="0" w:space="0" w:color="auto"/>
        <w:right w:val="none" w:sz="0" w:space="0" w:color="auto"/>
      </w:divBdr>
    </w:div>
    <w:div w:id="1253471309">
      <w:bodyDiv w:val="1"/>
      <w:marLeft w:val="0"/>
      <w:marRight w:val="0"/>
      <w:marTop w:val="0"/>
      <w:marBottom w:val="0"/>
      <w:divBdr>
        <w:top w:val="none" w:sz="0" w:space="0" w:color="auto"/>
        <w:left w:val="none" w:sz="0" w:space="0" w:color="auto"/>
        <w:bottom w:val="none" w:sz="0" w:space="0" w:color="auto"/>
        <w:right w:val="none" w:sz="0" w:space="0" w:color="auto"/>
      </w:divBdr>
    </w:div>
    <w:div w:id="1271889064">
      <w:bodyDiv w:val="1"/>
      <w:marLeft w:val="0"/>
      <w:marRight w:val="0"/>
      <w:marTop w:val="0"/>
      <w:marBottom w:val="0"/>
      <w:divBdr>
        <w:top w:val="none" w:sz="0" w:space="0" w:color="auto"/>
        <w:left w:val="none" w:sz="0" w:space="0" w:color="auto"/>
        <w:bottom w:val="none" w:sz="0" w:space="0" w:color="auto"/>
        <w:right w:val="none" w:sz="0" w:space="0" w:color="auto"/>
      </w:divBdr>
    </w:div>
    <w:div w:id="1311983806">
      <w:bodyDiv w:val="1"/>
      <w:marLeft w:val="0"/>
      <w:marRight w:val="0"/>
      <w:marTop w:val="0"/>
      <w:marBottom w:val="0"/>
      <w:divBdr>
        <w:top w:val="none" w:sz="0" w:space="0" w:color="auto"/>
        <w:left w:val="none" w:sz="0" w:space="0" w:color="auto"/>
        <w:bottom w:val="none" w:sz="0" w:space="0" w:color="auto"/>
        <w:right w:val="none" w:sz="0" w:space="0" w:color="auto"/>
      </w:divBdr>
    </w:div>
    <w:div w:id="1317226472">
      <w:bodyDiv w:val="1"/>
      <w:marLeft w:val="0"/>
      <w:marRight w:val="0"/>
      <w:marTop w:val="0"/>
      <w:marBottom w:val="0"/>
      <w:divBdr>
        <w:top w:val="none" w:sz="0" w:space="0" w:color="auto"/>
        <w:left w:val="none" w:sz="0" w:space="0" w:color="auto"/>
        <w:bottom w:val="none" w:sz="0" w:space="0" w:color="auto"/>
        <w:right w:val="none" w:sz="0" w:space="0" w:color="auto"/>
      </w:divBdr>
    </w:div>
    <w:div w:id="1397313987">
      <w:bodyDiv w:val="1"/>
      <w:marLeft w:val="0"/>
      <w:marRight w:val="0"/>
      <w:marTop w:val="0"/>
      <w:marBottom w:val="0"/>
      <w:divBdr>
        <w:top w:val="none" w:sz="0" w:space="0" w:color="auto"/>
        <w:left w:val="none" w:sz="0" w:space="0" w:color="auto"/>
        <w:bottom w:val="none" w:sz="0" w:space="0" w:color="auto"/>
        <w:right w:val="none" w:sz="0" w:space="0" w:color="auto"/>
      </w:divBdr>
    </w:div>
    <w:div w:id="1453481096">
      <w:bodyDiv w:val="1"/>
      <w:marLeft w:val="0"/>
      <w:marRight w:val="0"/>
      <w:marTop w:val="0"/>
      <w:marBottom w:val="0"/>
      <w:divBdr>
        <w:top w:val="none" w:sz="0" w:space="0" w:color="auto"/>
        <w:left w:val="none" w:sz="0" w:space="0" w:color="auto"/>
        <w:bottom w:val="none" w:sz="0" w:space="0" w:color="auto"/>
        <w:right w:val="none" w:sz="0" w:space="0" w:color="auto"/>
      </w:divBdr>
    </w:div>
    <w:div w:id="1490174109">
      <w:bodyDiv w:val="1"/>
      <w:marLeft w:val="0"/>
      <w:marRight w:val="0"/>
      <w:marTop w:val="0"/>
      <w:marBottom w:val="0"/>
      <w:divBdr>
        <w:top w:val="none" w:sz="0" w:space="0" w:color="auto"/>
        <w:left w:val="none" w:sz="0" w:space="0" w:color="auto"/>
        <w:bottom w:val="none" w:sz="0" w:space="0" w:color="auto"/>
        <w:right w:val="none" w:sz="0" w:space="0" w:color="auto"/>
      </w:divBdr>
    </w:div>
    <w:div w:id="1513299236">
      <w:bodyDiv w:val="1"/>
      <w:marLeft w:val="0"/>
      <w:marRight w:val="0"/>
      <w:marTop w:val="0"/>
      <w:marBottom w:val="0"/>
      <w:divBdr>
        <w:top w:val="none" w:sz="0" w:space="0" w:color="auto"/>
        <w:left w:val="none" w:sz="0" w:space="0" w:color="auto"/>
        <w:bottom w:val="none" w:sz="0" w:space="0" w:color="auto"/>
        <w:right w:val="none" w:sz="0" w:space="0" w:color="auto"/>
      </w:divBdr>
    </w:div>
    <w:div w:id="1545172772">
      <w:bodyDiv w:val="1"/>
      <w:marLeft w:val="0"/>
      <w:marRight w:val="0"/>
      <w:marTop w:val="0"/>
      <w:marBottom w:val="0"/>
      <w:divBdr>
        <w:top w:val="none" w:sz="0" w:space="0" w:color="auto"/>
        <w:left w:val="none" w:sz="0" w:space="0" w:color="auto"/>
        <w:bottom w:val="none" w:sz="0" w:space="0" w:color="auto"/>
        <w:right w:val="none" w:sz="0" w:space="0" w:color="auto"/>
      </w:divBdr>
    </w:div>
    <w:div w:id="1554191965">
      <w:bodyDiv w:val="1"/>
      <w:marLeft w:val="0"/>
      <w:marRight w:val="0"/>
      <w:marTop w:val="0"/>
      <w:marBottom w:val="0"/>
      <w:divBdr>
        <w:top w:val="none" w:sz="0" w:space="0" w:color="auto"/>
        <w:left w:val="none" w:sz="0" w:space="0" w:color="auto"/>
        <w:bottom w:val="none" w:sz="0" w:space="0" w:color="auto"/>
        <w:right w:val="none" w:sz="0" w:space="0" w:color="auto"/>
      </w:divBdr>
    </w:div>
    <w:div w:id="1564027997">
      <w:bodyDiv w:val="1"/>
      <w:marLeft w:val="0"/>
      <w:marRight w:val="0"/>
      <w:marTop w:val="0"/>
      <w:marBottom w:val="0"/>
      <w:divBdr>
        <w:top w:val="none" w:sz="0" w:space="0" w:color="auto"/>
        <w:left w:val="none" w:sz="0" w:space="0" w:color="auto"/>
        <w:bottom w:val="none" w:sz="0" w:space="0" w:color="auto"/>
        <w:right w:val="none" w:sz="0" w:space="0" w:color="auto"/>
      </w:divBdr>
    </w:div>
    <w:div w:id="1619993925">
      <w:bodyDiv w:val="1"/>
      <w:marLeft w:val="0"/>
      <w:marRight w:val="0"/>
      <w:marTop w:val="0"/>
      <w:marBottom w:val="0"/>
      <w:divBdr>
        <w:top w:val="none" w:sz="0" w:space="0" w:color="auto"/>
        <w:left w:val="none" w:sz="0" w:space="0" w:color="auto"/>
        <w:bottom w:val="none" w:sz="0" w:space="0" w:color="auto"/>
        <w:right w:val="none" w:sz="0" w:space="0" w:color="auto"/>
      </w:divBdr>
    </w:div>
    <w:div w:id="1705861709">
      <w:bodyDiv w:val="1"/>
      <w:marLeft w:val="0"/>
      <w:marRight w:val="0"/>
      <w:marTop w:val="0"/>
      <w:marBottom w:val="0"/>
      <w:divBdr>
        <w:top w:val="none" w:sz="0" w:space="0" w:color="auto"/>
        <w:left w:val="none" w:sz="0" w:space="0" w:color="auto"/>
        <w:bottom w:val="none" w:sz="0" w:space="0" w:color="auto"/>
        <w:right w:val="none" w:sz="0" w:space="0" w:color="auto"/>
      </w:divBdr>
    </w:div>
    <w:div w:id="1759672043">
      <w:bodyDiv w:val="1"/>
      <w:marLeft w:val="0"/>
      <w:marRight w:val="0"/>
      <w:marTop w:val="0"/>
      <w:marBottom w:val="0"/>
      <w:divBdr>
        <w:top w:val="none" w:sz="0" w:space="0" w:color="auto"/>
        <w:left w:val="none" w:sz="0" w:space="0" w:color="auto"/>
        <w:bottom w:val="none" w:sz="0" w:space="0" w:color="auto"/>
        <w:right w:val="none" w:sz="0" w:space="0" w:color="auto"/>
      </w:divBdr>
    </w:div>
    <w:div w:id="1826970521">
      <w:bodyDiv w:val="1"/>
      <w:marLeft w:val="0"/>
      <w:marRight w:val="0"/>
      <w:marTop w:val="0"/>
      <w:marBottom w:val="0"/>
      <w:divBdr>
        <w:top w:val="none" w:sz="0" w:space="0" w:color="auto"/>
        <w:left w:val="none" w:sz="0" w:space="0" w:color="auto"/>
        <w:bottom w:val="none" w:sz="0" w:space="0" w:color="auto"/>
        <w:right w:val="none" w:sz="0" w:space="0" w:color="auto"/>
      </w:divBdr>
    </w:div>
    <w:div w:id="1860046904">
      <w:bodyDiv w:val="1"/>
      <w:marLeft w:val="0"/>
      <w:marRight w:val="0"/>
      <w:marTop w:val="0"/>
      <w:marBottom w:val="0"/>
      <w:divBdr>
        <w:top w:val="none" w:sz="0" w:space="0" w:color="auto"/>
        <w:left w:val="none" w:sz="0" w:space="0" w:color="auto"/>
        <w:bottom w:val="none" w:sz="0" w:space="0" w:color="auto"/>
        <w:right w:val="none" w:sz="0" w:space="0" w:color="auto"/>
      </w:divBdr>
    </w:div>
    <w:div w:id="1884562930">
      <w:bodyDiv w:val="1"/>
      <w:marLeft w:val="0"/>
      <w:marRight w:val="0"/>
      <w:marTop w:val="0"/>
      <w:marBottom w:val="0"/>
      <w:divBdr>
        <w:top w:val="none" w:sz="0" w:space="0" w:color="auto"/>
        <w:left w:val="none" w:sz="0" w:space="0" w:color="auto"/>
        <w:bottom w:val="none" w:sz="0" w:space="0" w:color="auto"/>
        <w:right w:val="none" w:sz="0" w:space="0" w:color="auto"/>
      </w:divBdr>
    </w:div>
    <w:div w:id="1896743888">
      <w:bodyDiv w:val="1"/>
      <w:marLeft w:val="0"/>
      <w:marRight w:val="0"/>
      <w:marTop w:val="0"/>
      <w:marBottom w:val="0"/>
      <w:divBdr>
        <w:top w:val="none" w:sz="0" w:space="0" w:color="auto"/>
        <w:left w:val="none" w:sz="0" w:space="0" w:color="auto"/>
        <w:bottom w:val="none" w:sz="0" w:space="0" w:color="auto"/>
        <w:right w:val="none" w:sz="0" w:space="0" w:color="auto"/>
      </w:divBdr>
    </w:div>
    <w:div w:id="2031104933">
      <w:bodyDiv w:val="1"/>
      <w:marLeft w:val="0"/>
      <w:marRight w:val="0"/>
      <w:marTop w:val="0"/>
      <w:marBottom w:val="0"/>
      <w:divBdr>
        <w:top w:val="none" w:sz="0" w:space="0" w:color="auto"/>
        <w:left w:val="none" w:sz="0" w:space="0" w:color="auto"/>
        <w:bottom w:val="none" w:sz="0" w:space="0" w:color="auto"/>
        <w:right w:val="none" w:sz="0" w:space="0" w:color="auto"/>
      </w:divBdr>
    </w:div>
    <w:div w:id="2070760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28.emf"/><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image" Target="media/image31.png"/><Relationship Id="rId47" Type="http://schemas.openxmlformats.org/officeDocument/2006/relationships/hyperlink" Target="http://artemis.library.tuc.gr/DT2006-0095/DT2006-0095.pdf"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microsoft.com/office/2011/relationships/commentsExtended" Target="commentsExtended.xml"/><Relationship Id="rId46" Type="http://schemas.openxmlformats.org/officeDocument/2006/relationships/hyperlink" Target="https://el.wikipedia.org/wiki/%CE%99%CF%83%CF%84%CE%BF%CF%81%CE%AF%CE%B1_%CF%84%CF%89%CE%BD_%CF%85%CF%80%CE%BF%CE%BB%CE%BF%CE%B3%CE%B9%CF%83%CF%84%CF%8E%CE%BD" TargetMode="Externa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emf"/><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comments" Target="comments.xml"/><Relationship Id="rId40" Type="http://schemas.openxmlformats.org/officeDocument/2006/relationships/image" Target="media/image29.emf"/><Relationship Id="rId45" Type="http://schemas.openxmlformats.org/officeDocument/2006/relationships/hyperlink" Target="http://vivliothmmy.ee.auth.gr/2246/1/project_report.pdf"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emf"/><Relationship Id="rId49" Type="http://schemas.microsoft.com/office/2011/relationships/people" Target="people.xml"/><Relationship Id="rId10" Type="http://schemas.openxmlformats.org/officeDocument/2006/relationships/header" Target="header1.xml"/><Relationship Id="rId19" Type="http://schemas.openxmlformats.org/officeDocument/2006/relationships/image" Target="media/image10.emf"/><Relationship Id="rId31" Type="http://schemas.openxmlformats.org/officeDocument/2006/relationships/image" Target="media/image22.emf"/><Relationship Id="rId44"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C851D8A-C0B8-45B5-A56A-2DC2B7582C93}">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29F55F-2EF8-4FC0-9B3D-73066DD7E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2904</TotalTime>
  <Pages>1</Pages>
  <Words>17904</Words>
  <Characters>96684</Characters>
  <Application>Microsoft Office Word</Application>
  <DocSecurity>0</DocSecurity>
  <Lines>805</Lines>
  <Paragraphs>228</Paragraphs>
  <ScaleCrop>false</ScaleCrop>
  <HeadingPairs>
    <vt:vector size="2" baseType="variant">
      <vt:variant>
        <vt:lpstr>Title</vt:lpstr>
      </vt:variant>
      <vt:variant>
        <vt:i4>1</vt:i4>
      </vt:variant>
    </vt:vector>
  </HeadingPairs>
  <TitlesOfParts>
    <vt:vector size="1" baseType="lpstr">
      <vt:lpstr>Template for Diploma Thesis</vt:lpstr>
    </vt:vector>
  </TitlesOfParts>
  <Company>KDBSL - NTUA</Company>
  <LinksUpToDate>false</LinksUpToDate>
  <CharactersWithSpaces>114360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Diploma Thesis</dc:title>
  <dc:creator>Panos Vassiliadis</dc:creator>
  <cp:lastModifiedBy>Kostas</cp:lastModifiedBy>
  <cp:revision>809</cp:revision>
  <cp:lastPrinted>2002-09-19T11:18:00Z</cp:lastPrinted>
  <dcterms:created xsi:type="dcterms:W3CDTF">2014-01-13T14:55:00Z</dcterms:created>
  <dcterms:modified xsi:type="dcterms:W3CDTF">2015-07-03T13:25:00Z</dcterms:modified>
</cp:coreProperties>
</file>